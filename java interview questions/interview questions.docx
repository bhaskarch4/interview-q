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4CB6"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Frequently asked questions which I faced in many Interviews:</w:t>
      </w:r>
      <w:r w:rsidRPr="00094CB6">
        <w:rPr>
          <w:rFonts w:asciiTheme="minorHAnsi" w:hAnsiTheme="minorHAnsi" w:cstheme="minorHAnsi"/>
          <w:color w:val="FF0000"/>
          <w:sz w:val="28"/>
          <w:szCs w:val="28"/>
        </w:rPr>
        <w:br/>
        <w:t>Core java</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custom exception,</w:t>
      </w:r>
    </w:p>
    <w:p w:rsidR="00F30703"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xml:space="preserve"> exception propagation,</w:t>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F30703" w:rsidRPr="00F30703" w:rsidTr="00F30703">
        <w:trPr>
          <w:tblCellSpacing w:w="15" w:type="dxa"/>
        </w:trPr>
        <w:tc>
          <w:tcPr>
            <w:tcW w:w="0" w:type="auto"/>
            <w:shd w:val="clear" w:color="auto" w:fill="FFFFFF"/>
            <w:vAlign w:val="center"/>
            <w:hideMark/>
          </w:tcPr>
          <w:p w:rsidR="00F30703" w:rsidRDefault="00F30703" w:rsidP="00F30703">
            <w:pPr>
              <w:spacing w:after="0" w:line="345" w:lineRule="atLeast"/>
              <w:ind w:left="300"/>
              <w:rPr>
                <w:rFonts w:ascii="Verdana" w:eastAsia="Times New Roman" w:hAnsi="Verdana" w:cs="Times New Roman"/>
                <w:color w:val="000000"/>
                <w:sz w:val="20"/>
                <w:szCs w:val="20"/>
                <w:lang w:eastAsia="en-IN"/>
              </w:rPr>
            </w:pPr>
            <w:r w:rsidRPr="00F30703">
              <w:rPr>
                <w:rFonts w:ascii="Verdana" w:eastAsia="Times New Roman" w:hAnsi="Verdana" w:cs="Times New Roman"/>
                <w:color w:val="000000"/>
                <w:sz w:val="20"/>
                <w:szCs w:val="20"/>
                <w:lang w:eastAsia="en-IN"/>
              </w:rPr>
              <w:t>An exception is first thrown from the top of the stack and if it is not caught, it drops down the call</w:t>
            </w:r>
          </w:p>
          <w:p w:rsidR="00F30703" w:rsidRDefault="00F30703" w:rsidP="00F30703">
            <w:pPr>
              <w:spacing w:after="0" w:line="345" w:lineRule="atLeast"/>
              <w:ind w:left="300"/>
              <w:rPr>
                <w:rFonts w:ascii="Verdana" w:eastAsia="Times New Roman" w:hAnsi="Verdana" w:cs="Times New Roman"/>
                <w:color w:val="000000"/>
                <w:sz w:val="20"/>
                <w:szCs w:val="20"/>
                <w:lang w:eastAsia="en-IN"/>
              </w:rPr>
            </w:pPr>
            <w:r w:rsidRPr="00F30703">
              <w:rPr>
                <w:rFonts w:ascii="Verdana" w:eastAsia="Times New Roman" w:hAnsi="Verdana" w:cs="Times New Roman"/>
                <w:color w:val="000000"/>
                <w:sz w:val="20"/>
                <w:szCs w:val="20"/>
                <w:lang w:eastAsia="en-IN"/>
              </w:rPr>
              <w:t xml:space="preserve"> stack to the previous method,If not caught there, the exception again drops down to the previous</w:t>
            </w:r>
          </w:p>
          <w:p w:rsidR="00F30703" w:rsidRDefault="00F30703" w:rsidP="00F30703">
            <w:pPr>
              <w:spacing w:after="0" w:line="345" w:lineRule="atLeast"/>
              <w:ind w:left="300"/>
              <w:rPr>
                <w:rFonts w:ascii="Verdana" w:eastAsia="Times New Roman" w:hAnsi="Verdana" w:cs="Times New Roman"/>
                <w:color w:val="000000"/>
                <w:sz w:val="20"/>
                <w:szCs w:val="20"/>
                <w:lang w:eastAsia="en-IN"/>
              </w:rPr>
            </w:pPr>
            <w:r w:rsidRPr="00F30703">
              <w:rPr>
                <w:rFonts w:ascii="Verdana" w:eastAsia="Times New Roman" w:hAnsi="Verdana" w:cs="Times New Roman"/>
                <w:color w:val="000000"/>
                <w:sz w:val="20"/>
                <w:szCs w:val="20"/>
                <w:lang w:eastAsia="en-IN"/>
              </w:rPr>
              <w:t xml:space="preserve"> method, and so on until they are caught or until they reach the very bottom of the call stack.This</w:t>
            </w:r>
          </w:p>
          <w:p w:rsidR="00F30703" w:rsidRPr="00F30703" w:rsidRDefault="00F30703" w:rsidP="00F30703">
            <w:pPr>
              <w:spacing w:after="0" w:line="345" w:lineRule="atLeast"/>
              <w:ind w:left="300"/>
              <w:rPr>
                <w:rFonts w:ascii="Verdana" w:eastAsia="Times New Roman" w:hAnsi="Verdana" w:cs="Times New Roman"/>
                <w:color w:val="000000"/>
                <w:sz w:val="20"/>
                <w:szCs w:val="20"/>
                <w:lang w:eastAsia="en-IN"/>
              </w:rPr>
            </w:pPr>
            <w:r w:rsidRPr="00F30703">
              <w:rPr>
                <w:rFonts w:ascii="Verdana" w:eastAsia="Times New Roman" w:hAnsi="Verdana" w:cs="Times New Roman"/>
                <w:color w:val="000000"/>
                <w:sz w:val="20"/>
                <w:szCs w:val="20"/>
                <w:lang w:eastAsia="en-IN"/>
              </w:rPr>
              <w:t xml:space="preserve"> is called exception propagation.</w:t>
            </w:r>
          </w:p>
        </w:tc>
      </w:tr>
    </w:tbl>
    <w:p w:rsidR="00F30703" w:rsidRPr="00F30703" w:rsidRDefault="00F30703" w:rsidP="00F30703">
      <w:pPr>
        <w:pBdr>
          <w:top w:val="single" w:sz="6" w:space="15" w:color="FFC0CB"/>
          <w:left w:val="single" w:sz="18" w:space="30" w:color="FFA500"/>
          <w:bottom w:val="single" w:sz="6" w:space="15" w:color="FFC0CB"/>
          <w:right w:val="single" w:sz="6" w:space="11" w:color="FFC0CB"/>
        </w:pBdr>
        <w:shd w:val="clear" w:color="auto" w:fill="FFFFFF"/>
        <w:spacing w:before="100" w:beforeAutospacing="1" w:after="100" w:afterAutospacing="1" w:line="240" w:lineRule="auto"/>
        <w:outlineLvl w:val="3"/>
        <w:rPr>
          <w:rFonts w:ascii="Arial" w:eastAsia="Times New Roman" w:hAnsi="Arial" w:cs="Arial"/>
          <w:color w:val="008000"/>
          <w:sz w:val="23"/>
          <w:szCs w:val="23"/>
          <w:lang w:eastAsia="en-IN"/>
        </w:rPr>
      </w:pPr>
      <w:r w:rsidRPr="00F30703">
        <w:rPr>
          <w:rFonts w:ascii="Arial" w:eastAsia="Times New Roman" w:hAnsi="Arial" w:cs="Arial"/>
          <w:color w:val="008000"/>
          <w:sz w:val="23"/>
          <w:szCs w:val="23"/>
          <w:lang w:eastAsia="en-IN"/>
        </w:rPr>
        <w:t>Rule: By default Unchecked Exceptions are forwarded in calling chain (propagated).</w:t>
      </w:r>
    </w:p>
    <w:p w:rsidR="00F30703" w:rsidRDefault="00C32402"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noProof/>
        </w:rPr>
        <w:drawing>
          <wp:inline distT="0" distB="0" distL="0" distR="0">
            <wp:extent cx="2952750" cy="2581275"/>
            <wp:effectExtent l="0" t="0" r="0" b="9525"/>
            <wp:docPr id="1" name="Picture 1"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propag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2750" cy="2581275"/>
                    </a:xfrm>
                    <a:prstGeom prst="rect">
                      <a:avLst/>
                    </a:prstGeom>
                    <a:noFill/>
                    <a:ln>
                      <a:noFill/>
                    </a:ln>
                  </pic:spPr>
                </pic:pic>
              </a:graphicData>
            </a:graphic>
          </wp:inline>
        </w:drawing>
      </w:r>
    </w:p>
    <w:p w:rsidR="00C32402"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xml:space="preserve"> checked uncheked exception, </w:t>
      </w:r>
    </w:p>
    <w:p w:rsidR="00C32402" w:rsidRPr="008D7DFA" w:rsidRDefault="00BC6C5F" w:rsidP="00BC6C5F">
      <w:pPr>
        <w:pStyle w:val="NormalWeb"/>
        <w:shd w:val="clear" w:color="auto" w:fill="FFFFFF"/>
        <w:spacing w:before="240" w:beforeAutospacing="0" w:after="240" w:afterAutospacing="0"/>
        <w:rPr>
          <w:rFonts w:asciiTheme="minorHAnsi" w:hAnsiTheme="minorHAnsi" w:cstheme="minorHAnsi"/>
          <w:color w:val="FF0000"/>
        </w:rPr>
      </w:pPr>
      <w:r w:rsidRPr="00094CB6">
        <w:rPr>
          <w:rFonts w:asciiTheme="minorHAnsi" w:hAnsiTheme="minorHAnsi" w:cstheme="minorHAnsi"/>
          <w:color w:val="FF0000"/>
          <w:sz w:val="28"/>
          <w:szCs w:val="28"/>
        </w:rPr>
        <w:t>tricky progrms on exceptions.</w:t>
      </w:r>
      <w:r w:rsidRPr="00094CB6">
        <w:rPr>
          <w:rFonts w:asciiTheme="minorHAnsi" w:hAnsiTheme="minorHAnsi" w:cstheme="minorHAnsi"/>
          <w:color w:val="FF0000"/>
          <w:sz w:val="28"/>
          <w:szCs w:val="28"/>
        </w:rPr>
        <w:br/>
        <w:t xml:space="preserve">String StringBuffer StringBuilder difference, </w:t>
      </w:r>
    </w:p>
    <w:p w:rsidR="008D7DFA" w:rsidRPr="008D7DFA" w:rsidRDefault="008D7DFA" w:rsidP="008D7DFA">
      <w:pPr>
        <w:pStyle w:val="Heading3"/>
        <w:shd w:val="clear" w:color="auto" w:fill="FFFFFF"/>
        <w:spacing w:before="450" w:after="300"/>
        <w:rPr>
          <w:rFonts w:ascii="var(--font-family--heading)" w:hAnsi="var(--font-family--heading)"/>
        </w:rPr>
      </w:pPr>
      <w:r w:rsidRPr="008D7DFA">
        <w:rPr>
          <w:rFonts w:ascii="var(--font-family--heading)" w:hAnsi="var(--font-family--heading)"/>
        </w:rPr>
        <w:t>String vs StringBuffer</w:t>
      </w:r>
    </w:p>
    <w:p w:rsidR="008D7DFA" w:rsidRPr="008D7DFA" w:rsidRDefault="008D7DFA" w:rsidP="008D7DFA">
      <w:pPr>
        <w:pStyle w:val="NormalWeb"/>
        <w:shd w:val="clear" w:color="auto" w:fill="FFFFFF"/>
        <w:spacing w:before="150" w:beforeAutospacing="0" w:after="150" w:afterAutospacing="0" w:line="360" w:lineRule="atLeast"/>
        <w:rPr>
          <w:rFonts w:ascii="Arial" w:hAnsi="Arial" w:cs="Arial"/>
        </w:rPr>
      </w:pPr>
      <w:r w:rsidRPr="008D7DFA">
        <w:rPr>
          <w:rFonts w:ascii="Arial" w:hAnsi="Arial" w:cs="Arial"/>
        </w:rPr>
        <w:t>Since String is immutable in Java, whenever we do String manipulation like concatenation, substring etc, it generates a new String and discards the older String for garbage collection.</w:t>
      </w:r>
    </w:p>
    <w:p w:rsidR="008D7DFA" w:rsidRPr="008D7DFA" w:rsidRDefault="008D7DFA" w:rsidP="008D7DFA">
      <w:pPr>
        <w:pStyle w:val="NormalWeb"/>
        <w:shd w:val="clear" w:color="auto" w:fill="FFFFFF"/>
        <w:spacing w:before="150" w:beforeAutospacing="0" w:after="150" w:afterAutospacing="0" w:line="360" w:lineRule="atLeast"/>
        <w:rPr>
          <w:rFonts w:ascii="Arial" w:hAnsi="Arial" w:cs="Arial"/>
        </w:rPr>
      </w:pPr>
      <w:r w:rsidRPr="008D7DFA">
        <w:rPr>
          <w:rFonts w:ascii="Arial" w:hAnsi="Arial" w:cs="Arial"/>
        </w:rPr>
        <w:lastRenderedPageBreak/>
        <w:t>These are heavy operations and generate a lot of garbage in heap. So Java has provided StringBuffer and StringBuilder class that should be used for String manipulation.</w:t>
      </w:r>
    </w:p>
    <w:p w:rsidR="008D7DFA" w:rsidRPr="008D7DFA" w:rsidRDefault="008D7DFA" w:rsidP="008D7DFA">
      <w:pPr>
        <w:pStyle w:val="NormalWeb"/>
        <w:shd w:val="clear" w:color="auto" w:fill="FFFFFF"/>
        <w:spacing w:before="150" w:beforeAutospacing="0" w:after="150" w:afterAutospacing="0" w:line="360" w:lineRule="atLeast"/>
        <w:rPr>
          <w:rFonts w:ascii="Arial" w:hAnsi="Arial" w:cs="Arial"/>
        </w:rPr>
      </w:pPr>
      <w:r w:rsidRPr="008D7DFA">
        <w:rPr>
          <w:rFonts w:ascii="Arial" w:hAnsi="Arial" w:cs="Arial"/>
        </w:rPr>
        <w:t>StringBuffer and StringBuilder are mutable objects in java and provide append(), insert(), delete() and substring() methods for String manipulation.</w:t>
      </w:r>
    </w:p>
    <w:p w:rsidR="008D7DFA" w:rsidRPr="008D7DFA" w:rsidRDefault="008D7DFA" w:rsidP="008D7DFA">
      <w:pPr>
        <w:pStyle w:val="Heading3"/>
        <w:shd w:val="clear" w:color="auto" w:fill="FFFFFF"/>
        <w:spacing w:before="450" w:after="300"/>
        <w:rPr>
          <w:rFonts w:ascii="var(--font-family--heading)" w:hAnsi="var(--font-family--heading)" w:cs="Times New Roman"/>
        </w:rPr>
      </w:pPr>
      <w:r w:rsidRPr="008D7DFA">
        <w:rPr>
          <w:rFonts w:ascii="var(--font-family--heading)" w:hAnsi="var(--font-family--heading)"/>
        </w:rPr>
        <w:t>StringBuffer vs StringBuilder</w:t>
      </w:r>
    </w:p>
    <w:p w:rsidR="008D7DFA" w:rsidRPr="008D7DFA" w:rsidRDefault="008D7DFA" w:rsidP="008D7DFA">
      <w:pPr>
        <w:pStyle w:val="NormalWeb"/>
        <w:shd w:val="clear" w:color="auto" w:fill="FFFFFF"/>
        <w:spacing w:before="150" w:beforeAutospacing="0" w:after="150" w:afterAutospacing="0" w:line="360" w:lineRule="atLeast"/>
        <w:rPr>
          <w:rFonts w:ascii="Arial" w:hAnsi="Arial" w:cs="Arial"/>
        </w:rPr>
      </w:pPr>
      <w:r w:rsidRPr="008D7DFA">
        <w:rPr>
          <w:rFonts w:ascii="Arial" w:hAnsi="Arial" w:cs="Arial"/>
        </w:rPr>
        <w:t>StringBuffer was the only choice for String manipulation till Java 1.4 but it has one disadvantage that all of its public methods are synchronized. StringBuffer provides Thread safety but on a performance cost.</w:t>
      </w:r>
    </w:p>
    <w:p w:rsidR="008D7DFA" w:rsidRPr="008D7DFA" w:rsidRDefault="008D7DFA" w:rsidP="008D7DFA">
      <w:pPr>
        <w:pStyle w:val="NormalWeb"/>
        <w:shd w:val="clear" w:color="auto" w:fill="FFFFFF"/>
        <w:spacing w:before="150" w:beforeAutospacing="0" w:after="150" w:afterAutospacing="0" w:line="360" w:lineRule="atLeast"/>
        <w:rPr>
          <w:rFonts w:ascii="Arial" w:hAnsi="Arial" w:cs="Arial"/>
        </w:rPr>
      </w:pPr>
      <w:r w:rsidRPr="008D7DFA">
        <w:rPr>
          <w:rFonts w:ascii="Arial" w:hAnsi="Arial" w:cs="Arial"/>
        </w:rPr>
        <w:t>In most of the scenarios, we don’t use String in a multithreaded environment, so Java 1.5 introduced a new class StringBuilder that is similar to StringBuffer except thread safety and synchronization.</w:t>
      </w:r>
    </w:p>
    <w:p w:rsidR="008D7DFA" w:rsidRPr="008D7DFA" w:rsidRDefault="008D7DFA" w:rsidP="008D7DFA">
      <w:pPr>
        <w:pStyle w:val="NormalWeb"/>
        <w:shd w:val="clear" w:color="auto" w:fill="FFFFFF"/>
        <w:spacing w:before="150" w:beforeAutospacing="0" w:after="150" w:afterAutospacing="0" w:line="360" w:lineRule="atLeast"/>
        <w:rPr>
          <w:rFonts w:ascii="Arial" w:hAnsi="Arial" w:cs="Arial"/>
        </w:rPr>
      </w:pPr>
      <w:r w:rsidRPr="008D7DFA">
        <w:rPr>
          <w:rFonts w:ascii="Arial" w:hAnsi="Arial" w:cs="Arial"/>
        </w:rPr>
        <w:t>So if you are in a single threaded environment or don’t care about thread safety, you should use StringBuilder else use StringBuffer. See this post for </w:t>
      </w:r>
      <w:hyperlink r:id="rId6" w:history="1">
        <w:r w:rsidRPr="008D7DFA">
          <w:rPr>
            <w:rStyle w:val="Hyperlink"/>
            <w:rFonts w:ascii="Arial" w:hAnsi="Arial" w:cs="Arial"/>
            <w:color w:val="9B27B0"/>
          </w:rPr>
          <w:t>performance benchmarking between StringBuffer and StringBuilder</w:t>
        </w:r>
      </w:hyperlink>
      <w:r w:rsidRPr="008D7DFA">
        <w:rPr>
          <w:rFonts w:ascii="Arial" w:hAnsi="Arial" w:cs="Arial"/>
        </w:rPr>
        <w:t>.</w:t>
      </w:r>
    </w:p>
    <w:p w:rsidR="008D7DFA" w:rsidRPr="008D7DFA" w:rsidRDefault="008D7DFA" w:rsidP="008D7DFA">
      <w:pPr>
        <w:pStyle w:val="Heading3"/>
        <w:shd w:val="clear" w:color="auto" w:fill="FFFFFF"/>
        <w:spacing w:before="450" w:after="300"/>
        <w:rPr>
          <w:rFonts w:ascii="var(--font-family--heading)" w:hAnsi="var(--font-family--heading)" w:cs="Times New Roman"/>
        </w:rPr>
      </w:pPr>
      <w:r w:rsidRPr="008D7DFA">
        <w:rPr>
          <w:rFonts w:ascii="var(--font-family--heading)" w:hAnsi="var(--font-family--heading)"/>
        </w:rPr>
        <w:t>String vs StringBuffer vs StringBuilder</w:t>
      </w:r>
    </w:p>
    <w:p w:rsidR="008D7DFA" w:rsidRPr="008D7DFA" w:rsidRDefault="008D7DFA" w:rsidP="008D7DFA">
      <w:pPr>
        <w:numPr>
          <w:ilvl w:val="0"/>
          <w:numId w:val="2"/>
        </w:numPr>
        <w:shd w:val="clear" w:color="auto" w:fill="FFFFFF"/>
        <w:spacing w:before="100" w:beforeAutospacing="1" w:after="100" w:afterAutospacing="1" w:line="240" w:lineRule="auto"/>
        <w:ind w:left="0"/>
        <w:rPr>
          <w:rFonts w:ascii="Arial" w:hAnsi="Arial" w:cs="Arial"/>
          <w:color w:val="000000"/>
          <w:sz w:val="24"/>
          <w:szCs w:val="24"/>
        </w:rPr>
      </w:pPr>
      <w:r w:rsidRPr="008D7DFA">
        <w:rPr>
          <w:rFonts w:ascii="Arial" w:hAnsi="Arial" w:cs="Arial"/>
          <w:color w:val="000000"/>
          <w:sz w:val="24"/>
          <w:szCs w:val="24"/>
        </w:rPr>
        <w:t>String is immutable whereas StringBuffer and StringBuider are mutable classes.</w:t>
      </w:r>
    </w:p>
    <w:p w:rsidR="008D7DFA" w:rsidRPr="008D7DFA" w:rsidRDefault="008D7DFA" w:rsidP="008D7DFA">
      <w:pPr>
        <w:numPr>
          <w:ilvl w:val="0"/>
          <w:numId w:val="2"/>
        </w:numPr>
        <w:shd w:val="clear" w:color="auto" w:fill="FFFFFF"/>
        <w:spacing w:before="75" w:after="100" w:afterAutospacing="1" w:line="240" w:lineRule="auto"/>
        <w:ind w:left="0"/>
        <w:rPr>
          <w:rFonts w:ascii="Arial" w:hAnsi="Arial" w:cs="Arial"/>
          <w:color w:val="000000"/>
          <w:sz w:val="24"/>
          <w:szCs w:val="24"/>
        </w:rPr>
      </w:pPr>
      <w:r w:rsidRPr="008D7DFA">
        <w:rPr>
          <w:rFonts w:ascii="Arial" w:hAnsi="Arial" w:cs="Arial"/>
          <w:color w:val="000000"/>
          <w:sz w:val="24"/>
          <w:szCs w:val="24"/>
        </w:rPr>
        <w:t>StringBuffer is thread safe and synchronized whereas StringBuilder is not, thats why </w:t>
      </w:r>
      <w:hyperlink r:id="rId7" w:history="1">
        <w:r w:rsidRPr="008D7DFA">
          <w:rPr>
            <w:rStyle w:val="Hyperlink"/>
            <w:rFonts w:ascii="Arial" w:hAnsi="Arial" w:cs="Arial"/>
            <w:color w:val="9B27B0"/>
            <w:sz w:val="24"/>
            <w:szCs w:val="24"/>
          </w:rPr>
          <w:t>StringBuilder is more faster than StringBuffer</w:t>
        </w:r>
      </w:hyperlink>
      <w:r w:rsidRPr="008D7DFA">
        <w:rPr>
          <w:rFonts w:ascii="Arial" w:hAnsi="Arial" w:cs="Arial"/>
          <w:color w:val="000000"/>
          <w:sz w:val="24"/>
          <w:szCs w:val="24"/>
        </w:rPr>
        <w:t>.</w:t>
      </w:r>
    </w:p>
    <w:p w:rsidR="008D7DFA" w:rsidRPr="008D7DFA" w:rsidRDefault="008D7DFA" w:rsidP="008D7DFA">
      <w:pPr>
        <w:numPr>
          <w:ilvl w:val="0"/>
          <w:numId w:val="2"/>
        </w:numPr>
        <w:shd w:val="clear" w:color="auto" w:fill="FFFFFF"/>
        <w:spacing w:before="75" w:after="100" w:afterAutospacing="1" w:line="240" w:lineRule="auto"/>
        <w:ind w:left="0"/>
        <w:rPr>
          <w:rFonts w:ascii="Arial" w:hAnsi="Arial" w:cs="Arial"/>
          <w:color w:val="000000"/>
          <w:sz w:val="24"/>
          <w:szCs w:val="24"/>
        </w:rPr>
      </w:pPr>
      <w:r w:rsidRPr="008D7DFA">
        <w:rPr>
          <w:rFonts w:ascii="Arial" w:hAnsi="Arial" w:cs="Arial"/>
          <w:color w:val="000000"/>
          <w:sz w:val="24"/>
          <w:szCs w:val="24"/>
        </w:rPr>
        <w:t>String concat + operator internally uses StringBuffer or StringBuilder class.</w:t>
      </w:r>
    </w:p>
    <w:p w:rsidR="008D7DFA" w:rsidRPr="008D7DFA" w:rsidRDefault="008D7DFA" w:rsidP="008D7DFA">
      <w:pPr>
        <w:numPr>
          <w:ilvl w:val="0"/>
          <w:numId w:val="2"/>
        </w:numPr>
        <w:shd w:val="clear" w:color="auto" w:fill="FFFFFF"/>
        <w:spacing w:before="75" w:after="100" w:afterAutospacing="1" w:line="240" w:lineRule="auto"/>
        <w:ind w:left="0"/>
        <w:rPr>
          <w:rFonts w:ascii="Arial" w:hAnsi="Arial" w:cs="Arial"/>
          <w:color w:val="000000"/>
          <w:sz w:val="24"/>
          <w:szCs w:val="24"/>
        </w:rPr>
      </w:pPr>
      <w:r w:rsidRPr="008D7DFA">
        <w:rPr>
          <w:rFonts w:ascii="Arial" w:hAnsi="Arial" w:cs="Arial"/>
          <w:color w:val="000000"/>
          <w:sz w:val="24"/>
          <w:szCs w:val="24"/>
        </w:rPr>
        <w:t>For String manipulations in non-multi threaded environment, we should use StringBuilder else use StringBuffer class.</w:t>
      </w:r>
    </w:p>
    <w:p w:rsidR="00C32402" w:rsidRDefault="00C32402" w:rsidP="00BC6C5F">
      <w:pPr>
        <w:pStyle w:val="NormalWeb"/>
        <w:shd w:val="clear" w:color="auto" w:fill="FFFFFF"/>
        <w:spacing w:before="240" w:beforeAutospacing="0" w:after="240" w:afterAutospacing="0"/>
        <w:rPr>
          <w:rFonts w:asciiTheme="minorHAnsi" w:hAnsiTheme="minorHAnsi" w:cstheme="minorHAnsi"/>
          <w:color w:val="FF0000"/>
          <w:sz w:val="28"/>
          <w:szCs w:val="28"/>
        </w:rPr>
      </w:pPr>
    </w:p>
    <w:p w:rsidR="00E843B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logical programs to reverse string,remove spaces from string,add given digits from string without using any predefined methods. Remove duplicates from array,find top 2 elements from array, reverse string using recursion algorithm.</w:t>
      </w:r>
      <w:r w:rsidRPr="00094CB6">
        <w:rPr>
          <w:rFonts w:asciiTheme="minorHAnsi" w:hAnsiTheme="minorHAnsi" w:cstheme="minorHAnsi"/>
          <w:color w:val="FF0000"/>
          <w:sz w:val="28"/>
          <w:szCs w:val="28"/>
        </w:rPr>
        <w:br/>
        <w:t>OOP concepts with real time example.</w:t>
      </w:r>
      <w:r w:rsidRPr="00094CB6">
        <w:rPr>
          <w:rFonts w:asciiTheme="minorHAnsi" w:hAnsiTheme="minorHAnsi" w:cstheme="minorHAnsi"/>
          <w:color w:val="FF0000"/>
          <w:sz w:val="28"/>
          <w:szCs w:val="28"/>
        </w:rPr>
        <w:br/>
        <w:t>Read multithreading and collection from scrach level.</w:t>
      </w:r>
      <w:r w:rsidRPr="00094CB6">
        <w:rPr>
          <w:rFonts w:asciiTheme="minorHAnsi" w:hAnsiTheme="minorHAnsi" w:cstheme="minorHAnsi"/>
          <w:color w:val="FF0000"/>
          <w:sz w:val="28"/>
          <w:szCs w:val="28"/>
        </w:rPr>
        <w:br/>
        <w:t>Collection is very important. Without collection u won't face any interview.</w:t>
      </w:r>
      <w:r w:rsidRPr="00094CB6">
        <w:rPr>
          <w:rFonts w:asciiTheme="minorHAnsi" w:hAnsiTheme="minorHAnsi" w:cstheme="minorHAnsi"/>
          <w:color w:val="FF0000"/>
          <w:sz w:val="28"/>
          <w:szCs w:val="28"/>
        </w:rPr>
        <w:br/>
        <w:t xml:space="preserve">Read all concepts of collection, differences of hashtable and hashmap, arraylist and linkedlist, hoe to sort names in ascending order, </w:t>
      </w:r>
    </w:p>
    <w:p w:rsidR="00E843B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xml:space="preserve">comparator, </w:t>
      </w:r>
    </w:p>
    <w:p w:rsidR="00E843B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t xml:space="preserve">comparable, </w:t>
      </w:r>
    </w:p>
    <w:p w:rsidR="00E843B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how to iterate map,</w:t>
      </w:r>
    </w:p>
    <w:p w:rsidR="00E843B4" w:rsidRPr="00E843B4" w:rsidRDefault="00E843B4" w:rsidP="00E843B4">
      <w:pPr>
        <w:shd w:val="clear" w:color="auto" w:fill="FFFFFF"/>
        <w:spacing w:after="100" w:afterAutospacing="1" w:line="240" w:lineRule="auto"/>
        <w:rPr>
          <w:rFonts w:ascii="Segoe UI" w:eastAsia="Times New Roman" w:hAnsi="Segoe UI" w:cs="Segoe UI"/>
          <w:color w:val="212529"/>
          <w:sz w:val="24"/>
          <w:szCs w:val="24"/>
          <w:lang w:eastAsia="en-IN"/>
        </w:rPr>
      </w:pPr>
      <w:r w:rsidRPr="00E843B4">
        <w:rPr>
          <w:rFonts w:ascii="Segoe UI" w:eastAsia="Times New Roman" w:hAnsi="Segoe UI" w:cs="Segoe UI"/>
          <w:color w:val="212529"/>
          <w:sz w:val="24"/>
          <w:szCs w:val="24"/>
          <w:lang w:eastAsia="en-IN"/>
        </w:rPr>
        <w:t>1. If possible, always uses the Java 8 </w:t>
      </w:r>
      <w:r w:rsidRPr="00E843B4">
        <w:rPr>
          <w:rFonts w:ascii="Consolas" w:eastAsia="Times New Roman" w:hAnsi="Consolas" w:cs="Courier New"/>
          <w:color w:val="E83E8C"/>
          <w:sz w:val="21"/>
          <w:szCs w:val="21"/>
          <w:lang w:eastAsia="en-IN"/>
        </w:rPr>
        <w:t>forEach</w:t>
      </w:r>
      <w:r w:rsidRPr="00E843B4">
        <w:rPr>
          <w:rFonts w:ascii="Segoe UI" w:eastAsia="Times New Roman" w:hAnsi="Segoe UI" w:cs="Segoe UI"/>
          <w:color w:val="212529"/>
          <w:sz w:val="24"/>
          <w:szCs w:val="24"/>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t>Map</w:t>
      </w:r>
      <w:r w:rsidRPr="00E843B4">
        <w:rPr>
          <w:rFonts w:ascii="Consolas" w:eastAsia="Times New Roman" w:hAnsi="Consolas" w:cs="Courier New"/>
          <w:color w:val="A67F59"/>
          <w:sz w:val="20"/>
          <w:szCs w:val="20"/>
          <w:lang w:eastAsia="en-IN"/>
        </w:rPr>
        <w:t>&lt;</w:t>
      </w:r>
      <w:r w:rsidRPr="00E843B4">
        <w:rPr>
          <w:rFonts w:ascii="Consolas" w:eastAsia="Times New Roman" w:hAnsi="Consolas" w:cs="Courier New"/>
          <w:color w:val="000000"/>
          <w:sz w:val="20"/>
          <w:szCs w:val="20"/>
          <w:lang w:eastAsia="en-IN"/>
        </w:rPr>
        <w:t>String</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String</w:t>
      </w:r>
      <w:r w:rsidRPr="00E843B4">
        <w:rPr>
          <w:rFonts w:ascii="Consolas" w:eastAsia="Times New Roman" w:hAnsi="Consolas" w:cs="Courier New"/>
          <w:color w:val="A67F59"/>
          <w:sz w:val="20"/>
          <w:szCs w:val="20"/>
          <w:lang w:eastAsia="en-IN"/>
        </w:rPr>
        <w:t>&gt;</w:t>
      </w:r>
      <w:r w:rsidRPr="00E843B4">
        <w:rPr>
          <w:rFonts w:ascii="Consolas" w:eastAsia="Times New Roman" w:hAnsi="Consolas" w:cs="Courier New"/>
          <w:color w:val="000000"/>
          <w:sz w:val="20"/>
          <w:szCs w:val="20"/>
          <w:lang w:eastAsia="en-IN"/>
        </w:rPr>
        <w:t xml:space="preserve"> map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0077AA"/>
          <w:sz w:val="20"/>
          <w:szCs w:val="20"/>
          <w:lang w:eastAsia="en-IN"/>
        </w:rPr>
        <w:t>new</w:t>
      </w:r>
      <w:r w:rsidRPr="00E843B4">
        <w:rPr>
          <w:rFonts w:ascii="Consolas" w:eastAsia="Times New Roman" w:hAnsi="Consolas" w:cs="Courier New"/>
          <w:color w:val="000000"/>
          <w:sz w:val="20"/>
          <w:szCs w:val="20"/>
          <w:lang w:eastAsia="en-IN"/>
        </w:rPr>
        <w:t xml:space="preserve"> HashMap</w:t>
      </w:r>
      <w:r w:rsidRPr="00E843B4">
        <w:rPr>
          <w:rFonts w:ascii="Consolas" w:eastAsia="Times New Roman" w:hAnsi="Consolas" w:cs="Courier New"/>
          <w:color w:val="A67F59"/>
          <w:sz w:val="20"/>
          <w:szCs w:val="20"/>
          <w:lang w:eastAsia="en-IN"/>
        </w:rPr>
        <w:t>&lt;&gt;</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 xml:space="preserve">    map</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forEach</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key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value</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-&gt;</w:t>
      </w:r>
      <w:r w:rsidRPr="00E843B4">
        <w:rPr>
          <w:rFonts w:ascii="Consolas" w:eastAsia="Times New Roman" w:hAnsi="Consolas" w:cs="Courier New"/>
          <w:color w:val="000000"/>
          <w:sz w:val="20"/>
          <w:szCs w:val="20"/>
          <w:lang w:eastAsia="en-IN"/>
        </w:rPr>
        <w:t xml:space="preserve"> System</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out</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println</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669900"/>
          <w:sz w:val="20"/>
          <w:szCs w:val="20"/>
          <w:lang w:eastAsia="en-IN"/>
        </w:rPr>
        <w:t>"[Key] : "</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key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669900"/>
          <w:sz w:val="20"/>
          <w:szCs w:val="20"/>
          <w:lang w:eastAsia="en-IN"/>
        </w:rPr>
        <w:t>" [Value] : "</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value</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E843B4">
        <w:rPr>
          <w:rFonts w:ascii="Consolas" w:eastAsia="Times New Roman" w:hAnsi="Consolas" w:cs="Courier New"/>
          <w:color w:val="000000"/>
          <w:sz w:val="21"/>
          <w:szCs w:val="21"/>
          <w:lang w:eastAsia="en-IN"/>
        </w:rPr>
        <w:t>Copy</w:t>
      </w:r>
    </w:p>
    <w:p w:rsidR="00E843B4" w:rsidRPr="00E843B4" w:rsidRDefault="00E843B4" w:rsidP="00E843B4">
      <w:pPr>
        <w:shd w:val="clear" w:color="auto" w:fill="FFFFFF"/>
        <w:spacing w:after="100" w:afterAutospacing="1" w:line="240" w:lineRule="auto"/>
        <w:rPr>
          <w:rFonts w:ascii="Segoe UI" w:eastAsia="Times New Roman" w:hAnsi="Segoe UI" w:cs="Segoe UI"/>
          <w:color w:val="212529"/>
          <w:sz w:val="24"/>
          <w:szCs w:val="24"/>
          <w:lang w:eastAsia="en-IN"/>
        </w:rPr>
      </w:pPr>
      <w:r w:rsidRPr="00E843B4">
        <w:rPr>
          <w:rFonts w:ascii="Segoe UI" w:eastAsia="Times New Roman" w:hAnsi="Segoe UI" w:cs="Segoe UI"/>
          <w:color w:val="212529"/>
          <w:sz w:val="24"/>
          <w:szCs w:val="24"/>
          <w:lang w:eastAsia="en-IN"/>
        </w:rPr>
        <w:t>2. Normal for loop in </w:t>
      </w:r>
      <w:r w:rsidRPr="00E843B4">
        <w:rPr>
          <w:rFonts w:ascii="Consolas" w:eastAsia="Times New Roman" w:hAnsi="Consolas" w:cs="Courier New"/>
          <w:color w:val="E83E8C"/>
          <w:sz w:val="21"/>
          <w:szCs w:val="21"/>
          <w:lang w:eastAsia="en-IN"/>
        </w:rPr>
        <w:t>entrySet()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t>Map</w:t>
      </w:r>
      <w:r w:rsidRPr="00E843B4">
        <w:rPr>
          <w:rFonts w:ascii="Consolas" w:eastAsia="Times New Roman" w:hAnsi="Consolas" w:cs="Courier New"/>
          <w:color w:val="A67F59"/>
          <w:sz w:val="20"/>
          <w:szCs w:val="20"/>
          <w:lang w:eastAsia="en-IN"/>
        </w:rPr>
        <w:t>&lt;</w:t>
      </w:r>
      <w:r w:rsidRPr="00E843B4">
        <w:rPr>
          <w:rFonts w:ascii="Consolas" w:eastAsia="Times New Roman" w:hAnsi="Consolas" w:cs="Courier New"/>
          <w:color w:val="000000"/>
          <w:sz w:val="20"/>
          <w:szCs w:val="20"/>
          <w:lang w:eastAsia="en-IN"/>
        </w:rPr>
        <w:t>String</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String</w:t>
      </w:r>
      <w:r w:rsidRPr="00E843B4">
        <w:rPr>
          <w:rFonts w:ascii="Consolas" w:eastAsia="Times New Roman" w:hAnsi="Consolas" w:cs="Courier New"/>
          <w:color w:val="A67F59"/>
          <w:sz w:val="20"/>
          <w:szCs w:val="20"/>
          <w:lang w:eastAsia="en-IN"/>
        </w:rPr>
        <w:t>&gt;</w:t>
      </w:r>
      <w:r w:rsidRPr="00E843B4">
        <w:rPr>
          <w:rFonts w:ascii="Consolas" w:eastAsia="Times New Roman" w:hAnsi="Consolas" w:cs="Courier New"/>
          <w:color w:val="000000"/>
          <w:sz w:val="20"/>
          <w:szCs w:val="20"/>
          <w:lang w:eastAsia="en-IN"/>
        </w:rPr>
        <w:t xml:space="preserve"> map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0077AA"/>
          <w:sz w:val="20"/>
          <w:szCs w:val="20"/>
          <w:lang w:eastAsia="en-IN"/>
        </w:rPr>
        <w:t>new</w:t>
      </w:r>
      <w:r w:rsidRPr="00E843B4">
        <w:rPr>
          <w:rFonts w:ascii="Consolas" w:eastAsia="Times New Roman" w:hAnsi="Consolas" w:cs="Courier New"/>
          <w:color w:val="000000"/>
          <w:sz w:val="20"/>
          <w:szCs w:val="20"/>
          <w:lang w:eastAsia="en-IN"/>
        </w:rPr>
        <w:t xml:space="preserve"> HashMap</w:t>
      </w:r>
      <w:r w:rsidRPr="00E843B4">
        <w:rPr>
          <w:rFonts w:ascii="Consolas" w:eastAsia="Times New Roman" w:hAnsi="Consolas" w:cs="Courier New"/>
          <w:color w:val="A67F59"/>
          <w:sz w:val="20"/>
          <w:szCs w:val="20"/>
          <w:lang w:eastAsia="en-IN"/>
        </w:rPr>
        <w:t>&lt;&gt;</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r>
      <w:r w:rsidRPr="00E843B4">
        <w:rPr>
          <w:rFonts w:ascii="Consolas" w:eastAsia="Times New Roman" w:hAnsi="Consolas" w:cs="Courier New"/>
          <w:color w:val="0077AA"/>
          <w:sz w:val="20"/>
          <w:szCs w:val="20"/>
          <w:lang w:eastAsia="en-IN"/>
        </w:rPr>
        <w:t>for</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Map</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Entry</w:t>
      </w:r>
      <w:r w:rsidRPr="00E843B4">
        <w:rPr>
          <w:rFonts w:ascii="Consolas" w:eastAsia="Times New Roman" w:hAnsi="Consolas" w:cs="Courier New"/>
          <w:color w:val="A67F59"/>
          <w:sz w:val="20"/>
          <w:szCs w:val="20"/>
          <w:lang w:eastAsia="en-IN"/>
        </w:rPr>
        <w:t>&lt;</w:t>
      </w:r>
      <w:r w:rsidRPr="00E843B4">
        <w:rPr>
          <w:rFonts w:ascii="Consolas" w:eastAsia="Times New Roman" w:hAnsi="Consolas" w:cs="Courier New"/>
          <w:color w:val="000000"/>
          <w:sz w:val="20"/>
          <w:szCs w:val="20"/>
          <w:lang w:eastAsia="en-IN"/>
        </w:rPr>
        <w:t>String</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String</w:t>
      </w:r>
      <w:r w:rsidRPr="00E843B4">
        <w:rPr>
          <w:rFonts w:ascii="Consolas" w:eastAsia="Times New Roman" w:hAnsi="Consolas" w:cs="Courier New"/>
          <w:color w:val="A67F59"/>
          <w:sz w:val="20"/>
          <w:szCs w:val="20"/>
          <w:lang w:eastAsia="en-IN"/>
        </w:rPr>
        <w:t>&gt;</w:t>
      </w:r>
      <w:r w:rsidRPr="00E843B4">
        <w:rPr>
          <w:rFonts w:ascii="Consolas" w:eastAsia="Times New Roman" w:hAnsi="Consolas" w:cs="Courier New"/>
          <w:color w:val="000000"/>
          <w:sz w:val="20"/>
          <w:szCs w:val="20"/>
          <w:lang w:eastAsia="en-IN"/>
        </w:rPr>
        <w:t xml:space="preserve"> entry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map</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entrySet</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r>
      <w:r w:rsidRPr="00E843B4">
        <w:rPr>
          <w:rFonts w:ascii="Consolas" w:eastAsia="Times New Roman" w:hAnsi="Consolas" w:cs="Courier New"/>
          <w:color w:val="000000"/>
          <w:sz w:val="20"/>
          <w:szCs w:val="20"/>
          <w:lang w:eastAsia="en-IN"/>
        </w:rPr>
        <w:tab/>
        <w:t>System</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out</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println</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669900"/>
          <w:sz w:val="20"/>
          <w:szCs w:val="20"/>
          <w:lang w:eastAsia="en-IN"/>
        </w:rPr>
        <w:t>"[Key] : "</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entry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getKey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669900"/>
          <w:sz w:val="20"/>
          <w:szCs w:val="20"/>
          <w:lang w:eastAsia="en-IN"/>
        </w:rPr>
        <w:t>" [Value] : "</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entry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getValue</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E843B4">
        <w:rPr>
          <w:rFonts w:ascii="Consolas" w:eastAsia="Times New Roman" w:hAnsi="Consolas" w:cs="Courier New"/>
          <w:color w:val="000000"/>
          <w:sz w:val="21"/>
          <w:szCs w:val="21"/>
          <w:lang w:eastAsia="en-IN"/>
        </w:rPr>
        <w:t>Copy</w:t>
      </w:r>
    </w:p>
    <w:p w:rsidR="00E843B4" w:rsidRPr="00E843B4" w:rsidRDefault="00E843B4" w:rsidP="00E843B4">
      <w:pPr>
        <w:shd w:val="clear" w:color="auto" w:fill="FFFFFF"/>
        <w:spacing w:after="100" w:afterAutospacing="1" w:line="240" w:lineRule="auto"/>
        <w:rPr>
          <w:rFonts w:ascii="Segoe UI" w:eastAsia="Times New Roman" w:hAnsi="Segoe UI" w:cs="Segoe UI"/>
          <w:color w:val="212529"/>
          <w:sz w:val="24"/>
          <w:szCs w:val="24"/>
          <w:lang w:eastAsia="en-IN"/>
        </w:rPr>
      </w:pPr>
      <w:r w:rsidRPr="00E843B4">
        <w:rPr>
          <w:rFonts w:ascii="Segoe UI" w:eastAsia="Times New Roman" w:hAnsi="Segoe UI" w:cs="Segoe UI"/>
          <w:color w:val="212529"/>
          <w:sz w:val="24"/>
          <w:szCs w:val="24"/>
          <w:lang w:eastAsia="en-IN"/>
        </w:rPr>
        <w:t>3. Iterator, classic.</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t>Map</w:t>
      </w:r>
      <w:r w:rsidRPr="00E843B4">
        <w:rPr>
          <w:rFonts w:ascii="Consolas" w:eastAsia="Times New Roman" w:hAnsi="Consolas" w:cs="Courier New"/>
          <w:color w:val="A67F59"/>
          <w:sz w:val="20"/>
          <w:szCs w:val="20"/>
          <w:lang w:eastAsia="en-IN"/>
        </w:rPr>
        <w:t>&lt;</w:t>
      </w:r>
      <w:r w:rsidRPr="00E843B4">
        <w:rPr>
          <w:rFonts w:ascii="Consolas" w:eastAsia="Times New Roman" w:hAnsi="Consolas" w:cs="Courier New"/>
          <w:color w:val="000000"/>
          <w:sz w:val="20"/>
          <w:szCs w:val="20"/>
          <w:lang w:eastAsia="en-IN"/>
        </w:rPr>
        <w:t>String</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String</w:t>
      </w:r>
      <w:r w:rsidRPr="00E843B4">
        <w:rPr>
          <w:rFonts w:ascii="Consolas" w:eastAsia="Times New Roman" w:hAnsi="Consolas" w:cs="Courier New"/>
          <w:color w:val="A67F59"/>
          <w:sz w:val="20"/>
          <w:szCs w:val="20"/>
          <w:lang w:eastAsia="en-IN"/>
        </w:rPr>
        <w:t>&gt;</w:t>
      </w:r>
      <w:r w:rsidRPr="00E843B4">
        <w:rPr>
          <w:rFonts w:ascii="Consolas" w:eastAsia="Times New Roman" w:hAnsi="Consolas" w:cs="Courier New"/>
          <w:color w:val="000000"/>
          <w:sz w:val="20"/>
          <w:szCs w:val="20"/>
          <w:lang w:eastAsia="en-IN"/>
        </w:rPr>
        <w:t xml:space="preserve"> map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0077AA"/>
          <w:sz w:val="20"/>
          <w:szCs w:val="20"/>
          <w:lang w:eastAsia="en-IN"/>
        </w:rPr>
        <w:t>new</w:t>
      </w:r>
      <w:r w:rsidRPr="00E843B4">
        <w:rPr>
          <w:rFonts w:ascii="Consolas" w:eastAsia="Times New Roman" w:hAnsi="Consolas" w:cs="Courier New"/>
          <w:color w:val="000000"/>
          <w:sz w:val="20"/>
          <w:szCs w:val="20"/>
          <w:lang w:eastAsia="en-IN"/>
        </w:rPr>
        <w:t xml:space="preserve"> HashMap</w:t>
      </w:r>
      <w:r w:rsidRPr="00E843B4">
        <w:rPr>
          <w:rFonts w:ascii="Consolas" w:eastAsia="Times New Roman" w:hAnsi="Consolas" w:cs="Courier New"/>
          <w:color w:val="A67F59"/>
          <w:sz w:val="20"/>
          <w:szCs w:val="20"/>
          <w:lang w:eastAsia="en-IN"/>
        </w:rPr>
        <w:t>&lt;&gt;</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 xml:space="preserve">       </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t xml:space="preserve">Iterator iter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map</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entrySet</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iterator</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r>
      <w:r w:rsidRPr="00E843B4">
        <w:rPr>
          <w:rFonts w:ascii="Consolas" w:eastAsia="Times New Roman" w:hAnsi="Consolas" w:cs="Courier New"/>
          <w:color w:val="0077AA"/>
          <w:sz w:val="20"/>
          <w:szCs w:val="20"/>
          <w:lang w:eastAsia="en-IN"/>
        </w:rPr>
        <w:t>while</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iter</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hasNext</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r>
      <w:r w:rsidRPr="00E843B4">
        <w:rPr>
          <w:rFonts w:ascii="Consolas" w:eastAsia="Times New Roman" w:hAnsi="Consolas" w:cs="Courier New"/>
          <w:color w:val="000000"/>
          <w:sz w:val="20"/>
          <w:szCs w:val="20"/>
          <w:lang w:eastAsia="en-IN"/>
        </w:rPr>
        <w:tab/>
        <w:t>Map</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Entry entry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Map</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Entry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iter</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next</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843B4">
        <w:rPr>
          <w:rFonts w:ascii="Consolas" w:eastAsia="Times New Roman" w:hAnsi="Consolas" w:cs="Courier New"/>
          <w:color w:val="000000"/>
          <w:sz w:val="20"/>
          <w:szCs w:val="20"/>
          <w:lang w:eastAsia="en-IN"/>
        </w:rPr>
        <w:tab/>
      </w:r>
      <w:r w:rsidRPr="00E843B4">
        <w:rPr>
          <w:rFonts w:ascii="Consolas" w:eastAsia="Times New Roman" w:hAnsi="Consolas" w:cs="Courier New"/>
          <w:color w:val="000000"/>
          <w:sz w:val="20"/>
          <w:szCs w:val="20"/>
          <w:lang w:eastAsia="en-IN"/>
        </w:rPr>
        <w:tab/>
        <w:t>System</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out</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println</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669900"/>
          <w:sz w:val="20"/>
          <w:szCs w:val="20"/>
          <w:lang w:eastAsia="en-IN"/>
        </w:rPr>
        <w:t>"[Key] : "</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entry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getKey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669900"/>
          <w:sz w:val="20"/>
          <w:szCs w:val="20"/>
          <w:lang w:eastAsia="en-IN"/>
        </w:rPr>
        <w:t>" [Value] : "</w:t>
      </w:r>
      <w:r w:rsidRPr="00E843B4">
        <w:rPr>
          <w:rFonts w:ascii="Consolas" w:eastAsia="Times New Roman" w:hAnsi="Consolas" w:cs="Courier New"/>
          <w:color w:val="000000"/>
          <w:sz w:val="20"/>
          <w:szCs w:val="20"/>
          <w:lang w:eastAsia="en-IN"/>
        </w:rPr>
        <w:t xml:space="preserve"> </w:t>
      </w:r>
      <w:r w:rsidRPr="00E843B4">
        <w:rPr>
          <w:rFonts w:ascii="Consolas" w:eastAsia="Times New Roman" w:hAnsi="Consolas" w:cs="Courier New"/>
          <w:color w:val="A67F59"/>
          <w:sz w:val="20"/>
          <w:szCs w:val="20"/>
          <w:lang w:eastAsia="en-IN"/>
        </w:rPr>
        <w:t>+</w:t>
      </w:r>
      <w:r w:rsidRPr="00E843B4">
        <w:rPr>
          <w:rFonts w:ascii="Consolas" w:eastAsia="Times New Roman" w:hAnsi="Consolas" w:cs="Courier New"/>
          <w:color w:val="000000"/>
          <w:sz w:val="20"/>
          <w:szCs w:val="20"/>
          <w:lang w:eastAsia="en-IN"/>
        </w:rPr>
        <w:t xml:space="preserve"> entry</w:t>
      </w:r>
      <w:r w:rsidRPr="00E843B4">
        <w:rPr>
          <w:rFonts w:ascii="Consolas" w:eastAsia="Times New Roman" w:hAnsi="Consolas" w:cs="Courier New"/>
          <w:color w:val="999999"/>
          <w:sz w:val="20"/>
          <w:szCs w:val="20"/>
          <w:lang w:eastAsia="en-IN"/>
        </w:rPr>
        <w:t>.</w:t>
      </w:r>
      <w:r w:rsidRPr="00E843B4">
        <w:rPr>
          <w:rFonts w:ascii="Consolas" w:eastAsia="Times New Roman" w:hAnsi="Consolas" w:cs="Courier New"/>
          <w:color w:val="DD4A68"/>
          <w:sz w:val="20"/>
          <w:szCs w:val="20"/>
          <w:lang w:eastAsia="en-IN"/>
        </w:rPr>
        <w:t>getValue</w:t>
      </w:r>
      <w:r w:rsidRPr="00E843B4">
        <w:rPr>
          <w:rFonts w:ascii="Consolas" w:eastAsia="Times New Roman" w:hAnsi="Consolas" w:cs="Courier New"/>
          <w:color w:val="999999"/>
          <w:sz w:val="20"/>
          <w:szCs w:val="20"/>
          <w:lang w:eastAsia="en-IN"/>
        </w:rPr>
        <w:t>());</w:t>
      </w:r>
    </w:p>
    <w:p w:rsidR="00E843B4" w:rsidRPr="00E843B4" w:rsidRDefault="00E843B4" w:rsidP="00E843B4">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E843B4">
        <w:rPr>
          <w:rFonts w:ascii="Consolas" w:eastAsia="Times New Roman" w:hAnsi="Consolas" w:cs="Courier New"/>
          <w:color w:val="000000"/>
          <w:sz w:val="20"/>
          <w:szCs w:val="20"/>
          <w:lang w:eastAsia="en-IN"/>
        </w:rPr>
        <w:tab/>
      </w:r>
      <w:r w:rsidRPr="00E843B4">
        <w:rPr>
          <w:rFonts w:ascii="Consolas" w:eastAsia="Times New Roman" w:hAnsi="Consolas" w:cs="Courier New"/>
          <w:color w:val="999999"/>
          <w:sz w:val="20"/>
          <w:szCs w:val="20"/>
          <w:lang w:eastAsia="en-IN"/>
        </w:rPr>
        <w:t>}</w:t>
      </w:r>
    </w:p>
    <w:p w:rsidR="00E843B4" w:rsidRDefault="00E843B4" w:rsidP="00BC6C5F">
      <w:pPr>
        <w:pStyle w:val="NormalWeb"/>
        <w:shd w:val="clear" w:color="auto" w:fill="FFFFFF"/>
        <w:spacing w:before="240" w:beforeAutospacing="0" w:after="240" w:afterAutospacing="0"/>
        <w:rPr>
          <w:rFonts w:asciiTheme="minorHAnsi" w:hAnsiTheme="minorHAnsi" w:cstheme="minorHAnsi"/>
          <w:color w:val="FF0000"/>
          <w:sz w:val="28"/>
          <w:szCs w:val="28"/>
        </w:rPr>
      </w:pPr>
    </w:p>
    <w:p w:rsidR="00E843B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xml:space="preserve"> how to remove duplicates from List.</w:t>
      </w:r>
    </w:p>
    <w:p w:rsidR="00E843B4" w:rsidRPr="00E843B4" w:rsidRDefault="00E843B4" w:rsidP="00E843B4">
      <w:pPr>
        <w:shd w:val="clear" w:color="auto" w:fill="FFFFFF"/>
        <w:spacing w:before="150" w:after="240" w:line="240" w:lineRule="auto"/>
        <w:rPr>
          <w:rFonts w:ascii="Segoe UI" w:eastAsia="Times New Roman" w:hAnsi="Segoe UI" w:cs="Segoe UI"/>
          <w:color w:val="272727"/>
          <w:sz w:val="24"/>
          <w:szCs w:val="24"/>
          <w:lang w:eastAsia="en-IN"/>
        </w:rPr>
      </w:pPr>
      <w:r w:rsidRPr="00E843B4">
        <w:rPr>
          <w:rFonts w:ascii="Segoe UI" w:eastAsia="Times New Roman" w:hAnsi="Segoe UI" w:cs="Segoe UI"/>
          <w:color w:val="272727"/>
          <w:sz w:val="24"/>
          <w:szCs w:val="24"/>
          <w:lang w:eastAsia="en-IN"/>
        </w:rPr>
        <w:t>The </w:t>
      </w:r>
      <w:hyperlink r:id="rId8" w:tgtFrame="_blank" w:history="1">
        <w:r w:rsidRPr="00E843B4">
          <w:rPr>
            <w:rFonts w:ascii="Segoe UI" w:eastAsia="Times New Roman" w:hAnsi="Segoe UI" w:cs="Segoe UI"/>
            <w:b/>
            <w:bCs/>
            <w:color w:val="0366D6"/>
            <w:sz w:val="24"/>
            <w:szCs w:val="24"/>
            <w:u w:val="single"/>
            <w:lang w:eastAsia="en-IN"/>
          </w:rPr>
          <w:t>LinkedHashSet</w:t>
        </w:r>
      </w:hyperlink>
      <w:r w:rsidRPr="00E843B4">
        <w:rPr>
          <w:rFonts w:ascii="Segoe UI" w:eastAsia="Times New Roman" w:hAnsi="Segoe UI" w:cs="Segoe UI"/>
          <w:color w:val="272727"/>
          <w:sz w:val="24"/>
          <w:szCs w:val="24"/>
          <w:lang w:eastAsia="en-IN"/>
        </w:rPr>
        <w:t> is the best approach for removing duplicate elements in an arraylist. LinkedHashSet does two things internally :</w:t>
      </w:r>
    </w:p>
    <w:p w:rsidR="00E843B4" w:rsidRPr="00E843B4" w:rsidRDefault="00E843B4" w:rsidP="00E843B4">
      <w:pPr>
        <w:numPr>
          <w:ilvl w:val="0"/>
          <w:numId w:val="3"/>
        </w:numPr>
        <w:shd w:val="clear" w:color="auto" w:fill="FFFFFF"/>
        <w:spacing w:before="120" w:after="100" w:afterAutospacing="1" w:line="240" w:lineRule="auto"/>
        <w:ind w:left="600"/>
        <w:rPr>
          <w:rFonts w:ascii="Segoe UI" w:eastAsia="Times New Roman" w:hAnsi="Segoe UI" w:cs="Segoe UI"/>
          <w:color w:val="272727"/>
          <w:sz w:val="24"/>
          <w:szCs w:val="24"/>
          <w:lang w:eastAsia="en-IN"/>
        </w:rPr>
      </w:pPr>
      <w:r w:rsidRPr="00E843B4">
        <w:rPr>
          <w:rFonts w:ascii="Segoe UI" w:eastAsia="Times New Roman" w:hAnsi="Segoe UI" w:cs="Segoe UI"/>
          <w:color w:val="272727"/>
          <w:sz w:val="24"/>
          <w:szCs w:val="24"/>
          <w:lang w:eastAsia="en-IN"/>
        </w:rPr>
        <w:t>Remove duplicate elements</w:t>
      </w:r>
    </w:p>
    <w:p w:rsidR="00E843B4" w:rsidRPr="00E843B4" w:rsidRDefault="00E843B4" w:rsidP="00E843B4">
      <w:pPr>
        <w:numPr>
          <w:ilvl w:val="0"/>
          <w:numId w:val="3"/>
        </w:numPr>
        <w:shd w:val="clear" w:color="auto" w:fill="FFFFFF"/>
        <w:spacing w:before="120" w:after="100" w:afterAutospacing="1" w:line="240" w:lineRule="auto"/>
        <w:ind w:left="600"/>
        <w:rPr>
          <w:rFonts w:ascii="Segoe UI" w:eastAsia="Times New Roman" w:hAnsi="Segoe UI" w:cs="Segoe UI"/>
          <w:color w:val="272727"/>
          <w:sz w:val="24"/>
          <w:szCs w:val="24"/>
          <w:lang w:eastAsia="en-IN"/>
        </w:rPr>
      </w:pPr>
      <w:r w:rsidRPr="00E843B4">
        <w:rPr>
          <w:rFonts w:ascii="Segoe UI" w:eastAsia="Times New Roman" w:hAnsi="Segoe UI" w:cs="Segoe UI"/>
          <w:color w:val="272727"/>
          <w:sz w:val="24"/>
          <w:szCs w:val="24"/>
          <w:lang w:eastAsia="en-IN"/>
        </w:rPr>
        <w:t>Maintain the order of elements added to it</w:t>
      </w:r>
    </w:p>
    <w:p w:rsidR="00F96DFC" w:rsidRDefault="00F96DFC" w:rsidP="00BC6C5F">
      <w:pPr>
        <w:pStyle w:val="NormalWeb"/>
        <w:shd w:val="clear" w:color="auto" w:fill="FFFFFF"/>
        <w:spacing w:before="240" w:beforeAutospacing="0" w:after="240" w:afterAutospacing="0"/>
        <w:rPr>
          <w:rFonts w:asciiTheme="minorHAnsi" w:hAnsiTheme="minorHAnsi" w:cstheme="minorHAnsi"/>
          <w:color w:val="FF0000"/>
          <w:sz w:val="28"/>
          <w:szCs w:val="28"/>
        </w:rPr>
      </w:pP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0"/>
          <w:szCs w:val="20"/>
          <w:lang w:eastAsia="en-IN"/>
        </w:rPr>
        <w:t>ArrayList&lt;Integer&gt; numbersList = new</w:t>
      </w:r>
      <w:r w:rsidRPr="00F96DFC">
        <w:rPr>
          <w:rFonts w:ascii="Courier New" w:eastAsia="Times New Roman" w:hAnsi="Courier New" w:cs="Courier New"/>
          <w:color w:val="272727"/>
          <w:sz w:val="21"/>
          <w:szCs w:val="21"/>
          <w:lang w:eastAsia="en-IN"/>
        </w:rPr>
        <w:t xml:space="preserve"> </w:t>
      </w:r>
      <w:r w:rsidRPr="00F96DFC">
        <w:rPr>
          <w:rFonts w:ascii="Courier New" w:eastAsia="Times New Roman" w:hAnsi="Courier New" w:cs="Courier New"/>
          <w:color w:val="272727"/>
          <w:sz w:val="20"/>
          <w:szCs w:val="20"/>
          <w:lang w:eastAsia="en-IN"/>
        </w:rPr>
        <w:t>ArrayList&lt;&gt;(Arrays.asList(1, 1, 2, 3, 3, 3, 4, 5, 6, 6, 6, 7, 8));</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1"/>
          <w:szCs w:val="21"/>
          <w:lang w:eastAsia="en-IN"/>
        </w:rPr>
        <w:t> </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0"/>
          <w:szCs w:val="20"/>
          <w:lang w:eastAsia="en-IN"/>
        </w:rPr>
        <w:t>System.out.println(numbersList);</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272727"/>
          <w:sz w:val="21"/>
          <w:szCs w:val="21"/>
          <w:lang w:eastAsia="en-IN"/>
        </w:rPr>
        <w:t> </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0"/>
          <w:szCs w:val="20"/>
          <w:lang w:eastAsia="en-IN"/>
        </w:rPr>
        <w:t>LinkedHashSet&lt;Integer&gt; hashSet = new</w:t>
      </w:r>
      <w:r w:rsidRPr="00F96DFC">
        <w:rPr>
          <w:rFonts w:ascii="Courier New" w:eastAsia="Times New Roman" w:hAnsi="Courier New" w:cs="Courier New"/>
          <w:color w:val="272727"/>
          <w:sz w:val="21"/>
          <w:szCs w:val="21"/>
          <w:lang w:eastAsia="en-IN"/>
        </w:rPr>
        <w:t xml:space="preserve"> </w:t>
      </w:r>
      <w:r w:rsidRPr="00F96DFC">
        <w:rPr>
          <w:rFonts w:ascii="Courier New" w:eastAsia="Times New Roman" w:hAnsi="Courier New" w:cs="Courier New"/>
          <w:color w:val="272727"/>
          <w:sz w:val="20"/>
          <w:szCs w:val="20"/>
          <w:lang w:eastAsia="en-IN"/>
        </w:rPr>
        <w:t>LinkedHashSet&lt;&gt;(numbersList);</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1"/>
          <w:szCs w:val="21"/>
          <w:lang w:eastAsia="en-IN"/>
        </w:rPr>
        <w:t> </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0"/>
          <w:szCs w:val="20"/>
          <w:lang w:eastAsia="en-IN"/>
        </w:rPr>
        <w:t>ArrayList&lt;Integer&gt; listWithoutDuplicates = new</w:t>
      </w:r>
      <w:r w:rsidRPr="00F96DFC">
        <w:rPr>
          <w:rFonts w:ascii="Courier New" w:eastAsia="Times New Roman" w:hAnsi="Courier New" w:cs="Courier New"/>
          <w:color w:val="272727"/>
          <w:sz w:val="21"/>
          <w:szCs w:val="21"/>
          <w:lang w:eastAsia="en-IN"/>
        </w:rPr>
        <w:t xml:space="preserve"> </w:t>
      </w:r>
      <w:r w:rsidRPr="00F96DFC">
        <w:rPr>
          <w:rFonts w:ascii="Courier New" w:eastAsia="Times New Roman" w:hAnsi="Courier New" w:cs="Courier New"/>
          <w:color w:val="272727"/>
          <w:sz w:val="20"/>
          <w:szCs w:val="20"/>
          <w:lang w:eastAsia="en-IN"/>
        </w:rPr>
        <w:t>ArrayList&lt;&gt;(hashSet);</w:t>
      </w:r>
    </w:p>
    <w:p w:rsidR="00F96DFC" w:rsidRDefault="00F96DFC" w:rsidP="00F96DFC">
      <w:pPr>
        <w:pStyle w:val="Heading2"/>
        <w:shd w:val="clear" w:color="auto" w:fill="FFFFFF"/>
        <w:spacing w:before="480" w:after="240"/>
        <w:rPr>
          <w:rFonts w:ascii="Segoe UI" w:hAnsi="Segoe UI" w:cs="Segoe UI"/>
          <w:color w:val="272727"/>
          <w:sz w:val="42"/>
          <w:szCs w:val="42"/>
        </w:rPr>
      </w:pPr>
      <w:r>
        <w:rPr>
          <w:rFonts w:ascii="Segoe UI" w:hAnsi="Segoe UI" w:cs="Segoe UI"/>
          <w:color w:val="272727"/>
          <w:sz w:val="42"/>
          <w:szCs w:val="42"/>
        </w:rPr>
        <w:lastRenderedPageBreak/>
        <w:t>2. Remove duplicates in arraylist – Java 8</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0"/>
          <w:szCs w:val="20"/>
          <w:lang w:eastAsia="en-IN"/>
        </w:rPr>
        <w:t>ArrayList&lt;Integer&gt; numbersList = new</w:t>
      </w:r>
      <w:r w:rsidRPr="00F96DFC">
        <w:rPr>
          <w:rFonts w:ascii="Courier New" w:eastAsia="Times New Roman" w:hAnsi="Courier New" w:cs="Courier New"/>
          <w:color w:val="272727"/>
          <w:sz w:val="21"/>
          <w:szCs w:val="21"/>
          <w:lang w:eastAsia="en-IN"/>
        </w:rPr>
        <w:t xml:space="preserve"> </w:t>
      </w:r>
      <w:r w:rsidRPr="00F96DFC">
        <w:rPr>
          <w:rFonts w:ascii="Courier New" w:eastAsia="Times New Roman" w:hAnsi="Courier New" w:cs="Courier New"/>
          <w:color w:val="272727"/>
          <w:sz w:val="20"/>
          <w:szCs w:val="20"/>
          <w:lang w:eastAsia="en-IN"/>
        </w:rPr>
        <w:t>ArrayList&lt;&gt;(Arrays.asList(1, 1, 2, 3, 3, 3, 4, 5, 6, 6, 6, 7, 8));</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1"/>
          <w:szCs w:val="21"/>
          <w:lang w:eastAsia="en-IN"/>
        </w:rPr>
        <w:t> </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0"/>
          <w:szCs w:val="20"/>
          <w:lang w:eastAsia="en-IN"/>
        </w:rPr>
        <w:t>System.out.println(numbersList);</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272727"/>
          <w:sz w:val="21"/>
          <w:szCs w:val="21"/>
          <w:lang w:eastAsia="en-IN"/>
        </w:rPr>
        <w:t> </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0"/>
          <w:szCs w:val="20"/>
          <w:lang w:eastAsia="en-IN"/>
        </w:rPr>
        <w:t>List&lt;Integer&gt; listWithoutDuplicates = numbersList.stream().distinct().collect(Collectors.toList());</w:t>
      </w:r>
    </w:p>
    <w:p w:rsidR="00F96DFC" w:rsidRPr="00F96DFC" w:rsidRDefault="00F96DFC" w:rsidP="00F96DFC">
      <w:pPr>
        <w:spacing w:after="0" w:line="240" w:lineRule="auto"/>
        <w:rPr>
          <w:rFonts w:ascii="Courier New" w:eastAsia="Times New Roman" w:hAnsi="Courier New" w:cs="Courier New"/>
          <w:color w:val="272727"/>
          <w:sz w:val="21"/>
          <w:szCs w:val="21"/>
          <w:lang w:eastAsia="en-IN"/>
        </w:rPr>
      </w:pPr>
      <w:r w:rsidRPr="00F96DFC">
        <w:rPr>
          <w:rFonts w:ascii="Courier New" w:eastAsia="Times New Roman" w:hAnsi="Courier New" w:cs="Courier New"/>
          <w:color w:val="37474F"/>
          <w:sz w:val="20"/>
          <w:szCs w:val="20"/>
          <w:lang w:eastAsia="en-IN"/>
        </w:rPr>
        <w:t>        </w:t>
      </w:r>
      <w:r w:rsidRPr="00F96DFC">
        <w:rPr>
          <w:rFonts w:ascii="Courier New" w:eastAsia="Times New Roman" w:hAnsi="Courier New" w:cs="Courier New"/>
          <w:color w:val="272727"/>
          <w:sz w:val="21"/>
          <w:szCs w:val="21"/>
          <w:lang w:eastAsia="en-IN"/>
        </w:rPr>
        <w:t> </w:t>
      </w:r>
    </w:p>
    <w:p w:rsidR="00F96DFC"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Hierarchy of exceoption,</w:t>
      </w:r>
    </w:p>
    <w:p w:rsidR="00F96DFC" w:rsidRDefault="00F96DFC"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noProof/>
        </w:rPr>
        <w:drawing>
          <wp:inline distT="0" distB="0" distL="0" distR="0">
            <wp:extent cx="5731510" cy="2629487"/>
            <wp:effectExtent l="0" t="0" r="2540" b="0"/>
            <wp:docPr id="2" name="Picture 2" descr="https://www.benchresources.net/wp-content/uploads/2017/02/exception-hierarchy-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enchresources.net/wp-content/uploads/2017/02/exception-hierarchy-in-jav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29487"/>
                    </a:xfrm>
                    <a:prstGeom prst="rect">
                      <a:avLst/>
                    </a:prstGeom>
                    <a:noFill/>
                    <a:ln>
                      <a:noFill/>
                    </a:ln>
                  </pic:spPr>
                </pic:pic>
              </a:graphicData>
            </a:graphic>
          </wp:inline>
        </w:drawing>
      </w:r>
    </w:p>
    <w:p w:rsidR="00BC6C5F"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xml:space="preserve"> Collection.</w:t>
      </w:r>
    </w:p>
    <w:p w:rsidR="00F96DFC" w:rsidRPr="00094CB6" w:rsidRDefault="00C0541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noProof/>
        </w:rPr>
        <w:drawing>
          <wp:inline distT="0" distB="0" distL="0" distR="0">
            <wp:extent cx="5731510" cy="3223974"/>
            <wp:effectExtent l="0" t="0" r="2540" b="0"/>
            <wp:docPr id="3" name="Picture 3" descr="java-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arrayli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0541F"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t>Adv.java</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Get vs post</w:t>
      </w:r>
    </w:p>
    <w:tbl>
      <w:tblPr>
        <w:tblW w:w="131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141"/>
      </w:tblGrid>
      <w:tr w:rsidR="00C0541F" w:rsidTr="00C0541F">
        <w:trPr>
          <w:tblCellSpacing w:w="15" w:type="dxa"/>
        </w:trPr>
        <w:tc>
          <w:tcPr>
            <w:tcW w:w="0" w:type="auto"/>
            <w:shd w:val="clear" w:color="auto" w:fill="FFFFFF"/>
            <w:vAlign w:val="center"/>
            <w:hideMark/>
          </w:tcPr>
          <w:p w:rsidR="00C0541F" w:rsidRDefault="00C0541F" w:rsidP="00C0541F">
            <w:pPr>
              <w:spacing w:line="345" w:lineRule="atLeast"/>
              <w:ind w:left="300"/>
              <w:rPr>
                <w:rFonts w:ascii="Verdana" w:hAnsi="Verdana"/>
                <w:color w:val="000000"/>
                <w:sz w:val="20"/>
                <w:szCs w:val="20"/>
              </w:rPr>
            </w:pPr>
            <w:hyperlink r:id="rId11" w:history="1">
              <w:r>
                <w:rPr>
                  <w:rStyle w:val="Hyperlink"/>
                  <w:b/>
                  <w:bCs/>
                  <w:color w:val="FFFFFF"/>
                  <w:sz w:val="20"/>
                  <w:szCs w:val="20"/>
                  <w:shd w:val="clear" w:color="auto" w:fill="8BC34A"/>
                </w:rPr>
                <w:t>next →</w:t>
              </w:r>
            </w:hyperlink>
            <w:hyperlink r:id="rId12" w:history="1">
              <w:r>
                <w:rPr>
                  <w:rStyle w:val="Hyperlink"/>
                  <w:b/>
                  <w:bCs/>
                  <w:color w:val="FFFFFF"/>
                  <w:sz w:val="20"/>
                  <w:szCs w:val="20"/>
                  <w:shd w:val="clear" w:color="auto" w:fill="8BC34A"/>
                </w:rPr>
                <w:t>← prev</w:t>
              </w:r>
            </w:hyperlink>
          </w:p>
          <w:p w:rsidR="00C0541F" w:rsidRDefault="00C0541F">
            <w:pPr>
              <w:pStyle w:val="Heading2"/>
              <w:spacing w:line="312" w:lineRule="atLeast"/>
              <w:ind w:left="300"/>
              <w:rPr>
                <w:rFonts w:ascii="Helvetica" w:hAnsi="Helvetica"/>
                <w:color w:val="610B38"/>
                <w:sz w:val="38"/>
                <w:szCs w:val="38"/>
              </w:rPr>
            </w:pPr>
            <w:r>
              <w:rPr>
                <w:rFonts w:ascii="Helvetica" w:hAnsi="Helvetica"/>
                <w:b/>
                <w:bCs/>
                <w:color w:val="610B38"/>
                <w:sz w:val="38"/>
                <w:szCs w:val="38"/>
              </w:rPr>
              <w:t>Get vs. Post</w:t>
            </w:r>
          </w:p>
          <w:p w:rsidR="00C0541F" w:rsidRDefault="00C0541F">
            <w:pPr>
              <w:pStyle w:val="NormalWeb"/>
              <w:spacing w:line="345" w:lineRule="atLeast"/>
              <w:ind w:left="300"/>
              <w:rPr>
                <w:rFonts w:ascii="Verdana" w:hAnsi="Verdana"/>
                <w:color w:val="000000"/>
                <w:sz w:val="20"/>
                <w:szCs w:val="20"/>
              </w:rPr>
            </w:pPr>
            <w:r>
              <w:rPr>
                <w:rFonts w:ascii="Verdana" w:hAnsi="Verdana"/>
                <w:color w:val="000000"/>
                <w:sz w:val="20"/>
                <w:szCs w:val="20"/>
              </w:rPr>
              <w:t>There are many differences between the Get and Post request. Let's see these differences:</w:t>
            </w:r>
          </w:p>
          <w:p w:rsidR="00C0541F" w:rsidRDefault="00C0541F">
            <w:pPr>
              <w:spacing w:line="345" w:lineRule="atLeast"/>
              <w:ind w:left="300"/>
              <w:rPr>
                <w:rFonts w:ascii="Verdana" w:hAnsi="Verdana"/>
                <w:color w:val="000000"/>
                <w:sz w:val="20"/>
                <w:szCs w:val="20"/>
              </w:rPr>
            </w:pPr>
          </w:p>
        </w:tc>
      </w:tr>
    </w:tbl>
    <w:tbl>
      <w:tblPr>
        <w:tblpPr w:leftFromText="180" w:rightFromText="180" w:vertAnchor="text" w:horzAnchor="page" w:tblpX="1" w:tblpY="363"/>
        <w:tblOverlap w:val="never"/>
        <w:tblW w:w="13035"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6088"/>
        <w:gridCol w:w="6947"/>
      </w:tblGrid>
      <w:tr w:rsidR="00C0541F" w:rsidTr="00C0541F">
        <w:tc>
          <w:tcPr>
            <w:tcW w:w="6088" w:type="dxa"/>
            <w:shd w:val="clear" w:color="auto" w:fill="C7CCBE"/>
            <w:tcMar>
              <w:top w:w="180" w:type="dxa"/>
              <w:left w:w="180" w:type="dxa"/>
              <w:bottom w:w="180" w:type="dxa"/>
              <w:right w:w="180" w:type="dxa"/>
            </w:tcMar>
            <w:hideMark/>
          </w:tcPr>
          <w:p w:rsidR="00C0541F" w:rsidRDefault="00C0541F" w:rsidP="00C0541F">
            <w:pPr>
              <w:rPr>
                <w:rFonts w:ascii="Times New Roman" w:hAnsi="Times New Roman"/>
                <w:b/>
                <w:bCs/>
                <w:color w:val="000000"/>
                <w:sz w:val="26"/>
                <w:szCs w:val="26"/>
              </w:rPr>
            </w:pPr>
            <w:r>
              <w:rPr>
                <w:b/>
                <w:bCs/>
                <w:color w:val="000000"/>
                <w:sz w:val="26"/>
                <w:szCs w:val="26"/>
              </w:rPr>
              <w:t>GET</w:t>
            </w:r>
          </w:p>
        </w:tc>
        <w:tc>
          <w:tcPr>
            <w:tcW w:w="6947" w:type="dxa"/>
            <w:shd w:val="clear" w:color="auto" w:fill="C7CCBE"/>
            <w:tcMar>
              <w:top w:w="180" w:type="dxa"/>
              <w:left w:w="180" w:type="dxa"/>
              <w:bottom w:w="180" w:type="dxa"/>
              <w:right w:w="180" w:type="dxa"/>
            </w:tcMar>
            <w:hideMark/>
          </w:tcPr>
          <w:p w:rsidR="00C0541F" w:rsidRDefault="00C0541F" w:rsidP="00C0541F">
            <w:pPr>
              <w:rPr>
                <w:b/>
                <w:bCs/>
                <w:color w:val="000000"/>
                <w:sz w:val="26"/>
                <w:szCs w:val="26"/>
              </w:rPr>
            </w:pPr>
            <w:r>
              <w:rPr>
                <w:b/>
                <w:bCs/>
                <w:color w:val="000000"/>
                <w:sz w:val="26"/>
                <w:szCs w:val="26"/>
              </w:rPr>
              <w:t>POST</w:t>
            </w:r>
          </w:p>
        </w:tc>
      </w:tr>
      <w:tr w:rsidR="00C0541F" w:rsidTr="00C0541F">
        <w:tc>
          <w:tcPr>
            <w:tcW w:w="60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1) In case of Get request, only </w:t>
            </w:r>
            <w:r>
              <w:rPr>
                <w:rStyle w:val="Strong"/>
                <w:rFonts w:ascii="Verdana" w:hAnsi="Verdana"/>
                <w:color w:val="000000"/>
                <w:sz w:val="20"/>
                <w:szCs w:val="20"/>
              </w:rPr>
              <w:t>limited amount of data </w:t>
            </w:r>
            <w:r>
              <w:rPr>
                <w:rFonts w:ascii="Verdana" w:hAnsi="Verdana"/>
                <w:color w:val="000000"/>
                <w:sz w:val="20"/>
                <w:szCs w:val="20"/>
              </w:rPr>
              <w:t>can be sent because data is sent in header.</w:t>
            </w:r>
          </w:p>
        </w:tc>
        <w:tc>
          <w:tcPr>
            <w:tcW w:w="69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In case of post request,</w:t>
            </w:r>
          </w:p>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 </w:t>
            </w:r>
            <w:r>
              <w:rPr>
                <w:rStyle w:val="Strong"/>
                <w:rFonts w:ascii="Verdana" w:hAnsi="Verdana"/>
                <w:color w:val="000000"/>
                <w:sz w:val="20"/>
                <w:szCs w:val="20"/>
              </w:rPr>
              <w:t>large amount of data </w:t>
            </w:r>
            <w:r>
              <w:rPr>
                <w:rFonts w:ascii="Verdana" w:hAnsi="Verdana"/>
                <w:color w:val="000000"/>
                <w:sz w:val="20"/>
                <w:szCs w:val="20"/>
              </w:rPr>
              <w:t>can be sent because</w:t>
            </w:r>
          </w:p>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 xml:space="preserve"> data is sent in body.</w:t>
            </w:r>
          </w:p>
        </w:tc>
      </w:tr>
      <w:tr w:rsidR="00C0541F" w:rsidTr="00C0541F">
        <w:tc>
          <w:tcPr>
            <w:tcW w:w="60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2) Get request is </w:t>
            </w:r>
            <w:r>
              <w:rPr>
                <w:rStyle w:val="Strong"/>
                <w:rFonts w:ascii="Verdana" w:hAnsi="Verdana"/>
                <w:color w:val="000000"/>
                <w:sz w:val="20"/>
                <w:szCs w:val="20"/>
              </w:rPr>
              <w:t>not secured </w:t>
            </w:r>
            <w:r>
              <w:rPr>
                <w:rFonts w:ascii="Verdana" w:hAnsi="Verdana"/>
                <w:color w:val="000000"/>
                <w:sz w:val="20"/>
                <w:szCs w:val="20"/>
              </w:rPr>
              <w:t>because data is exposed in URL bar.</w:t>
            </w:r>
          </w:p>
        </w:tc>
        <w:tc>
          <w:tcPr>
            <w:tcW w:w="69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Post request is </w:t>
            </w:r>
            <w:r>
              <w:rPr>
                <w:rStyle w:val="Strong"/>
                <w:rFonts w:ascii="Verdana" w:hAnsi="Verdana"/>
                <w:color w:val="000000"/>
                <w:sz w:val="20"/>
                <w:szCs w:val="20"/>
              </w:rPr>
              <w:t>secured </w:t>
            </w:r>
            <w:r>
              <w:rPr>
                <w:rFonts w:ascii="Verdana" w:hAnsi="Verdana"/>
                <w:color w:val="000000"/>
                <w:sz w:val="20"/>
                <w:szCs w:val="20"/>
              </w:rPr>
              <w:t>because data is not</w:t>
            </w:r>
          </w:p>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 xml:space="preserve"> exposed in URL bar.</w:t>
            </w:r>
          </w:p>
        </w:tc>
      </w:tr>
      <w:tr w:rsidR="00C0541F" w:rsidTr="00C0541F">
        <w:tc>
          <w:tcPr>
            <w:tcW w:w="60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3) Get request </w:t>
            </w:r>
            <w:r>
              <w:rPr>
                <w:rStyle w:val="Strong"/>
                <w:rFonts w:ascii="Verdana" w:hAnsi="Verdana"/>
                <w:color w:val="000000"/>
                <w:sz w:val="20"/>
                <w:szCs w:val="20"/>
              </w:rPr>
              <w:t>can be bookmarked.</w:t>
            </w:r>
          </w:p>
        </w:tc>
        <w:tc>
          <w:tcPr>
            <w:tcW w:w="69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Post request </w:t>
            </w:r>
            <w:r>
              <w:rPr>
                <w:rStyle w:val="Strong"/>
                <w:rFonts w:ascii="Verdana" w:hAnsi="Verdana"/>
                <w:color w:val="000000"/>
                <w:sz w:val="20"/>
                <w:szCs w:val="20"/>
              </w:rPr>
              <w:t>cannot be bookmarked.</w:t>
            </w:r>
          </w:p>
        </w:tc>
      </w:tr>
      <w:tr w:rsidR="00C0541F" w:rsidTr="00C0541F">
        <w:tc>
          <w:tcPr>
            <w:tcW w:w="60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4) Get request is </w:t>
            </w:r>
            <w:r>
              <w:rPr>
                <w:rStyle w:val="Strong"/>
                <w:rFonts w:ascii="Verdana" w:hAnsi="Verdana"/>
                <w:color w:val="000000"/>
                <w:sz w:val="20"/>
                <w:szCs w:val="20"/>
              </w:rPr>
              <w:t>idempotent </w:t>
            </w:r>
            <w:r>
              <w:rPr>
                <w:rFonts w:ascii="Verdana" w:hAnsi="Verdana"/>
                <w:color w:val="000000"/>
                <w:sz w:val="20"/>
                <w:szCs w:val="20"/>
              </w:rPr>
              <w:t>. It means second request will be ignored until response of first request is delivered</w:t>
            </w:r>
          </w:p>
        </w:tc>
        <w:tc>
          <w:tcPr>
            <w:tcW w:w="69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Post request is </w:t>
            </w:r>
            <w:r>
              <w:rPr>
                <w:rStyle w:val="Strong"/>
                <w:rFonts w:ascii="Verdana" w:hAnsi="Verdana"/>
                <w:color w:val="000000"/>
                <w:sz w:val="20"/>
                <w:szCs w:val="20"/>
              </w:rPr>
              <w:t>non-idempotent.</w:t>
            </w:r>
          </w:p>
        </w:tc>
      </w:tr>
      <w:tr w:rsidR="00C0541F" w:rsidTr="00C0541F">
        <w:tc>
          <w:tcPr>
            <w:tcW w:w="60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5) Get request is </w:t>
            </w:r>
            <w:r>
              <w:rPr>
                <w:rStyle w:val="Strong"/>
                <w:rFonts w:ascii="Verdana" w:hAnsi="Verdana"/>
                <w:color w:val="000000"/>
                <w:sz w:val="20"/>
                <w:szCs w:val="20"/>
              </w:rPr>
              <w:t>more efficient </w:t>
            </w:r>
            <w:r>
              <w:rPr>
                <w:rFonts w:ascii="Verdana" w:hAnsi="Verdana"/>
                <w:color w:val="000000"/>
                <w:sz w:val="20"/>
                <w:szCs w:val="20"/>
              </w:rPr>
              <w:t>and used more than Post.</w:t>
            </w:r>
          </w:p>
        </w:tc>
        <w:tc>
          <w:tcPr>
            <w:tcW w:w="69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541F" w:rsidRDefault="00C0541F" w:rsidP="00C0541F">
            <w:pPr>
              <w:spacing w:line="345" w:lineRule="atLeast"/>
              <w:ind w:left="300"/>
              <w:rPr>
                <w:rFonts w:ascii="Verdana" w:hAnsi="Verdana"/>
                <w:color w:val="000000"/>
                <w:sz w:val="20"/>
                <w:szCs w:val="20"/>
              </w:rPr>
            </w:pPr>
            <w:r>
              <w:rPr>
                <w:rFonts w:ascii="Verdana" w:hAnsi="Verdana"/>
                <w:color w:val="000000"/>
                <w:sz w:val="20"/>
                <w:szCs w:val="20"/>
              </w:rPr>
              <w:t>Post request is </w:t>
            </w:r>
            <w:r>
              <w:rPr>
                <w:rStyle w:val="Strong"/>
                <w:rFonts w:ascii="Verdana" w:hAnsi="Verdana"/>
                <w:color w:val="000000"/>
                <w:sz w:val="20"/>
                <w:szCs w:val="20"/>
              </w:rPr>
              <w:t>less efficient </w:t>
            </w:r>
            <w:r>
              <w:rPr>
                <w:rFonts w:ascii="Verdana" w:hAnsi="Verdana"/>
                <w:color w:val="000000"/>
                <w:sz w:val="20"/>
                <w:szCs w:val="20"/>
              </w:rPr>
              <w:t>and used less than get.</w:t>
            </w:r>
          </w:p>
        </w:tc>
      </w:tr>
    </w:tbl>
    <w:p w:rsidR="00C0541F" w:rsidRDefault="00C0541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p>
    <w:p w:rsidR="00C0541F" w:rsidRDefault="00C0541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rFonts w:asciiTheme="minorHAnsi" w:hAnsiTheme="minorHAnsi" w:cstheme="minorHAnsi"/>
          <w:color w:val="FF0000"/>
          <w:sz w:val="28"/>
          <w:szCs w:val="28"/>
        </w:rPr>
        <w:t>Get</w:t>
      </w:r>
    </w:p>
    <w:p w:rsidR="00C0541F" w:rsidRPr="00C0541F" w:rsidRDefault="00C0541F" w:rsidP="00C0541F">
      <w:pPr>
        <w:spacing w:after="0" w:line="240" w:lineRule="auto"/>
        <w:rPr>
          <w:rFonts w:ascii="Times New Roman" w:eastAsia="Times New Roman" w:hAnsi="Times New Roman" w:cs="Times New Roman"/>
          <w:sz w:val="24"/>
          <w:szCs w:val="24"/>
          <w:lang w:eastAsia="en-IN"/>
        </w:rPr>
      </w:pPr>
      <w:r w:rsidRPr="00C0541F">
        <w:rPr>
          <w:rFonts w:ascii="Times New Roman" w:eastAsia="Times New Roman" w:hAnsi="Times New Roman" w:cs="Times New Roman"/>
          <w:noProof/>
          <w:sz w:val="24"/>
          <w:szCs w:val="24"/>
          <w:lang w:eastAsia="en-IN"/>
        </w:rPr>
        <w:lastRenderedPageBreak/>
        <w:drawing>
          <wp:inline distT="0" distB="0" distL="0" distR="0">
            <wp:extent cx="5981700" cy="3600450"/>
            <wp:effectExtent l="0" t="0" r="0" b="0"/>
            <wp:docPr id="4" name="Picture 4" descr="Servlet Reque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let Request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600450"/>
                    </a:xfrm>
                    <a:prstGeom prst="rect">
                      <a:avLst/>
                    </a:prstGeom>
                    <a:noFill/>
                    <a:ln>
                      <a:noFill/>
                    </a:ln>
                  </pic:spPr>
                </pic:pic>
              </a:graphicData>
            </a:graphic>
          </wp:inline>
        </w:drawing>
      </w:r>
    </w:p>
    <w:p w:rsidR="00C0541F" w:rsidRPr="00C0541F" w:rsidRDefault="00C0541F" w:rsidP="00C0541F">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Some other features of GET requests are:</w:t>
      </w:r>
    </w:p>
    <w:p w:rsidR="00C0541F" w:rsidRPr="00C0541F" w:rsidRDefault="00C0541F" w:rsidP="00C0541F">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It remains in the browser history</w:t>
      </w:r>
    </w:p>
    <w:p w:rsidR="00C0541F" w:rsidRPr="00C0541F" w:rsidRDefault="00C0541F" w:rsidP="00C0541F">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It can be bookmarked</w:t>
      </w:r>
    </w:p>
    <w:p w:rsidR="00C0541F" w:rsidRPr="00C0541F" w:rsidRDefault="00C0541F" w:rsidP="00C0541F">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It can be cached</w:t>
      </w:r>
    </w:p>
    <w:p w:rsidR="00C0541F" w:rsidRPr="00C0541F" w:rsidRDefault="00C0541F" w:rsidP="00C0541F">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It have length restrictions</w:t>
      </w:r>
    </w:p>
    <w:p w:rsidR="00C0541F" w:rsidRPr="00C0541F" w:rsidRDefault="00C0541F" w:rsidP="00C0541F">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It should never be used when dealing with sensitive data</w:t>
      </w:r>
    </w:p>
    <w:p w:rsidR="00C0541F" w:rsidRPr="00C0541F" w:rsidRDefault="00C0541F" w:rsidP="00C0541F">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It should only be used for retrieving the data</w:t>
      </w:r>
    </w:p>
    <w:p w:rsidR="00C0541F" w:rsidRDefault="00C0541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rFonts w:asciiTheme="minorHAnsi" w:hAnsiTheme="minorHAnsi" w:cstheme="minorHAnsi"/>
          <w:color w:val="FF0000"/>
          <w:sz w:val="28"/>
          <w:szCs w:val="28"/>
        </w:rPr>
        <w:t>Post</w:t>
      </w:r>
    </w:p>
    <w:p w:rsidR="00C0541F" w:rsidRPr="00C0541F" w:rsidRDefault="00C0541F" w:rsidP="00C0541F">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As we know, in case of post request original data is sent in message body. Let's see how information is passed to the server in case of post request.</w:t>
      </w:r>
    </w:p>
    <w:p w:rsidR="00C0541F" w:rsidRPr="00C0541F" w:rsidRDefault="00C0541F" w:rsidP="00C0541F">
      <w:pPr>
        <w:spacing w:after="0" w:line="240" w:lineRule="auto"/>
        <w:rPr>
          <w:rFonts w:ascii="Times New Roman" w:eastAsia="Times New Roman" w:hAnsi="Times New Roman" w:cs="Times New Roman"/>
          <w:sz w:val="24"/>
          <w:szCs w:val="24"/>
          <w:lang w:eastAsia="en-IN"/>
        </w:rPr>
      </w:pPr>
      <w:r w:rsidRPr="00C0541F">
        <w:rPr>
          <w:rFonts w:ascii="Times New Roman" w:eastAsia="Times New Roman" w:hAnsi="Times New Roman" w:cs="Times New Roman"/>
          <w:noProof/>
          <w:sz w:val="24"/>
          <w:szCs w:val="24"/>
          <w:lang w:eastAsia="en-IN"/>
        </w:rPr>
        <w:lastRenderedPageBreak/>
        <w:drawing>
          <wp:inline distT="0" distB="0" distL="0" distR="0">
            <wp:extent cx="5981700" cy="4410075"/>
            <wp:effectExtent l="0" t="0" r="0" b="9525"/>
            <wp:docPr id="5" name="Picture 5" descr="Servlet Reque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let Request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4410075"/>
                    </a:xfrm>
                    <a:prstGeom prst="rect">
                      <a:avLst/>
                    </a:prstGeom>
                    <a:noFill/>
                    <a:ln>
                      <a:noFill/>
                    </a:ln>
                  </pic:spPr>
                </pic:pic>
              </a:graphicData>
            </a:graphic>
          </wp:inline>
        </w:drawing>
      </w:r>
    </w:p>
    <w:p w:rsidR="00C0541F" w:rsidRPr="00C0541F" w:rsidRDefault="00C0541F" w:rsidP="00C0541F">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Some other features of POST requests are:</w:t>
      </w:r>
    </w:p>
    <w:p w:rsidR="00C0541F" w:rsidRPr="00C0541F" w:rsidRDefault="00C0541F" w:rsidP="00C0541F">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This requests cannot be bookmarked</w:t>
      </w:r>
    </w:p>
    <w:p w:rsidR="00C0541F" w:rsidRPr="00C0541F" w:rsidRDefault="00C0541F" w:rsidP="00C0541F">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This requests have no restrictions on length of data</w:t>
      </w:r>
    </w:p>
    <w:p w:rsidR="00C0541F" w:rsidRPr="00C0541F" w:rsidRDefault="00C0541F" w:rsidP="00C0541F">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This requests are never cached</w:t>
      </w:r>
    </w:p>
    <w:p w:rsidR="00C0541F" w:rsidRPr="00C0541F" w:rsidRDefault="00C0541F" w:rsidP="00C0541F">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C0541F">
        <w:rPr>
          <w:rFonts w:ascii="Verdana" w:eastAsia="Times New Roman" w:hAnsi="Verdana" w:cs="Times New Roman"/>
          <w:color w:val="000000"/>
          <w:sz w:val="20"/>
          <w:szCs w:val="20"/>
          <w:lang w:eastAsia="en-IN"/>
        </w:rPr>
        <w:t>This requests do not retain in the browser history</w:t>
      </w:r>
    </w:p>
    <w:p w:rsidR="00C0541F"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servlet life cycle</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servlet life cycle can be defined as the entire process from its creation till the destruction. The following are the paths followed by a servlet.</w:t>
      </w:r>
    </w:p>
    <w:p w:rsidR="00C0541F" w:rsidRDefault="00C0541F" w:rsidP="00C0541F">
      <w:pPr>
        <w:pStyle w:val="NormalWeb"/>
        <w:numPr>
          <w:ilvl w:val="0"/>
          <w:numId w:val="6"/>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servlet is initialized by calling the </w:t>
      </w:r>
      <w:r>
        <w:rPr>
          <w:rFonts w:ascii="Arial" w:hAnsi="Arial" w:cs="Arial"/>
          <w:b/>
          <w:bCs/>
          <w:color w:val="000000"/>
          <w:sz w:val="21"/>
          <w:szCs w:val="21"/>
        </w:rPr>
        <w:t>init()</w:t>
      </w:r>
      <w:r>
        <w:rPr>
          <w:rFonts w:ascii="Arial" w:hAnsi="Arial" w:cs="Arial"/>
          <w:color w:val="000000"/>
          <w:sz w:val="21"/>
          <w:szCs w:val="21"/>
        </w:rPr>
        <w:t> method.</w:t>
      </w:r>
    </w:p>
    <w:p w:rsidR="00C0541F" w:rsidRDefault="00C0541F" w:rsidP="00C0541F">
      <w:pPr>
        <w:pStyle w:val="NormalWeb"/>
        <w:numPr>
          <w:ilvl w:val="0"/>
          <w:numId w:val="6"/>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servlet calls </w:t>
      </w:r>
      <w:r>
        <w:rPr>
          <w:rFonts w:ascii="Arial" w:hAnsi="Arial" w:cs="Arial"/>
          <w:b/>
          <w:bCs/>
          <w:color w:val="000000"/>
          <w:sz w:val="21"/>
          <w:szCs w:val="21"/>
        </w:rPr>
        <w:t>service()</w:t>
      </w:r>
      <w:r>
        <w:rPr>
          <w:rFonts w:ascii="Arial" w:hAnsi="Arial" w:cs="Arial"/>
          <w:color w:val="000000"/>
          <w:sz w:val="21"/>
          <w:szCs w:val="21"/>
        </w:rPr>
        <w:t> method to process a client's request.</w:t>
      </w:r>
    </w:p>
    <w:p w:rsidR="00C0541F" w:rsidRDefault="00C0541F" w:rsidP="00C0541F">
      <w:pPr>
        <w:pStyle w:val="NormalWeb"/>
        <w:numPr>
          <w:ilvl w:val="0"/>
          <w:numId w:val="6"/>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servlet is terminated by calling the </w:t>
      </w:r>
      <w:r>
        <w:rPr>
          <w:rFonts w:ascii="Arial" w:hAnsi="Arial" w:cs="Arial"/>
          <w:b/>
          <w:bCs/>
          <w:color w:val="000000"/>
          <w:sz w:val="21"/>
          <w:szCs w:val="21"/>
        </w:rPr>
        <w:t>destroy()</w:t>
      </w:r>
      <w:r>
        <w:rPr>
          <w:rFonts w:ascii="Arial" w:hAnsi="Arial" w:cs="Arial"/>
          <w:color w:val="000000"/>
          <w:sz w:val="21"/>
          <w:szCs w:val="21"/>
        </w:rPr>
        <w:t> method.</w:t>
      </w:r>
    </w:p>
    <w:p w:rsidR="00C0541F" w:rsidRDefault="00C0541F" w:rsidP="00C0541F">
      <w:pPr>
        <w:pStyle w:val="NormalWeb"/>
        <w:numPr>
          <w:ilvl w:val="0"/>
          <w:numId w:val="6"/>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Finally, servlet is garbage collected by the garbage collector of the JVM.</w:t>
      </w:r>
    </w:p>
    <w:p w:rsidR="00C0541F" w:rsidRDefault="00C0541F" w:rsidP="00C0541F">
      <w:pPr>
        <w:pStyle w:val="NormalWeb"/>
        <w:spacing w:before="120" w:beforeAutospacing="0" w:after="144" w:afterAutospacing="0"/>
        <w:ind w:left="768" w:right="48"/>
        <w:jc w:val="both"/>
        <w:rPr>
          <w:rFonts w:ascii="Arial" w:hAnsi="Arial" w:cs="Arial"/>
          <w:color w:val="000000"/>
          <w:sz w:val="21"/>
          <w:szCs w:val="21"/>
        </w:rPr>
      </w:pPr>
    </w:p>
    <w:p w:rsidR="00C0541F" w:rsidRDefault="00C0541F" w:rsidP="00C0541F">
      <w:pPr>
        <w:pStyle w:val="Heading2"/>
        <w:rPr>
          <w:rFonts w:ascii="Arial" w:hAnsi="Arial" w:cs="Arial"/>
          <w:sz w:val="35"/>
          <w:szCs w:val="35"/>
        </w:rPr>
      </w:pPr>
      <w:r>
        <w:rPr>
          <w:rFonts w:ascii="Arial" w:hAnsi="Arial" w:cs="Arial"/>
          <w:b/>
          <w:bCs/>
          <w:sz w:val="35"/>
          <w:szCs w:val="35"/>
        </w:rPr>
        <w:lastRenderedPageBreak/>
        <w:t>The init() Method</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init method is called only once. It is called only when the servlet is created, and not called for any user requests afterwards. So, it is used for one-time initializations, just as with the init method of applets.</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servlet is normally created when a user first invokes a URL corresponding to the servlet, but you can also specify that the servlet be loaded when the server is first started.</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user invokes a servlet, a single instance of each servlet gets created, with each user request resulting in a new thread that is handed off to doGet or doPost as appropriate. The init() method simply creates or loads some data that will be used throughout the life of the servlet.</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init method definition looks like this −</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init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rFonts w:eastAsiaTheme="majorEastAsia"/>
          <w:color w:val="880000"/>
          <w:sz w:val="23"/>
          <w:szCs w:val="23"/>
        </w:rPr>
        <w:t>// Initialization code...</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0541F" w:rsidRDefault="00C0541F" w:rsidP="00C0541F">
      <w:pPr>
        <w:pStyle w:val="Heading2"/>
        <w:rPr>
          <w:rFonts w:ascii="Arial" w:hAnsi="Arial" w:cs="Arial"/>
          <w:sz w:val="35"/>
          <w:szCs w:val="35"/>
        </w:rPr>
      </w:pPr>
      <w:r>
        <w:rPr>
          <w:rFonts w:ascii="Arial" w:hAnsi="Arial" w:cs="Arial"/>
          <w:b/>
          <w:bCs/>
          <w:sz w:val="35"/>
          <w:szCs w:val="35"/>
        </w:rPr>
        <w:t>The service() Method</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service() method is the main method to perform the actual task. The servlet container (i.e. web server) calls the service() method to handle requests coming from the client( browsers) and to write the formatted response back to the client.</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Each time the server receives a request for a servlet, the server spawns a new thread and calls service. The service() method checks the HTTP request type (GET, POST, PUT, DELETE, etc.) and calls doGet, doPost, doPut, doDelete, etc. methods as appropriate.</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the signature of this method −</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service</w:t>
      </w:r>
      <w:r>
        <w:rPr>
          <w:rStyle w:val="pun"/>
          <w:color w:val="666600"/>
          <w:sz w:val="23"/>
          <w:szCs w:val="23"/>
        </w:rPr>
        <w:t>(</w:t>
      </w:r>
      <w:r>
        <w:rPr>
          <w:rStyle w:val="typ"/>
          <w:color w:val="660066"/>
          <w:sz w:val="23"/>
          <w:szCs w:val="23"/>
        </w:rPr>
        <w:t>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un"/>
          <w:color w:val="666600"/>
          <w:sz w:val="23"/>
          <w:szCs w:val="23"/>
        </w:rPr>
        <w:t>,</w:t>
      </w:r>
      <w:r>
        <w:rPr>
          <w:rStyle w:val="pln"/>
          <w:color w:val="000000"/>
          <w:sz w:val="23"/>
          <w:szCs w:val="23"/>
        </w:rPr>
        <w:t xml:space="preserve"> </w:t>
      </w:r>
      <w:r>
        <w:rPr>
          <w:rStyle w:val="typ"/>
          <w:color w:val="660066"/>
          <w:sz w:val="23"/>
          <w:szCs w:val="23"/>
        </w:rPr>
        <w:t>IOException</w:t>
      </w:r>
      <w:r>
        <w:rPr>
          <w:rStyle w:val="pln"/>
          <w:color w:val="000000"/>
          <w:sz w:val="23"/>
          <w:szCs w:val="23"/>
        </w:rPr>
        <w:t xml:space="preserve"> </w:t>
      </w:r>
      <w:r>
        <w:rPr>
          <w:rStyle w:val="pun"/>
          <w:color w:val="666600"/>
          <w:sz w:val="23"/>
          <w:szCs w:val="23"/>
        </w:rPr>
        <w:t>{</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service () method is called by the container and service method invokes doGet, doPost, doPut, doDelete, etc. methods as appropriate. So you have nothing to do with service() method but you override either doGet() or doPost() depending on what type of request you receive from the client.</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doGet() and doPost() are most frequently used methods with in each service request. Here is the signature of these two methods.</w:t>
      </w:r>
    </w:p>
    <w:p w:rsidR="00C0541F" w:rsidRDefault="00C0541F" w:rsidP="00C0541F">
      <w:pPr>
        <w:pStyle w:val="Heading2"/>
        <w:rPr>
          <w:rFonts w:ascii="Arial" w:hAnsi="Arial" w:cs="Arial"/>
          <w:color w:val="auto"/>
          <w:sz w:val="35"/>
          <w:szCs w:val="35"/>
        </w:rPr>
      </w:pPr>
      <w:r>
        <w:rPr>
          <w:rFonts w:ascii="Arial" w:hAnsi="Arial" w:cs="Arial"/>
          <w:b/>
          <w:bCs/>
          <w:sz w:val="35"/>
          <w:szCs w:val="35"/>
        </w:rPr>
        <w:t>The doGet() Method</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GET request results from a normal request for a URL or from an HTML form that has no METHOD specified and it should be handled by doGet() method.</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doGet</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un"/>
          <w:color w:val="666600"/>
          <w:sz w:val="23"/>
          <w:szCs w:val="23"/>
        </w:rPr>
        <w:t>,</w:t>
      </w:r>
      <w:r>
        <w:rPr>
          <w:rStyle w:val="pln"/>
          <w:color w:val="000000"/>
          <w:sz w:val="23"/>
          <w:szCs w:val="23"/>
        </w:rPr>
        <w:t xml:space="preserve"> </w:t>
      </w:r>
      <w:r>
        <w:rPr>
          <w:rStyle w:val="typ"/>
          <w:color w:val="660066"/>
          <w:sz w:val="23"/>
          <w:szCs w:val="23"/>
        </w:rPr>
        <w:t>IOException</w:t>
      </w:r>
      <w:r>
        <w:rPr>
          <w:rStyle w:val="pln"/>
          <w:color w:val="000000"/>
          <w:sz w:val="23"/>
          <w:szCs w:val="23"/>
        </w:rPr>
        <w:t xml:space="preserve"> </w:t>
      </w:r>
      <w:r>
        <w:rPr>
          <w:rStyle w:val="pun"/>
          <w:color w:val="666600"/>
          <w:sz w:val="23"/>
          <w:szCs w:val="23"/>
        </w:rPr>
        <w:t>{</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rFonts w:eastAsiaTheme="majorEastAsia"/>
          <w:color w:val="880000"/>
          <w:sz w:val="23"/>
          <w:szCs w:val="23"/>
        </w:rPr>
        <w:t>// Servlet code</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C0541F" w:rsidRDefault="00C0541F" w:rsidP="00C0541F">
      <w:pPr>
        <w:pStyle w:val="Heading2"/>
        <w:rPr>
          <w:rFonts w:ascii="Arial" w:hAnsi="Arial" w:cs="Arial"/>
          <w:sz w:val="35"/>
          <w:szCs w:val="35"/>
        </w:rPr>
      </w:pPr>
      <w:r>
        <w:rPr>
          <w:rFonts w:ascii="Arial" w:hAnsi="Arial" w:cs="Arial"/>
          <w:b/>
          <w:bCs/>
          <w:sz w:val="35"/>
          <w:szCs w:val="35"/>
        </w:rPr>
        <w:t>The doPost() Method</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POST request results from an HTML form that specifically lists POST as the METHOD and it should be handled by doPost() method.</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doPost</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un"/>
          <w:color w:val="666600"/>
          <w:sz w:val="23"/>
          <w:szCs w:val="23"/>
        </w:rPr>
        <w:t>,</w:t>
      </w:r>
      <w:r>
        <w:rPr>
          <w:rStyle w:val="pln"/>
          <w:color w:val="000000"/>
          <w:sz w:val="23"/>
          <w:szCs w:val="23"/>
        </w:rPr>
        <w:t xml:space="preserve"> </w:t>
      </w:r>
      <w:r>
        <w:rPr>
          <w:rStyle w:val="typ"/>
          <w:color w:val="660066"/>
          <w:sz w:val="23"/>
          <w:szCs w:val="23"/>
        </w:rPr>
        <w:t>IOException</w:t>
      </w:r>
      <w:r>
        <w:rPr>
          <w:rStyle w:val="pln"/>
          <w:color w:val="000000"/>
          <w:sz w:val="23"/>
          <w:szCs w:val="23"/>
        </w:rPr>
        <w:t xml:space="preserve"> </w:t>
      </w:r>
      <w:r>
        <w:rPr>
          <w:rStyle w:val="pun"/>
          <w:color w:val="666600"/>
          <w:sz w:val="23"/>
          <w:szCs w:val="23"/>
        </w:rPr>
        <w:t>{</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rFonts w:eastAsiaTheme="majorEastAsia"/>
          <w:color w:val="880000"/>
          <w:sz w:val="23"/>
          <w:szCs w:val="23"/>
        </w:rPr>
        <w:t>// Servlet code</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0541F" w:rsidRDefault="00C0541F" w:rsidP="00C0541F">
      <w:pPr>
        <w:pStyle w:val="Heading2"/>
        <w:rPr>
          <w:rFonts w:ascii="Arial" w:hAnsi="Arial" w:cs="Arial"/>
          <w:sz w:val="35"/>
          <w:szCs w:val="35"/>
        </w:rPr>
      </w:pPr>
      <w:r>
        <w:rPr>
          <w:rFonts w:ascii="Arial" w:hAnsi="Arial" w:cs="Arial"/>
          <w:b/>
          <w:bCs/>
          <w:sz w:val="35"/>
          <w:szCs w:val="35"/>
        </w:rPr>
        <w:t>The destroy() Method</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destroy() method is called only once at the end of the life cycle of a servlet. This method gives your servlet a chance to close database connections, halt background threads, write cookie lists or hit counts to disk, and perform other such cleanup activities.</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the destroy() method is called, the servlet object is marked for garbage collection. The destroy method definition looks like this −</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destroy</w:t>
      </w:r>
      <w:r>
        <w:rPr>
          <w:rStyle w:val="pun"/>
          <w:color w:val="666600"/>
          <w:sz w:val="23"/>
          <w:szCs w:val="23"/>
        </w:rPr>
        <w:t>()</w:t>
      </w:r>
      <w:r>
        <w:rPr>
          <w:rStyle w:val="pln"/>
          <w:color w:val="000000"/>
          <w:sz w:val="23"/>
          <w:szCs w:val="23"/>
        </w:rPr>
        <w:t xml:space="preserve"> </w:t>
      </w:r>
      <w:r>
        <w:rPr>
          <w:rStyle w:val="pun"/>
          <w:color w:val="666600"/>
          <w:sz w:val="23"/>
          <w:szCs w:val="23"/>
        </w:rPr>
        <w:t>{</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rFonts w:eastAsiaTheme="majorEastAsia"/>
          <w:color w:val="880000"/>
          <w:sz w:val="23"/>
          <w:szCs w:val="23"/>
        </w:rPr>
        <w:t>// Finalization code...</w:t>
      </w:r>
    </w:p>
    <w:p w:rsidR="00C0541F" w:rsidRDefault="00C0541F" w:rsidP="00C054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0541F" w:rsidRDefault="00C0541F" w:rsidP="00C0541F">
      <w:pPr>
        <w:pStyle w:val="Heading2"/>
        <w:rPr>
          <w:rFonts w:ascii="Arial" w:hAnsi="Arial" w:cs="Arial"/>
          <w:sz w:val="35"/>
          <w:szCs w:val="35"/>
        </w:rPr>
      </w:pPr>
      <w:r>
        <w:rPr>
          <w:rFonts w:ascii="Arial" w:hAnsi="Arial" w:cs="Arial"/>
          <w:b/>
          <w:bCs/>
          <w:sz w:val="35"/>
          <w:szCs w:val="35"/>
        </w:rPr>
        <w:t>Architecture Diagram</w:t>
      </w:r>
    </w:p>
    <w:p w:rsidR="00C0541F" w:rsidRDefault="00C0541F" w:rsidP="00C0541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figure depicts a typical servlet life-cycle scenario.</w:t>
      </w:r>
    </w:p>
    <w:p w:rsidR="00C0541F" w:rsidRDefault="00C0541F" w:rsidP="00C0541F">
      <w:pPr>
        <w:pStyle w:val="NormalWeb"/>
        <w:numPr>
          <w:ilvl w:val="0"/>
          <w:numId w:val="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First the HTTP requests coming to the server are delegated to the servlet container.</w:t>
      </w:r>
    </w:p>
    <w:p w:rsidR="00C0541F" w:rsidRDefault="00C0541F" w:rsidP="00C0541F">
      <w:pPr>
        <w:pStyle w:val="NormalWeb"/>
        <w:numPr>
          <w:ilvl w:val="0"/>
          <w:numId w:val="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servlet container loads the servlet before invoking the service() method.</w:t>
      </w:r>
    </w:p>
    <w:p w:rsidR="00C0541F" w:rsidRDefault="00C0541F" w:rsidP="00C0541F">
      <w:pPr>
        <w:pStyle w:val="NormalWeb"/>
        <w:numPr>
          <w:ilvl w:val="0"/>
          <w:numId w:val="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Then the servlet container handles multiple requests by spawning multiple threads, each thread executing the service() method of a single instance of the servlet.</w:t>
      </w:r>
    </w:p>
    <w:p w:rsidR="00C0541F" w:rsidRDefault="00C0541F" w:rsidP="00C0541F">
      <w:pPr>
        <w:pStyle w:val="NormalWeb"/>
        <w:spacing w:before="120" w:beforeAutospacing="0" w:after="144" w:afterAutospacing="0"/>
        <w:ind w:left="768" w:right="48"/>
        <w:jc w:val="both"/>
        <w:rPr>
          <w:rFonts w:ascii="Arial" w:hAnsi="Arial" w:cs="Arial"/>
          <w:color w:val="000000"/>
          <w:sz w:val="21"/>
          <w:szCs w:val="21"/>
        </w:rPr>
      </w:pPr>
      <w:r>
        <w:rPr>
          <w:noProof/>
        </w:rPr>
        <w:lastRenderedPageBreak/>
        <w:drawing>
          <wp:inline distT="0" distB="0" distL="0" distR="0">
            <wp:extent cx="4438650" cy="3590925"/>
            <wp:effectExtent l="0" t="0" r="0" b="9525"/>
            <wp:docPr id="6" name="Picture 6"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let Life 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3590925"/>
                    </a:xfrm>
                    <a:prstGeom prst="rect">
                      <a:avLst/>
                    </a:prstGeom>
                    <a:noFill/>
                    <a:ln>
                      <a:noFill/>
                    </a:ln>
                  </pic:spPr>
                </pic:pic>
              </a:graphicData>
            </a:graphic>
          </wp:inline>
        </w:drawing>
      </w:r>
    </w:p>
    <w:p w:rsidR="00F0386E" w:rsidRDefault="00C0541F" w:rsidP="00C0541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xml:space="preserve"> </w:t>
      </w:r>
      <w:r w:rsidR="00BC6C5F" w:rsidRPr="00094CB6">
        <w:rPr>
          <w:rFonts w:asciiTheme="minorHAnsi" w:hAnsiTheme="minorHAnsi" w:cstheme="minorHAnsi"/>
          <w:color w:val="FF0000"/>
          <w:sz w:val="28"/>
          <w:szCs w:val="28"/>
        </w:rPr>
        <w:t>session tracking mechanism</w:t>
      </w:r>
    </w:p>
    <w:p w:rsidR="00F0386E" w:rsidRDefault="00F0386E" w:rsidP="00F0386E">
      <w:pPr>
        <w:pStyle w:val="Heading3"/>
        <w:shd w:val="clear" w:color="auto" w:fill="FFFFFF"/>
        <w:spacing w:line="312" w:lineRule="atLeast"/>
        <w:rPr>
          <w:rFonts w:ascii="Helvetica" w:hAnsi="Helvetica"/>
          <w:color w:val="610B4B"/>
          <w:sz w:val="32"/>
          <w:szCs w:val="32"/>
        </w:rPr>
      </w:pPr>
      <w:r>
        <w:rPr>
          <w:rFonts w:ascii="Helvetica" w:hAnsi="Helvetica"/>
          <w:b/>
          <w:bCs/>
          <w:color w:val="610B4B"/>
          <w:sz w:val="32"/>
          <w:szCs w:val="32"/>
        </w:rPr>
        <w:t>Session Tracking Techniques</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There are four techniques used in Session tracking:</w:t>
      </w:r>
    </w:p>
    <w:p w:rsidR="00F0386E" w:rsidRPr="0054458B" w:rsidRDefault="00F0386E" w:rsidP="00F0386E">
      <w:pPr>
        <w:numPr>
          <w:ilvl w:val="0"/>
          <w:numId w:val="8"/>
        </w:numPr>
        <w:shd w:val="clear" w:color="auto" w:fill="FFFFFF"/>
        <w:spacing w:before="60" w:after="100" w:afterAutospacing="1" w:line="315" w:lineRule="atLeast"/>
        <w:rPr>
          <w:rStyle w:val="Strong"/>
          <w:rFonts w:ascii="Verdana" w:hAnsi="Verdana"/>
          <w:b w:val="0"/>
          <w:bCs w:val="0"/>
          <w:color w:val="FF0000"/>
          <w:sz w:val="24"/>
          <w:szCs w:val="24"/>
        </w:rPr>
      </w:pPr>
      <w:r w:rsidRPr="0054458B">
        <w:rPr>
          <w:rStyle w:val="Strong"/>
          <w:rFonts w:ascii="Verdana" w:hAnsi="Verdana"/>
          <w:color w:val="FF0000"/>
          <w:sz w:val="24"/>
          <w:szCs w:val="24"/>
        </w:rPr>
        <w:t>Cookies</w:t>
      </w:r>
    </w:p>
    <w:p w:rsidR="0054458B" w:rsidRPr="0054458B" w:rsidRDefault="0054458B" w:rsidP="0054458B">
      <w:pPr>
        <w:shd w:val="clear" w:color="auto" w:fill="FFFFFF"/>
        <w:spacing w:before="60" w:after="100" w:afterAutospacing="1" w:line="315" w:lineRule="atLeast"/>
        <w:ind w:left="720"/>
        <w:rPr>
          <w:rStyle w:val="Strong"/>
          <w:rFonts w:ascii="Verdana" w:hAnsi="Verdana"/>
          <w:b w:val="0"/>
          <w:bCs w:val="0"/>
          <w:color w:val="FF0000"/>
          <w:sz w:val="24"/>
          <w:szCs w:val="24"/>
        </w:rPr>
      </w:pPr>
      <w:r>
        <w:rPr>
          <w:rFonts w:ascii="Arial" w:hAnsi="Arial" w:cs="Arial"/>
          <w:b/>
          <w:bCs/>
          <w:color w:val="222222"/>
          <w:shd w:val="clear" w:color="auto" w:fill="FFFFFF"/>
        </w:rPr>
        <w:t>Cookies</w:t>
      </w:r>
      <w:r>
        <w:rPr>
          <w:rFonts w:ascii="Arial" w:hAnsi="Arial" w:cs="Arial"/>
          <w:color w:val="222222"/>
          <w:shd w:val="clear" w:color="auto" w:fill="FFFFFF"/>
        </w:rPr>
        <w:t> are text files stored on the client computer and they are kept for various information tracking purpose.  Browser stores this information on local machine for future use.</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br/>
        <w:t>There are 2 types of cookies in servlets.</w:t>
      </w:r>
    </w:p>
    <w:p w:rsidR="00F0386E" w:rsidRDefault="00F0386E" w:rsidP="00F0386E">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Non-persistent cookie</w:t>
      </w:r>
    </w:p>
    <w:p w:rsidR="00F0386E" w:rsidRDefault="00F0386E" w:rsidP="00F0386E">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Persistent cookie</w:t>
      </w:r>
    </w:p>
    <w:p w:rsidR="00F0386E" w:rsidRDefault="00F0386E" w:rsidP="00F0386E">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Non-persistent cookie</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It is </w:t>
      </w:r>
      <w:r>
        <w:rPr>
          <w:rFonts w:ascii="Verdana" w:hAnsi="Verdana"/>
          <w:b/>
          <w:bCs/>
          <w:color w:val="000000"/>
          <w:sz w:val="20"/>
          <w:szCs w:val="20"/>
        </w:rPr>
        <w:t>valid for single session</w:t>
      </w:r>
      <w:r>
        <w:rPr>
          <w:rFonts w:ascii="Verdana" w:hAnsi="Verdana"/>
          <w:color w:val="000000"/>
          <w:sz w:val="20"/>
          <w:szCs w:val="20"/>
        </w:rPr>
        <w:t> only. It is removed each time when user closes the browser.</w:t>
      </w:r>
    </w:p>
    <w:p w:rsidR="00F0386E" w:rsidRDefault="00F0386E" w:rsidP="00F0386E">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Persistent cookie</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It is </w:t>
      </w:r>
      <w:r>
        <w:rPr>
          <w:rFonts w:ascii="Verdana" w:hAnsi="Verdana"/>
          <w:b/>
          <w:bCs/>
          <w:color w:val="000000"/>
          <w:sz w:val="20"/>
          <w:szCs w:val="20"/>
        </w:rPr>
        <w:t>valid for multiple session</w:t>
      </w:r>
      <w:r>
        <w:rPr>
          <w:rFonts w:ascii="Verdana" w:hAnsi="Verdana"/>
          <w:color w:val="000000"/>
          <w:sz w:val="20"/>
          <w:szCs w:val="20"/>
        </w:rPr>
        <w:t> . It is not removed each time when user closes the browser. It is removed only if user logout or signout.</w:t>
      </w:r>
    </w:p>
    <w:p w:rsidR="00F0386E" w:rsidRDefault="00F0386E" w:rsidP="00F0386E">
      <w:pPr>
        <w:rPr>
          <w:rFonts w:ascii="Times New Roman" w:hAnsi="Times New Roman"/>
          <w:sz w:val="24"/>
          <w:szCs w:val="24"/>
        </w:rPr>
      </w:pPr>
      <w:r>
        <w:lastRenderedPageBreak/>
        <w:pict>
          <v:rect id="_x0000_i1037"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Advantage of Cookies</w:t>
      </w:r>
    </w:p>
    <w:p w:rsidR="00F0386E" w:rsidRDefault="00F0386E" w:rsidP="00F0386E">
      <w:pPr>
        <w:numPr>
          <w:ilvl w:val="0"/>
          <w:numId w:val="1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Simplest technique of maintaining the state.</w:t>
      </w:r>
    </w:p>
    <w:p w:rsidR="00F0386E" w:rsidRDefault="00F0386E" w:rsidP="00F0386E">
      <w:pPr>
        <w:numPr>
          <w:ilvl w:val="0"/>
          <w:numId w:val="1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Cookies are maintained at client side.</w:t>
      </w:r>
    </w:p>
    <w:p w:rsidR="00F0386E" w:rsidRDefault="00F0386E" w:rsidP="00F0386E">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Disadvantage of Cookies</w:t>
      </w:r>
    </w:p>
    <w:p w:rsidR="00F0386E" w:rsidRDefault="00F0386E" w:rsidP="00F0386E">
      <w:pPr>
        <w:numPr>
          <w:ilvl w:val="0"/>
          <w:numId w:val="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will not work if cookie is disabled from the browser.</w:t>
      </w:r>
    </w:p>
    <w:p w:rsidR="00F0386E" w:rsidRDefault="00F0386E" w:rsidP="00F0386E">
      <w:pPr>
        <w:numPr>
          <w:ilvl w:val="0"/>
          <w:numId w:val="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Only textual information can be set in Cookie object.</w:t>
      </w:r>
    </w:p>
    <w:p w:rsidR="00F0386E" w:rsidRDefault="00F0386E" w:rsidP="00F0386E">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3"/>
          <w:szCs w:val="23"/>
        </w:rPr>
      </w:pPr>
      <w:r>
        <w:rPr>
          <w:rFonts w:ascii="Arial" w:hAnsi="Arial" w:cs="Arial"/>
          <w:b w:val="0"/>
          <w:bCs w:val="0"/>
          <w:color w:val="008000"/>
          <w:sz w:val="23"/>
          <w:szCs w:val="23"/>
        </w:rPr>
        <w:t>Note: Gmail uses cookie technique for login. If you disable the cookie, gmail won't work.</w:t>
      </w:r>
    </w:p>
    <w:p w:rsidR="00F0386E" w:rsidRDefault="00F0386E" w:rsidP="00F0386E">
      <w:pPr>
        <w:rPr>
          <w:rFonts w:ascii="Times New Roman" w:hAnsi="Times New Roman" w:cs="Times New Roman"/>
          <w:sz w:val="24"/>
          <w:szCs w:val="24"/>
        </w:rPr>
      </w:pPr>
      <w:r>
        <w:pict>
          <v:rect id="_x0000_i1038"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Cookie class</w:t>
      </w:r>
    </w:p>
    <w:p w:rsidR="00F0386E" w:rsidRDefault="00F0386E" w:rsidP="00F0386E">
      <w:pPr>
        <w:pStyle w:val="NormalWeb"/>
        <w:shd w:val="clear" w:color="auto" w:fill="FFFFFF"/>
        <w:rPr>
          <w:rFonts w:ascii="Verdana" w:hAnsi="Verdana"/>
          <w:color w:val="000000"/>
          <w:sz w:val="20"/>
          <w:szCs w:val="20"/>
        </w:rPr>
      </w:pPr>
      <w:r>
        <w:rPr>
          <w:rStyle w:val="Strong"/>
          <w:rFonts w:ascii="Verdana" w:hAnsi="Verdana"/>
          <w:color w:val="000000"/>
          <w:sz w:val="20"/>
          <w:szCs w:val="20"/>
        </w:rPr>
        <w:t>javax.servlet.http.Cookie</w:t>
      </w:r>
      <w:r>
        <w:rPr>
          <w:rFonts w:ascii="Verdana" w:hAnsi="Verdana"/>
          <w:color w:val="000000"/>
          <w:sz w:val="20"/>
          <w:szCs w:val="20"/>
        </w:rPr>
        <w:t> class provides the functionality of using cookies. It provides a lot of useful methods for cookies.</w:t>
      </w:r>
    </w:p>
    <w:p w:rsidR="00F0386E" w:rsidRDefault="00F0386E" w:rsidP="00F0386E">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Constructor of Cookie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8790"/>
      </w:tblGrid>
      <w:tr w:rsidR="00F0386E" w:rsidTr="00F0386E">
        <w:tc>
          <w:tcPr>
            <w:tcW w:w="4245" w:type="dxa"/>
            <w:shd w:val="clear" w:color="auto" w:fill="C7CCBE"/>
            <w:tcMar>
              <w:top w:w="180" w:type="dxa"/>
              <w:left w:w="180" w:type="dxa"/>
              <w:bottom w:w="180" w:type="dxa"/>
              <w:right w:w="180" w:type="dxa"/>
            </w:tcMar>
            <w:hideMark/>
          </w:tcPr>
          <w:p w:rsidR="00F0386E" w:rsidRDefault="00F0386E">
            <w:pPr>
              <w:rPr>
                <w:rFonts w:ascii="Times New Roman" w:hAnsi="Times New Roman"/>
                <w:b/>
                <w:bCs/>
                <w:color w:val="000000"/>
                <w:sz w:val="26"/>
                <w:szCs w:val="26"/>
              </w:rPr>
            </w:pPr>
            <w:r>
              <w:rPr>
                <w:b/>
                <w:bCs/>
                <w:color w:val="000000"/>
                <w:sz w:val="26"/>
                <w:szCs w:val="26"/>
              </w:rPr>
              <w:t>Constructor</w:t>
            </w:r>
          </w:p>
        </w:tc>
        <w:tc>
          <w:tcPr>
            <w:tcW w:w="8790" w:type="dxa"/>
            <w:shd w:val="clear" w:color="auto" w:fill="C7CCBE"/>
            <w:tcMar>
              <w:top w:w="180" w:type="dxa"/>
              <w:left w:w="180" w:type="dxa"/>
              <w:bottom w:w="180" w:type="dxa"/>
              <w:right w:w="180" w:type="dxa"/>
            </w:tcMar>
            <w:hideMark/>
          </w:tcPr>
          <w:p w:rsidR="00F0386E" w:rsidRDefault="00F0386E">
            <w:pPr>
              <w:rPr>
                <w:b/>
                <w:bCs/>
                <w:color w:val="000000"/>
                <w:sz w:val="26"/>
                <w:szCs w:val="26"/>
              </w:rPr>
            </w:pPr>
            <w:r>
              <w:rPr>
                <w:b/>
                <w:bCs/>
                <w:color w:val="000000"/>
                <w:sz w:val="26"/>
                <w:szCs w:val="26"/>
              </w:rPr>
              <w:t>Description</w:t>
            </w:r>
          </w:p>
        </w:tc>
      </w:tr>
      <w:tr w:rsidR="00F0386E" w:rsidTr="00F0386E">
        <w:tc>
          <w:tcPr>
            <w:tcW w:w="424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Cookie()</w:t>
            </w:r>
          </w:p>
        </w:tc>
        <w:tc>
          <w:tcPr>
            <w:tcW w:w="8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constructs a cookie.</w:t>
            </w:r>
          </w:p>
        </w:tc>
      </w:tr>
      <w:tr w:rsidR="00F0386E" w:rsidTr="00F0386E">
        <w:tc>
          <w:tcPr>
            <w:tcW w:w="424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Cookie(String name, String value)</w:t>
            </w:r>
          </w:p>
        </w:tc>
        <w:tc>
          <w:tcPr>
            <w:tcW w:w="8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constructs a cookie with a specified</w:t>
            </w:r>
          </w:p>
          <w:p w:rsidR="00F0386E" w:rsidRDefault="00F0386E" w:rsidP="00F0386E">
            <w:pPr>
              <w:spacing w:line="345" w:lineRule="atLeast"/>
              <w:ind w:left="300"/>
              <w:rPr>
                <w:rFonts w:ascii="Verdana" w:hAnsi="Verdana"/>
                <w:color w:val="000000"/>
                <w:sz w:val="20"/>
                <w:szCs w:val="20"/>
              </w:rPr>
            </w:pPr>
            <w:r>
              <w:rPr>
                <w:rFonts w:ascii="Verdana" w:hAnsi="Verdana"/>
                <w:color w:val="000000"/>
                <w:sz w:val="20"/>
                <w:szCs w:val="20"/>
              </w:rPr>
              <w:t xml:space="preserve"> name and value.</w:t>
            </w:r>
          </w:p>
        </w:tc>
      </w:tr>
    </w:tbl>
    <w:p w:rsidR="00F0386E" w:rsidRDefault="00F0386E" w:rsidP="00F0386E">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Useful Methods of Cookie class</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There are given some commonly used methods of the Cookie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03"/>
        <w:gridCol w:w="8932"/>
      </w:tblGrid>
      <w:tr w:rsidR="00F0386E" w:rsidTr="00F0386E">
        <w:tc>
          <w:tcPr>
            <w:tcW w:w="4103" w:type="dxa"/>
            <w:shd w:val="clear" w:color="auto" w:fill="C7CCBE"/>
            <w:tcMar>
              <w:top w:w="180" w:type="dxa"/>
              <w:left w:w="180" w:type="dxa"/>
              <w:bottom w:w="180" w:type="dxa"/>
              <w:right w:w="180" w:type="dxa"/>
            </w:tcMar>
            <w:hideMark/>
          </w:tcPr>
          <w:p w:rsidR="00F0386E" w:rsidRDefault="00F0386E">
            <w:pPr>
              <w:rPr>
                <w:rFonts w:ascii="Times New Roman" w:hAnsi="Times New Roman"/>
                <w:b/>
                <w:bCs/>
                <w:color w:val="000000"/>
                <w:sz w:val="26"/>
                <w:szCs w:val="26"/>
              </w:rPr>
            </w:pPr>
            <w:r>
              <w:rPr>
                <w:b/>
                <w:bCs/>
                <w:color w:val="000000"/>
                <w:sz w:val="26"/>
                <w:szCs w:val="26"/>
              </w:rPr>
              <w:t>Method</w:t>
            </w:r>
          </w:p>
        </w:tc>
        <w:tc>
          <w:tcPr>
            <w:tcW w:w="8932" w:type="dxa"/>
            <w:shd w:val="clear" w:color="auto" w:fill="C7CCBE"/>
            <w:tcMar>
              <w:top w:w="180" w:type="dxa"/>
              <w:left w:w="180" w:type="dxa"/>
              <w:bottom w:w="180" w:type="dxa"/>
              <w:right w:w="180" w:type="dxa"/>
            </w:tcMar>
            <w:hideMark/>
          </w:tcPr>
          <w:p w:rsidR="00F0386E" w:rsidRDefault="00F0386E">
            <w:pPr>
              <w:rPr>
                <w:b/>
                <w:bCs/>
                <w:color w:val="000000"/>
                <w:sz w:val="26"/>
                <w:szCs w:val="26"/>
              </w:rPr>
            </w:pPr>
            <w:r>
              <w:rPr>
                <w:b/>
                <w:bCs/>
                <w:color w:val="000000"/>
                <w:sz w:val="26"/>
                <w:szCs w:val="26"/>
              </w:rPr>
              <w:t>Description</w:t>
            </w:r>
          </w:p>
        </w:tc>
      </w:tr>
      <w:tr w:rsidR="00F0386E" w:rsidTr="00F0386E">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public void setMaxAge(int expiry)</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Sets the maximum age of the cookie in seconds.</w:t>
            </w:r>
          </w:p>
        </w:tc>
      </w:tr>
      <w:tr w:rsidR="00F0386E" w:rsidTr="00F0386E">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public String getName()</w:t>
            </w:r>
          </w:p>
        </w:tc>
        <w:tc>
          <w:tcPr>
            <w:tcW w:w="89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 xml:space="preserve">Returns the name of the cookie. The name cannot </w:t>
            </w:r>
          </w:p>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be changed after creation.</w:t>
            </w:r>
          </w:p>
        </w:tc>
      </w:tr>
      <w:tr w:rsidR="00F0386E" w:rsidTr="00F0386E">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lastRenderedPageBreak/>
              <w:t>public String getValue()</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Returns the value of the cookie.</w:t>
            </w:r>
          </w:p>
        </w:tc>
      </w:tr>
      <w:tr w:rsidR="00F0386E" w:rsidTr="00F0386E">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public void setName(String name)</w:t>
            </w:r>
          </w:p>
        </w:tc>
        <w:tc>
          <w:tcPr>
            <w:tcW w:w="89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changes the name of the cookie.</w:t>
            </w:r>
          </w:p>
        </w:tc>
      </w:tr>
      <w:tr w:rsidR="00F0386E" w:rsidTr="00F0386E">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public void setValue(String value)</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changes the value of the cookie.</w:t>
            </w:r>
          </w:p>
        </w:tc>
      </w:tr>
    </w:tbl>
    <w:p w:rsidR="00F0386E" w:rsidRDefault="00F0386E" w:rsidP="00F0386E">
      <w:pPr>
        <w:spacing w:line="240" w:lineRule="auto"/>
        <w:rPr>
          <w:rFonts w:ascii="Times New Roman" w:hAnsi="Times New Roman"/>
          <w:sz w:val="24"/>
          <w:szCs w:val="24"/>
        </w:rPr>
      </w:pPr>
      <w:r>
        <w:pict>
          <v:rect id="_x0000_i1039"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4B"/>
          <w:sz w:val="32"/>
          <w:szCs w:val="32"/>
        </w:rPr>
      </w:pPr>
      <w:r>
        <w:rPr>
          <w:rFonts w:ascii="Helvetica" w:hAnsi="Helvetica"/>
          <w:b/>
          <w:bCs/>
          <w:color w:val="610B4B"/>
          <w:sz w:val="32"/>
          <w:szCs w:val="32"/>
        </w:rPr>
        <w:t>Other methods required for using Cookies</w:t>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F0386E" w:rsidTr="00F0386E">
        <w:trPr>
          <w:tblCellSpacing w:w="15" w:type="dxa"/>
        </w:trPr>
        <w:tc>
          <w:tcPr>
            <w:tcW w:w="0" w:type="auto"/>
            <w:shd w:val="clear" w:color="auto" w:fill="FFFFFF"/>
            <w:vAlign w:val="center"/>
            <w:hideMark/>
          </w:tcPr>
          <w:p w:rsidR="00F0386E" w:rsidRDefault="00F0386E">
            <w:pPr>
              <w:spacing w:line="345" w:lineRule="atLeast"/>
              <w:ind w:left="300"/>
              <w:rPr>
                <w:rFonts w:ascii="Verdana" w:hAnsi="Verdana"/>
                <w:color w:val="000000"/>
                <w:sz w:val="20"/>
                <w:szCs w:val="20"/>
              </w:rPr>
            </w:pPr>
            <w:r>
              <w:rPr>
                <w:rFonts w:ascii="Verdana" w:hAnsi="Verdana"/>
                <w:color w:val="000000"/>
                <w:sz w:val="20"/>
                <w:szCs w:val="20"/>
              </w:rPr>
              <w:t>For adding cookie or getting the value from the cookie, we need some methods provided by other interfaces. They are:</w:t>
            </w:r>
          </w:p>
          <w:p w:rsidR="00F0386E" w:rsidRDefault="00F0386E" w:rsidP="00F0386E">
            <w:pPr>
              <w:numPr>
                <w:ilvl w:val="0"/>
                <w:numId w:val="1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void addCookie(Cookie ck):</w:t>
            </w:r>
            <w:r>
              <w:rPr>
                <w:rFonts w:ascii="Verdana" w:hAnsi="Verdana"/>
                <w:color w:val="000000"/>
                <w:sz w:val="20"/>
                <w:szCs w:val="20"/>
              </w:rPr>
              <w:t>method of HttpServletResponse interface is used to add cookie in response object.</w:t>
            </w:r>
          </w:p>
          <w:p w:rsidR="00F0386E" w:rsidRDefault="00F0386E" w:rsidP="00F0386E">
            <w:pPr>
              <w:numPr>
                <w:ilvl w:val="0"/>
                <w:numId w:val="1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Cookie[] getCookies():</w:t>
            </w:r>
            <w:r>
              <w:rPr>
                <w:rFonts w:ascii="Verdana" w:hAnsi="Verdana"/>
                <w:color w:val="000000"/>
                <w:sz w:val="20"/>
                <w:szCs w:val="20"/>
              </w:rPr>
              <w:t>method of HttpServletRequest interface is used to return all the cookies from the browser.</w:t>
            </w:r>
          </w:p>
        </w:tc>
      </w:tr>
    </w:tbl>
    <w:p w:rsidR="00F0386E" w:rsidRDefault="00F0386E" w:rsidP="00F0386E">
      <w:pPr>
        <w:spacing w:after="0" w:line="240" w:lineRule="auto"/>
        <w:rPr>
          <w:rFonts w:ascii="Times New Roman" w:hAnsi="Times New Roman"/>
          <w:sz w:val="24"/>
          <w:szCs w:val="24"/>
        </w:rPr>
      </w:pPr>
      <w:r>
        <w:pict>
          <v:rect id="_x0000_i1040"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How to create Cookie?</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Let's see the simple code to create cookie.</w:t>
      </w:r>
    </w:p>
    <w:p w:rsidR="00F0386E" w:rsidRDefault="00F0386E" w:rsidP="00F0386E">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Cookie ck=</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Cookie(</w:t>
      </w:r>
      <w:r>
        <w:rPr>
          <w:rStyle w:val="string"/>
          <w:rFonts w:ascii="Verdana" w:hAnsi="Verdana"/>
          <w:color w:val="0000FF"/>
          <w:sz w:val="20"/>
          <w:szCs w:val="20"/>
          <w:bdr w:val="none" w:sz="0" w:space="0" w:color="auto" w:frame="1"/>
        </w:rPr>
        <w:t>"user"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 jaiswal"</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//creating cookie object</w:t>
      </w:r>
      <w:r>
        <w:rPr>
          <w:rFonts w:ascii="Verdana" w:hAnsi="Verdana"/>
          <w:color w:val="000000"/>
          <w:sz w:val="20"/>
          <w:szCs w:val="20"/>
          <w:bdr w:val="none" w:sz="0" w:space="0" w:color="auto" w:frame="1"/>
        </w:rPr>
        <w:t>  </w:t>
      </w:r>
    </w:p>
    <w:p w:rsidR="00F0386E" w:rsidRDefault="00F0386E" w:rsidP="00F0386E">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
          <w:rFonts w:ascii="Verdana" w:hAnsi="Verdana"/>
          <w:color w:val="008200"/>
          <w:sz w:val="20"/>
          <w:szCs w:val="20"/>
          <w:bdr w:val="none" w:sz="0" w:space="0" w:color="auto" w:frame="1"/>
        </w:rPr>
        <w:t>//adding cookie in the response</w:t>
      </w:r>
      <w:r>
        <w:rPr>
          <w:rFonts w:ascii="Verdana" w:hAnsi="Verdana"/>
          <w:color w:val="000000"/>
          <w:sz w:val="20"/>
          <w:szCs w:val="20"/>
          <w:bdr w:val="none" w:sz="0" w:space="0" w:color="auto" w:frame="1"/>
        </w:rPr>
        <w:t>  </w:t>
      </w:r>
    </w:p>
    <w:p w:rsidR="00F0386E" w:rsidRDefault="00F0386E" w:rsidP="00F0386E">
      <w:pPr>
        <w:spacing w:line="240" w:lineRule="auto"/>
        <w:rPr>
          <w:rFonts w:ascii="Times New Roman" w:hAnsi="Times New Roman"/>
          <w:sz w:val="24"/>
          <w:szCs w:val="24"/>
        </w:rPr>
      </w:pPr>
      <w:r>
        <w:pict>
          <v:rect id="_x0000_i1041"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How to delete Cookie?</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Let's see the simple code to delete cookie. It is mainly used to logout or signout the user.</w:t>
      </w:r>
    </w:p>
    <w:p w:rsidR="00F0386E" w:rsidRDefault="00F0386E" w:rsidP="00F0386E">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Cookie ck=</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Cookie(</w:t>
      </w:r>
      <w:r>
        <w:rPr>
          <w:rStyle w:val="string"/>
          <w:rFonts w:ascii="Verdana" w:hAnsi="Verdana"/>
          <w:color w:val="0000FF"/>
          <w:sz w:val="20"/>
          <w:szCs w:val="20"/>
          <w:bdr w:val="none" w:sz="0" w:space="0" w:color="auto" w:frame="1"/>
        </w:rPr>
        <w:t>"user"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//deleting value of cookie</w:t>
      </w:r>
      <w:r>
        <w:rPr>
          <w:rFonts w:ascii="Verdana" w:hAnsi="Verdana"/>
          <w:color w:val="000000"/>
          <w:sz w:val="20"/>
          <w:szCs w:val="20"/>
          <w:bdr w:val="none" w:sz="0" w:space="0" w:color="auto" w:frame="1"/>
        </w:rPr>
        <w:t>  </w:t>
      </w:r>
    </w:p>
    <w:p w:rsidR="00F0386E" w:rsidRDefault="00F0386E" w:rsidP="00F0386E">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ck.setMaxAge(</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//changing the maximum age to 0 seconds</w:t>
      </w:r>
      <w:r>
        <w:rPr>
          <w:rFonts w:ascii="Verdana" w:hAnsi="Verdana"/>
          <w:color w:val="000000"/>
          <w:sz w:val="20"/>
          <w:szCs w:val="20"/>
          <w:bdr w:val="none" w:sz="0" w:space="0" w:color="auto" w:frame="1"/>
        </w:rPr>
        <w:t>  </w:t>
      </w:r>
    </w:p>
    <w:p w:rsidR="00F0386E" w:rsidRDefault="00F0386E" w:rsidP="00F0386E">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
          <w:rFonts w:ascii="Verdana" w:hAnsi="Verdana"/>
          <w:color w:val="008200"/>
          <w:sz w:val="20"/>
          <w:szCs w:val="20"/>
          <w:bdr w:val="none" w:sz="0" w:space="0" w:color="auto" w:frame="1"/>
        </w:rPr>
        <w:t>//adding cookie in the response</w:t>
      </w:r>
      <w:r>
        <w:rPr>
          <w:rFonts w:ascii="Verdana" w:hAnsi="Verdana"/>
          <w:color w:val="000000"/>
          <w:sz w:val="20"/>
          <w:szCs w:val="20"/>
          <w:bdr w:val="none" w:sz="0" w:space="0" w:color="auto" w:frame="1"/>
        </w:rPr>
        <w:t>  </w:t>
      </w:r>
    </w:p>
    <w:p w:rsidR="00F0386E" w:rsidRDefault="00F0386E" w:rsidP="00F0386E">
      <w:pPr>
        <w:spacing w:line="240" w:lineRule="auto"/>
        <w:rPr>
          <w:rFonts w:ascii="Times New Roman" w:hAnsi="Times New Roman"/>
          <w:sz w:val="24"/>
          <w:szCs w:val="24"/>
        </w:rPr>
      </w:pPr>
      <w:r>
        <w:pict>
          <v:rect id="_x0000_i1042"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How to get Cookies?</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Let's see the simple code to get all the cookies.</w:t>
      </w:r>
    </w:p>
    <w:p w:rsidR="00F0386E" w:rsidRDefault="00F0386E" w:rsidP="00F0386E">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Cookie ck[]=request.getCookies();  </w:t>
      </w:r>
    </w:p>
    <w:p w:rsidR="00F0386E" w:rsidRDefault="00F0386E" w:rsidP="00F0386E">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;i&lt;ck.length;i++){  </w:t>
      </w:r>
    </w:p>
    <w:p w:rsidR="00F0386E" w:rsidRDefault="00F0386E" w:rsidP="00F0386E">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"&lt;br&gt;"</w:t>
      </w:r>
      <w:r>
        <w:rPr>
          <w:rFonts w:ascii="Verdana" w:hAnsi="Verdana"/>
          <w:color w:val="000000"/>
          <w:sz w:val="20"/>
          <w:szCs w:val="20"/>
          <w:bdr w:val="none" w:sz="0" w:space="0" w:color="auto" w:frame="1"/>
        </w:rPr>
        <w:t>+ck[i].getName()+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+ck[i].getValue());</w:t>
      </w:r>
      <w:r>
        <w:rPr>
          <w:rStyle w:val="comment"/>
          <w:rFonts w:ascii="Verdana" w:hAnsi="Verdana"/>
          <w:color w:val="008200"/>
          <w:sz w:val="20"/>
          <w:szCs w:val="20"/>
          <w:bdr w:val="none" w:sz="0" w:space="0" w:color="auto" w:frame="1"/>
        </w:rPr>
        <w:t>//printing name and value of cookie</w:t>
      </w:r>
      <w:r>
        <w:rPr>
          <w:rFonts w:ascii="Verdana" w:hAnsi="Verdana"/>
          <w:color w:val="000000"/>
          <w:sz w:val="20"/>
          <w:szCs w:val="20"/>
          <w:bdr w:val="none" w:sz="0" w:space="0" w:color="auto" w:frame="1"/>
        </w:rPr>
        <w:t>  </w:t>
      </w:r>
    </w:p>
    <w:p w:rsidR="00F0386E" w:rsidRDefault="00F0386E" w:rsidP="00F0386E">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F0386E" w:rsidRDefault="00F0386E" w:rsidP="00F0386E">
      <w:pPr>
        <w:spacing w:line="240" w:lineRule="auto"/>
        <w:rPr>
          <w:rFonts w:ascii="Times New Roman" w:hAnsi="Times New Roman"/>
          <w:sz w:val="24"/>
          <w:szCs w:val="24"/>
        </w:rPr>
      </w:pPr>
      <w:r>
        <w:pict>
          <v:rect id="_x0000_i1043" style="width:0;height:.75pt" o:hralign="center" o:hrstd="t" o:hrnoshade="t" o:hr="t" fillcolor="#d4d4d4" stroked="f"/>
        </w:pict>
      </w:r>
    </w:p>
    <w:p w:rsidR="00F0386E" w:rsidRPr="0049203F" w:rsidRDefault="00F0386E" w:rsidP="00F0386E">
      <w:pPr>
        <w:numPr>
          <w:ilvl w:val="0"/>
          <w:numId w:val="8"/>
        </w:numPr>
        <w:shd w:val="clear" w:color="auto" w:fill="FFFFFF"/>
        <w:spacing w:before="60" w:after="100" w:afterAutospacing="1" w:line="315" w:lineRule="atLeast"/>
        <w:rPr>
          <w:rStyle w:val="Strong"/>
          <w:rFonts w:ascii="Verdana" w:hAnsi="Verdana"/>
          <w:b w:val="0"/>
          <w:bCs w:val="0"/>
          <w:color w:val="FF0000"/>
          <w:sz w:val="24"/>
          <w:szCs w:val="24"/>
        </w:rPr>
      </w:pPr>
      <w:bookmarkStart w:id="0" w:name="session1ex"/>
      <w:bookmarkEnd w:id="0"/>
      <w:r w:rsidRPr="0054458B">
        <w:rPr>
          <w:rStyle w:val="Strong"/>
          <w:rFonts w:ascii="Verdana" w:hAnsi="Verdana"/>
          <w:color w:val="FF0000"/>
          <w:sz w:val="24"/>
          <w:szCs w:val="24"/>
        </w:rPr>
        <w:lastRenderedPageBreak/>
        <w:t>Hidden Form Field</w:t>
      </w:r>
    </w:p>
    <w:p w:rsidR="0049203F" w:rsidRPr="0054458B" w:rsidRDefault="0049203F" w:rsidP="0049203F">
      <w:pPr>
        <w:shd w:val="clear" w:color="auto" w:fill="FFFFFF"/>
        <w:spacing w:before="60" w:after="100" w:afterAutospacing="1" w:line="315" w:lineRule="atLeast"/>
        <w:ind w:left="720"/>
        <w:rPr>
          <w:rStyle w:val="Strong"/>
          <w:rFonts w:ascii="Verdana" w:hAnsi="Verdana"/>
          <w:b w:val="0"/>
          <w:bCs w:val="0"/>
          <w:color w:val="FF0000"/>
          <w:sz w:val="24"/>
          <w:szCs w:val="24"/>
        </w:rPr>
      </w:pPr>
      <w:r>
        <w:rPr>
          <w:rFonts w:ascii="Arial" w:hAnsi="Arial" w:cs="Arial"/>
          <w:color w:val="222222"/>
          <w:shd w:val="clear" w:color="auto" w:fill="FFFFFF"/>
        </w:rPr>
        <w:t>A </w:t>
      </w:r>
      <w:r>
        <w:rPr>
          <w:rFonts w:ascii="Arial" w:hAnsi="Arial" w:cs="Arial"/>
          <w:b/>
          <w:bCs/>
          <w:color w:val="222222"/>
          <w:shd w:val="clear" w:color="auto" w:fill="FFFFFF"/>
        </w:rPr>
        <w:t>hidden form field</w:t>
      </w:r>
      <w:r>
        <w:rPr>
          <w:rFonts w:ascii="Arial" w:hAnsi="Arial" w:cs="Arial"/>
          <w:color w:val="222222"/>
          <w:shd w:val="clear" w:color="auto" w:fill="FFFFFF"/>
        </w:rPr>
        <w:t> is a technique used to store the session information for a particular client and is one of an important Session Tracking Technique.</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In case of Hidden Form Field </w:t>
      </w:r>
      <w:r>
        <w:rPr>
          <w:rFonts w:ascii="Verdana" w:hAnsi="Verdana"/>
          <w:b/>
          <w:bCs/>
          <w:color w:val="000000"/>
          <w:sz w:val="20"/>
          <w:szCs w:val="20"/>
        </w:rPr>
        <w:t>a hidden (invisible) textfield</w:t>
      </w:r>
      <w:r>
        <w:rPr>
          <w:rFonts w:ascii="Verdana" w:hAnsi="Verdana"/>
          <w:color w:val="000000"/>
          <w:sz w:val="20"/>
          <w:szCs w:val="20"/>
        </w:rPr>
        <w:t> is used for maintaining the state of an user.</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In such case, we store the information in the hidden field and get it from another servlet. This approach is better if we have to submit form in all the pages and we don't want to depend on the browser.</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Let's see the code to store value in hidden field.</w:t>
      </w:r>
    </w:p>
    <w:p w:rsidR="00F0386E" w:rsidRDefault="00F0386E" w:rsidP="0013606E">
      <w:pPr>
        <w:numPr>
          <w:ilvl w:val="0"/>
          <w:numId w:val="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&lt;input type=</w:t>
      </w:r>
      <w:r>
        <w:rPr>
          <w:rStyle w:val="string"/>
          <w:rFonts w:ascii="Verdana" w:hAnsi="Verdana"/>
          <w:color w:val="0000FF"/>
          <w:sz w:val="20"/>
          <w:szCs w:val="20"/>
          <w:bdr w:val="none" w:sz="0" w:space="0" w:color="auto" w:frame="1"/>
        </w:rPr>
        <w:t>"hidden"</w:t>
      </w:r>
      <w:r>
        <w:rPr>
          <w:rFonts w:ascii="Verdana" w:hAnsi="Verdana"/>
          <w:color w:val="000000"/>
          <w:sz w:val="20"/>
          <w:szCs w:val="20"/>
          <w:bdr w:val="none" w:sz="0" w:space="0" w:color="auto" w:frame="1"/>
        </w:rPr>
        <w:t> name=</w:t>
      </w:r>
      <w:r>
        <w:rPr>
          <w:rStyle w:val="string"/>
          <w:rFonts w:ascii="Verdana" w:hAnsi="Verdana"/>
          <w:color w:val="0000FF"/>
          <w:sz w:val="20"/>
          <w:szCs w:val="20"/>
          <w:bdr w:val="none" w:sz="0" w:space="0" w:color="auto" w:frame="1"/>
        </w:rPr>
        <w:t>"uname"</w:t>
      </w:r>
      <w:r>
        <w:rPr>
          <w:rFonts w:ascii="Verdana" w:hAnsi="Verdana"/>
          <w:color w:val="000000"/>
          <w:sz w:val="20"/>
          <w:szCs w:val="20"/>
          <w:bdr w:val="none" w:sz="0" w:space="0" w:color="auto" w:frame="1"/>
        </w:rPr>
        <w:t> value=</w:t>
      </w:r>
      <w:r>
        <w:rPr>
          <w:rStyle w:val="string"/>
          <w:rFonts w:ascii="Verdana" w:hAnsi="Verdana"/>
          <w:color w:val="0000FF"/>
          <w:sz w:val="20"/>
          <w:szCs w:val="20"/>
          <w:bdr w:val="none" w:sz="0" w:space="0" w:color="auto" w:frame="1"/>
        </w:rPr>
        <w:t>"Vimal Jaiswal"</w:t>
      </w:r>
      <w:r>
        <w:rPr>
          <w:rFonts w:ascii="Verdana" w:hAnsi="Verdana"/>
          <w:color w:val="000000"/>
          <w:sz w:val="20"/>
          <w:szCs w:val="20"/>
          <w:bdr w:val="none" w:sz="0" w:space="0" w:color="auto" w:frame="1"/>
        </w:rPr>
        <w:t>&gt;  </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Here, uname is the hidden field name and Vimal Jaiswal is the hidden field value.</w:t>
      </w:r>
    </w:p>
    <w:p w:rsidR="00F0386E" w:rsidRDefault="00F0386E" w:rsidP="00F0386E">
      <w:pPr>
        <w:rPr>
          <w:rFonts w:ascii="Times New Roman" w:hAnsi="Times New Roman"/>
          <w:sz w:val="24"/>
          <w:szCs w:val="24"/>
        </w:rPr>
      </w:pPr>
      <w:r>
        <w:pict>
          <v:rect id="_x0000_i1059"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Real application of hidden form field</w:t>
      </w:r>
    </w:p>
    <w:p w:rsidR="00F0386E" w:rsidRDefault="00F0386E" w:rsidP="00F0386E">
      <w:pPr>
        <w:pStyle w:val="NormalWeb"/>
        <w:shd w:val="clear" w:color="auto" w:fill="FFFFFF"/>
        <w:rPr>
          <w:rFonts w:ascii="Verdana" w:hAnsi="Verdana"/>
          <w:color w:val="000000"/>
          <w:sz w:val="20"/>
          <w:szCs w:val="20"/>
        </w:rPr>
      </w:pPr>
      <w:r>
        <w:rPr>
          <w:rFonts w:ascii="Verdana" w:hAnsi="Verdana"/>
          <w:color w:val="000000"/>
          <w:sz w:val="20"/>
          <w:szCs w:val="20"/>
        </w:rPr>
        <w:t>It is widely used in comment form of a website. In such case, we store page id or page name in the hidden field so that each page can be uniquely identified.</w:t>
      </w:r>
    </w:p>
    <w:p w:rsidR="00F0386E" w:rsidRDefault="00F0386E" w:rsidP="00F0386E">
      <w:pPr>
        <w:rPr>
          <w:rFonts w:ascii="Times New Roman" w:hAnsi="Times New Roman"/>
          <w:sz w:val="24"/>
          <w:szCs w:val="24"/>
        </w:rPr>
      </w:pPr>
      <w:r>
        <w:pict>
          <v:rect id="_x0000_i1060" style="width:0;height:.75pt" o:hralign="center" o:hrstd="t" o:hrnoshade="t" o:hr="t" fillcolor="#d4d4d4" stroked="f"/>
        </w:pict>
      </w:r>
    </w:p>
    <w:p w:rsidR="00F0386E" w:rsidRDefault="00F0386E" w:rsidP="00F0386E">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Advantage of Hidden Form Field</w:t>
      </w:r>
    </w:p>
    <w:p w:rsidR="00F0386E" w:rsidRDefault="00F0386E" w:rsidP="0013606E">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will always work whether cookie is disabled or not.</w:t>
      </w:r>
    </w:p>
    <w:p w:rsidR="00F0386E" w:rsidRDefault="00F0386E" w:rsidP="00F0386E">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Disadvantage of Hidden Form Field:</w:t>
      </w:r>
    </w:p>
    <w:p w:rsidR="00F0386E" w:rsidRDefault="00F0386E" w:rsidP="0013606E">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maintained at server side.</w:t>
      </w:r>
    </w:p>
    <w:p w:rsidR="00F0386E" w:rsidRDefault="00F0386E" w:rsidP="0013606E">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Extra form submission is required on each pages.</w:t>
      </w:r>
    </w:p>
    <w:p w:rsidR="00F0386E" w:rsidRDefault="00F0386E" w:rsidP="0013606E">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Only textual information can be used.</w:t>
      </w:r>
    </w:p>
    <w:p w:rsidR="00F0386E" w:rsidRPr="00F0386E" w:rsidRDefault="00F0386E" w:rsidP="00F0386E">
      <w:pPr>
        <w:shd w:val="clear" w:color="auto" w:fill="FFFFFF"/>
        <w:spacing w:before="60" w:after="100" w:afterAutospacing="1" w:line="315" w:lineRule="atLeast"/>
        <w:ind w:left="720"/>
        <w:rPr>
          <w:rFonts w:ascii="Verdana" w:hAnsi="Verdana"/>
          <w:color w:val="FF0000"/>
          <w:sz w:val="20"/>
          <w:szCs w:val="20"/>
        </w:rPr>
      </w:pPr>
    </w:p>
    <w:p w:rsidR="00F0386E" w:rsidRPr="0049203F" w:rsidRDefault="00F0386E" w:rsidP="00F0386E">
      <w:pPr>
        <w:numPr>
          <w:ilvl w:val="0"/>
          <w:numId w:val="8"/>
        </w:numPr>
        <w:shd w:val="clear" w:color="auto" w:fill="FFFFFF"/>
        <w:spacing w:before="60" w:after="100" w:afterAutospacing="1" w:line="315" w:lineRule="atLeast"/>
        <w:rPr>
          <w:rStyle w:val="Strong"/>
          <w:rFonts w:ascii="Verdana" w:hAnsi="Verdana"/>
          <w:b w:val="0"/>
          <w:bCs w:val="0"/>
          <w:color w:val="FF0000"/>
          <w:sz w:val="24"/>
          <w:szCs w:val="24"/>
        </w:rPr>
      </w:pPr>
      <w:r w:rsidRPr="0054458B">
        <w:rPr>
          <w:rStyle w:val="Strong"/>
          <w:rFonts w:ascii="Verdana" w:hAnsi="Verdana"/>
          <w:color w:val="FF0000"/>
          <w:sz w:val="24"/>
          <w:szCs w:val="24"/>
        </w:rPr>
        <w:t>URL Rewriting</w:t>
      </w:r>
    </w:p>
    <w:p w:rsidR="0049203F" w:rsidRPr="0054458B" w:rsidRDefault="0049203F" w:rsidP="0049203F">
      <w:pPr>
        <w:shd w:val="clear" w:color="auto" w:fill="FFFFFF"/>
        <w:spacing w:before="60" w:after="100" w:afterAutospacing="1" w:line="315" w:lineRule="atLeast"/>
        <w:ind w:left="720"/>
        <w:rPr>
          <w:rStyle w:val="Strong"/>
          <w:rFonts w:ascii="Verdana" w:hAnsi="Verdana"/>
          <w:b w:val="0"/>
          <w:bCs w:val="0"/>
          <w:color w:val="FF0000"/>
          <w:sz w:val="24"/>
          <w:szCs w:val="24"/>
        </w:rPr>
      </w:pPr>
      <w:r>
        <w:rPr>
          <w:rFonts w:ascii="Arial" w:hAnsi="Arial" w:cs="Arial"/>
          <w:b/>
          <w:bCs/>
          <w:color w:val="222222"/>
          <w:shd w:val="clear" w:color="auto" w:fill="FFFFFF"/>
        </w:rPr>
        <w:t>URL rewriting</w:t>
      </w:r>
      <w:r>
        <w:rPr>
          <w:rFonts w:ascii="Arial" w:hAnsi="Arial" w:cs="Arial"/>
          <w:color w:val="222222"/>
          <w:shd w:val="clear" w:color="auto" w:fill="FFFFFF"/>
        </w:rPr>
        <w:t> is a method in which the requested </w:t>
      </w:r>
      <w:r>
        <w:rPr>
          <w:rFonts w:ascii="Arial" w:hAnsi="Arial" w:cs="Arial"/>
          <w:b/>
          <w:bCs/>
          <w:color w:val="222222"/>
          <w:shd w:val="clear" w:color="auto" w:fill="FFFFFF"/>
        </w:rPr>
        <w:t>URL</w:t>
      </w:r>
      <w:r>
        <w:rPr>
          <w:rFonts w:ascii="Arial" w:hAnsi="Arial" w:cs="Arial"/>
          <w:color w:val="222222"/>
          <w:shd w:val="clear" w:color="auto" w:fill="FFFFFF"/>
        </w:rPr>
        <w:t> is modified to include a session ID. There are several ways to perform </w:t>
      </w:r>
      <w:r>
        <w:rPr>
          <w:rFonts w:ascii="Arial" w:hAnsi="Arial" w:cs="Arial"/>
          <w:b/>
          <w:bCs/>
          <w:color w:val="222222"/>
          <w:shd w:val="clear" w:color="auto" w:fill="FFFFFF"/>
        </w:rPr>
        <w:t>URL rewriting</w:t>
      </w:r>
      <w:r>
        <w:rPr>
          <w:rFonts w:ascii="Arial" w:hAnsi="Arial" w:cs="Arial"/>
          <w:color w:val="222222"/>
          <w:shd w:val="clear" w:color="auto" w:fill="FFFFFF"/>
        </w:rPr>
        <w:t>. You are going to look at one method that is provided by the </w:t>
      </w:r>
      <w:r>
        <w:rPr>
          <w:rFonts w:ascii="Arial" w:hAnsi="Arial" w:cs="Arial"/>
          <w:b/>
          <w:bCs/>
          <w:color w:val="222222"/>
          <w:shd w:val="clear" w:color="auto" w:fill="FFFFFF"/>
        </w:rPr>
        <w:t>Servlet</w:t>
      </w:r>
      <w:r>
        <w:rPr>
          <w:rFonts w:ascii="Arial" w:hAnsi="Arial" w:cs="Arial"/>
          <w:color w:val="222222"/>
          <w:shd w:val="clear" w:color="auto" w:fill="FFFFFF"/>
        </w:rPr>
        <w:t> API.</w:t>
      </w:r>
    </w:p>
    <w:p w:rsidR="00E4777D" w:rsidRDefault="00E4777D" w:rsidP="00E4777D">
      <w:pPr>
        <w:pStyle w:val="NormalWeb"/>
        <w:shd w:val="clear" w:color="auto" w:fill="FFFFFF"/>
        <w:ind w:left="360"/>
        <w:rPr>
          <w:rFonts w:ascii="Verdana" w:hAnsi="Verdana"/>
          <w:color w:val="000000"/>
          <w:sz w:val="20"/>
          <w:szCs w:val="20"/>
        </w:rPr>
      </w:pPr>
      <w:r>
        <w:rPr>
          <w:rFonts w:ascii="Verdana" w:hAnsi="Verdana"/>
          <w:color w:val="000000"/>
          <w:sz w:val="20"/>
          <w:szCs w:val="20"/>
        </w:rPr>
        <w:t>In URL rewriting, we append a token or identifier to the URL of the next Servlet or the next resource. We can send parameter name/value pairs using the following format:</w:t>
      </w:r>
    </w:p>
    <w:p w:rsidR="00E4777D" w:rsidRDefault="00E4777D" w:rsidP="00E4777D">
      <w:pPr>
        <w:pStyle w:val="NormalWeb"/>
        <w:shd w:val="clear" w:color="auto" w:fill="FFFFFF"/>
        <w:ind w:left="360"/>
        <w:rPr>
          <w:rFonts w:ascii="Verdana" w:hAnsi="Verdana"/>
          <w:color w:val="000000"/>
          <w:sz w:val="20"/>
          <w:szCs w:val="20"/>
        </w:rPr>
      </w:pPr>
      <w:r>
        <w:rPr>
          <w:rFonts w:ascii="Verdana" w:hAnsi="Verdana"/>
          <w:color w:val="000000"/>
          <w:sz w:val="20"/>
          <w:szCs w:val="20"/>
        </w:rPr>
        <w:t>url?name1=value1&amp;name2=value2&amp;??</w:t>
      </w:r>
    </w:p>
    <w:p w:rsidR="00E4777D" w:rsidRDefault="00E4777D" w:rsidP="00E4777D">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lastRenderedPageBreak/>
        <w:t>Advantage of URL Rewriting</w:t>
      </w:r>
    </w:p>
    <w:p w:rsidR="00E4777D" w:rsidRDefault="00E4777D" w:rsidP="0013606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will always work whether cookie is disabled or not (browser independent).</w:t>
      </w:r>
    </w:p>
    <w:p w:rsidR="00E4777D" w:rsidRDefault="00E4777D" w:rsidP="0013606E">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Extra form submission is not required on each pages.</w:t>
      </w:r>
    </w:p>
    <w:p w:rsidR="00E4777D" w:rsidRDefault="00E4777D" w:rsidP="00E4777D">
      <w:pPr>
        <w:pStyle w:val="Heading3"/>
        <w:shd w:val="clear" w:color="auto" w:fill="FFFFFF"/>
        <w:spacing w:line="312" w:lineRule="atLeast"/>
        <w:rPr>
          <w:rFonts w:ascii="Helvetica" w:hAnsi="Helvetica"/>
          <w:color w:val="610B4B"/>
          <w:sz w:val="26"/>
          <w:szCs w:val="26"/>
        </w:rPr>
      </w:pPr>
      <w:r>
        <w:rPr>
          <w:rFonts w:ascii="Helvetica" w:hAnsi="Helvetica"/>
          <w:b/>
          <w:bCs/>
          <w:color w:val="610B4B"/>
          <w:sz w:val="26"/>
          <w:szCs w:val="26"/>
        </w:rPr>
        <w:t>Disadvantage of URL Rewriting</w:t>
      </w:r>
    </w:p>
    <w:p w:rsidR="00E4777D" w:rsidRDefault="00E4777D" w:rsidP="0013606E">
      <w:pPr>
        <w:numPr>
          <w:ilvl w:val="0"/>
          <w:numId w:val="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will work only with links.</w:t>
      </w:r>
    </w:p>
    <w:p w:rsidR="00E4777D" w:rsidRDefault="00E4777D" w:rsidP="0013606E">
      <w:pPr>
        <w:numPr>
          <w:ilvl w:val="0"/>
          <w:numId w:val="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send Only textual information.</w:t>
      </w:r>
    </w:p>
    <w:p w:rsidR="00E4777D" w:rsidRDefault="00E4777D" w:rsidP="00E4777D">
      <w:pPr>
        <w:pStyle w:val="NormalWeb"/>
        <w:shd w:val="clear" w:color="auto" w:fill="FFFFFF"/>
        <w:ind w:left="360"/>
        <w:rPr>
          <w:rFonts w:ascii="Verdana" w:hAnsi="Verdana"/>
          <w:color w:val="000000"/>
          <w:sz w:val="20"/>
          <w:szCs w:val="20"/>
        </w:rPr>
      </w:pPr>
    </w:p>
    <w:p w:rsidR="00E4777D" w:rsidRDefault="00E4777D" w:rsidP="00E4777D">
      <w:pPr>
        <w:shd w:val="clear" w:color="auto" w:fill="FFFFFF"/>
        <w:spacing w:before="60" w:after="100" w:afterAutospacing="1" w:line="315" w:lineRule="atLeast"/>
        <w:ind w:left="720"/>
        <w:rPr>
          <w:rFonts w:ascii="Verdana" w:hAnsi="Verdana"/>
          <w:color w:val="FF0000"/>
          <w:sz w:val="20"/>
          <w:szCs w:val="20"/>
        </w:rPr>
      </w:pPr>
    </w:p>
    <w:p w:rsidR="00E4777D" w:rsidRPr="00E4777D" w:rsidRDefault="00E4777D" w:rsidP="00E4777D">
      <w:pPr>
        <w:shd w:val="clear" w:color="auto" w:fill="FFFFFF"/>
        <w:spacing w:after="0" w:line="315" w:lineRule="atLeast"/>
        <w:ind w:left="-360"/>
        <w:rPr>
          <w:rFonts w:ascii="Verdana" w:eastAsia="Times New Roman" w:hAnsi="Verdana" w:cs="Times New Roman"/>
          <w:color w:val="000000"/>
          <w:sz w:val="20"/>
          <w:szCs w:val="20"/>
          <w:lang w:eastAsia="en-IN"/>
        </w:rPr>
      </w:pPr>
      <w:r w:rsidRPr="00E4777D">
        <w:rPr>
          <w:rFonts w:ascii="Verdana" w:eastAsia="Times New Roman" w:hAnsi="Verdana" w:cs="Times New Roman"/>
          <w:color w:val="000000"/>
          <w:sz w:val="20"/>
          <w:szCs w:val="20"/>
          <w:bdr w:val="none" w:sz="0" w:space="0" w:color="auto" w:frame="1"/>
          <w:lang w:eastAsia="en-IN"/>
        </w:rPr>
        <w:t> String n=request.getParameter(</w:t>
      </w:r>
      <w:r w:rsidRPr="00E4777D">
        <w:rPr>
          <w:rFonts w:ascii="Verdana" w:eastAsia="Times New Roman" w:hAnsi="Verdana" w:cs="Times New Roman"/>
          <w:color w:val="0000FF"/>
          <w:sz w:val="20"/>
          <w:szCs w:val="20"/>
          <w:bdr w:val="none" w:sz="0" w:space="0" w:color="auto" w:frame="1"/>
          <w:lang w:eastAsia="en-IN"/>
        </w:rPr>
        <w:t>"userName"</w:t>
      </w:r>
      <w:r w:rsidRPr="00E4777D">
        <w:rPr>
          <w:rFonts w:ascii="Verdana" w:eastAsia="Times New Roman" w:hAnsi="Verdana" w:cs="Times New Roman"/>
          <w:color w:val="000000"/>
          <w:sz w:val="20"/>
          <w:szCs w:val="20"/>
          <w:bdr w:val="none" w:sz="0" w:space="0" w:color="auto" w:frame="1"/>
          <w:lang w:eastAsia="en-IN"/>
        </w:rPr>
        <w:t>);  </w:t>
      </w:r>
    </w:p>
    <w:p w:rsidR="00E4777D" w:rsidRPr="00E4777D" w:rsidRDefault="00E4777D" w:rsidP="00E4777D">
      <w:pPr>
        <w:shd w:val="clear" w:color="auto" w:fill="FFFFFF"/>
        <w:spacing w:after="0" w:line="315" w:lineRule="atLeast"/>
        <w:ind w:left="-360"/>
        <w:rPr>
          <w:rFonts w:ascii="Verdana" w:eastAsia="Times New Roman" w:hAnsi="Verdana" w:cs="Times New Roman"/>
          <w:color w:val="000000"/>
          <w:sz w:val="20"/>
          <w:szCs w:val="20"/>
          <w:lang w:eastAsia="en-IN"/>
        </w:rPr>
      </w:pPr>
      <w:r w:rsidRPr="00E4777D">
        <w:rPr>
          <w:rFonts w:ascii="Verdana" w:eastAsia="Times New Roman" w:hAnsi="Verdana" w:cs="Times New Roman"/>
          <w:color w:val="000000"/>
          <w:sz w:val="20"/>
          <w:szCs w:val="20"/>
          <w:bdr w:val="none" w:sz="0" w:space="0" w:color="auto" w:frame="1"/>
          <w:lang w:eastAsia="en-IN"/>
        </w:rPr>
        <w:t>        out.print(</w:t>
      </w:r>
      <w:r w:rsidRPr="00E4777D">
        <w:rPr>
          <w:rFonts w:ascii="Verdana" w:eastAsia="Times New Roman" w:hAnsi="Verdana" w:cs="Times New Roman"/>
          <w:color w:val="0000FF"/>
          <w:sz w:val="20"/>
          <w:szCs w:val="20"/>
          <w:bdr w:val="none" w:sz="0" w:space="0" w:color="auto" w:frame="1"/>
          <w:lang w:eastAsia="en-IN"/>
        </w:rPr>
        <w:t>"Welcome "</w:t>
      </w:r>
      <w:r w:rsidRPr="00E4777D">
        <w:rPr>
          <w:rFonts w:ascii="Verdana" w:eastAsia="Times New Roman" w:hAnsi="Verdana" w:cs="Times New Roman"/>
          <w:color w:val="000000"/>
          <w:sz w:val="20"/>
          <w:szCs w:val="20"/>
          <w:bdr w:val="none" w:sz="0" w:space="0" w:color="auto" w:frame="1"/>
          <w:lang w:eastAsia="en-IN"/>
        </w:rPr>
        <w:t>+n);  </w:t>
      </w:r>
    </w:p>
    <w:p w:rsidR="00E4777D" w:rsidRPr="00E4777D" w:rsidRDefault="00E4777D" w:rsidP="00E4777D">
      <w:pPr>
        <w:shd w:val="clear" w:color="auto" w:fill="FFFFFF"/>
        <w:spacing w:after="0" w:line="315" w:lineRule="atLeast"/>
        <w:ind w:left="-360"/>
        <w:rPr>
          <w:rFonts w:ascii="Verdana" w:eastAsia="Times New Roman" w:hAnsi="Verdana" w:cs="Times New Roman"/>
          <w:color w:val="000000"/>
          <w:sz w:val="20"/>
          <w:szCs w:val="20"/>
          <w:lang w:eastAsia="en-IN"/>
        </w:rPr>
      </w:pPr>
      <w:r w:rsidRPr="00E4777D">
        <w:rPr>
          <w:rFonts w:ascii="Verdana" w:eastAsia="Times New Roman" w:hAnsi="Verdana" w:cs="Times New Roman"/>
          <w:color w:val="000000"/>
          <w:sz w:val="20"/>
          <w:szCs w:val="20"/>
          <w:bdr w:val="none" w:sz="0" w:space="0" w:color="auto" w:frame="1"/>
          <w:lang w:eastAsia="en-IN"/>
        </w:rPr>
        <w:t>  </w:t>
      </w:r>
    </w:p>
    <w:p w:rsidR="00E4777D" w:rsidRPr="00E4777D" w:rsidRDefault="00E4777D" w:rsidP="00E4777D">
      <w:pPr>
        <w:shd w:val="clear" w:color="auto" w:fill="FFFFFF"/>
        <w:spacing w:after="0" w:line="315" w:lineRule="atLeast"/>
        <w:ind w:left="-360"/>
        <w:rPr>
          <w:rFonts w:ascii="Verdana" w:eastAsia="Times New Roman" w:hAnsi="Verdana" w:cs="Times New Roman"/>
          <w:color w:val="000000"/>
          <w:sz w:val="20"/>
          <w:szCs w:val="20"/>
          <w:lang w:eastAsia="en-IN"/>
        </w:rPr>
      </w:pPr>
      <w:r w:rsidRPr="00E4777D">
        <w:rPr>
          <w:rFonts w:ascii="Verdana" w:eastAsia="Times New Roman" w:hAnsi="Verdana" w:cs="Times New Roman"/>
          <w:color w:val="000000"/>
          <w:sz w:val="20"/>
          <w:szCs w:val="20"/>
          <w:bdr w:val="none" w:sz="0" w:space="0" w:color="auto" w:frame="1"/>
          <w:lang w:eastAsia="en-IN"/>
        </w:rPr>
        <w:t>        </w:t>
      </w:r>
      <w:r w:rsidRPr="00E4777D">
        <w:rPr>
          <w:rFonts w:ascii="Verdana" w:eastAsia="Times New Roman" w:hAnsi="Verdana" w:cs="Times New Roman"/>
          <w:color w:val="008200"/>
          <w:sz w:val="20"/>
          <w:szCs w:val="20"/>
          <w:bdr w:val="none" w:sz="0" w:space="0" w:color="auto" w:frame="1"/>
          <w:lang w:eastAsia="en-IN"/>
        </w:rPr>
        <w:t>//appending the username in the query string</w:t>
      </w:r>
      <w:r w:rsidRPr="00E4777D">
        <w:rPr>
          <w:rFonts w:ascii="Verdana" w:eastAsia="Times New Roman" w:hAnsi="Verdana" w:cs="Times New Roman"/>
          <w:color w:val="000000"/>
          <w:sz w:val="20"/>
          <w:szCs w:val="20"/>
          <w:bdr w:val="none" w:sz="0" w:space="0" w:color="auto" w:frame="1"/>
          <w:lang w:eastAsia="en-IN"/>
        </w:rPr>
        <w:t>  </w:t>
      </w:r>
    </w:p>
    <w:p w:rsidR="00E4777D" w:rsidRPr="00E4777D" w:rsidRDefault="00E4777D" w:rsidP="00E4777D">
      <w:pPr>
        <w:shd w:val="clear" w:color="auto" w:fill="FFFFFF"/>
        <w:spacing w:after="0" w:line="315" w:lineRule="atLeast"/>
        <w:ind w:left="-360"/>
        <w:rPr>
          <w:rFonts w:ascii="Verdana" w:eastAsia="Times New Roman" w:hAnsi="Verdana" w:cs="Times New Roman"/>
          <w:color w:val="000000"/>
          <w:sz w:val="20"/>
          <w:szCs w:val="20"/>
          <w:lang w:eastAsia="en-IN"/>
        </w:rPr>
      </w:pPr>
      <w:r w:rsidRPr="00E4777D">
        <w:rPr>
          <w:rFonts w:ascii="Verdana" w:eastAsia="Times New Roman" w:hAnsi="Verdana" w:cs="Times New Roman"/>
          <w:color w:val="000000"/>
          <w:sz w:val="20"/>
          <w:szCs w:val="20"/>
          <w:bdr w:val="none" w:sz="0" w:space="0" w:color="auto" w:frame="1"/>
          <w:lang w:eastAsia="en-IN"/>
        </w:rPr>
        <w:t>        out.print(</w:t>
      </w:r>
      <w:r w:rsidRPr="00E4777D">
        <w:rPr>
          <w:rFonts w:ascii="Verdana" w:eastAsia="Times New Roman" w:hAnsi="Verdana" w:cs="Times New Roman"/>
          <w:color w:val="0000FF"/>
          <w:sz w:val="20"/>
          <w:szCs w:val="20"/>
          <w:bdr w:val="none" w:sz="0" w:space="0" w:color="auto" w:frame="1"/>
          <w:lang w:eastAsia="en-IN"/>
        </w:rPr>
        <w:t>"&lt;a href='servlet2?uname="</w:t>
      </w:r>
      <w:r w:rsidRPr="00E4777D">
        <w:rPr>
          <w:rFonts w:ascii="Verdana" w:eastAsia="Times New Roman" w:hAnsi="Verdana" w:cs="Times New Roman"/>
          <w:color w:val="000000"/>
          <w:sz w:val="20"/>
          <w:szCs w:val="20"/>
          <w:bdr w:val="none" w:sz="0" w:space="0" w:color="auto" w:frame="1"/>
          <w:lang w:eastAsia="en-IN"/>
        </w:rPr>
        <w:t>+n+</w:t>
      </w:r>
      <w:r w:rsidRPr="00E4777D">
        <w:rPr>
          <w:rFonts w:ascii="Verdana" w:eastAsia="Times New Roman" w:hAnsi="Verdana" w:cs="Times New Roman"/>
          <w:color w:val="0000FF"/>
          <w:sz w:val="20"/>
          <w:szCs w:val="20"/>
          <w:bdr w:val="none" w:sz="0" w:space="0" w:color="auto" w:frame="1"/>
          <w:lang w:eastAsia="en-IN"/>
        </w:rPr>
        <w:t>"'&gt;visit&lt;/a&gt;"</w:t>
      </w:r>
      <w:r w:rsidRPr="00E4777D">
        <w:rPr>
          <w:rFonts w:ascii="Verdana" w:eastAsia="Times New Roman" w:hAnsi="Verdana" w:cs="Times New Roman"/>
          <w:color w:val="000000"/>
          <w:sz w:val="20"/>
          <w:szCs w:val="20"/>
          <w:bdr w:val="none" w:sz="0" w:space="0" w:color="auto" w:frame="1"/>
          <w:lang w:eastAsia="en-IN"/>
        </w:rPr>
        <w:t>);  </w:t>
      </w:r>
    </w:p>
    <w:p w:rsidR="00E4777D" w:rsidRPr="00E4777D" w:rsidRDefault="00E4777D" w:rsidP="00E4777D">
      <w:pPr>
        <w:shd w:val="clear" w:color="auto" w:fill="FFFFFF"/>
        <w:spacing w:after="0" w:line="315" w:lineRule="atLeast"/>
        <w:ind w:left="-360"/>
        <w:rPr>
          <w:rFonts w:ascii="Verdana" w:eastAsia="Times New Roman" w:hAnsi="Verdana" w:cs="Times New Roman"/>
          <w:color w:val="000000"/>
          <w:sz w:val="20"/>
          <w:szCs w:val="20"/>
          <w:lang w:eastAsia="en-IN"/>
        </w:rPr>
      </w:pPr>
      <w:r w:rsidRPr="00E4777D">
        <w:rPr>
          <w:rFonts w:ascii="Verdana" w:eastAsia="Times New Roman" w:hAnsi="Verdana" w:cs="Times New Roman"/>
          <w:color w:val="000000"/>
          <w:sz w:val="20"/>
          <w:szCs w:val="20"/>
          <w:bdr w:val="none" w:sz="0" w:space="0" w:color="auto" w:frame="1"/>
          <w:lang w:eastAsia="en-IN"/>
        </w:rPr>
        <w:t>                  </w:t>
      </w:r>
    </w:p>
    <w:p w:rsidR="00E4777D" w:rsidRPr="00E4777D" w:rsidRDefault="00E4777D" w:rsidP="00E4777D">
      <w:pPr>
        <w:shd w:val="clear" w:color="auto" w:fill="FFFFFF"/>
        <w:spacing w:after="0" w:line="315" w:lineRule="atLeast"/>
        <w:ind w:left="-360"/>
        <w:rPr>
          <w:rFonts w:ascii="Verdana" w:eastAsia="Times New Roman" w:hAnsi="Verdana" w:cs="Times New Roman"/>
          <w:color w:val="000000"/>
          <w:sz w:val="20"/>
          <w:szCs w:val="20"/>
          <w:lang w:eastAsia="en-IN"/>
        </w:rPr>
      </w:pPr>
      <w:r w:rsidRPr="00E4777D">
        <w:rPr>
          <w:rFonts w:ascii="Verdana" w:eastAsia="Times New Roman" w:hAnsi="Verdana" w:cs="Times New Roman"/>
          <w:color w:val="000000"/>
          <w:sz w:val="20"/>
          <w:szCs w:val="20"/>
          <w:bdr w:val="none" w:sz="0" w:space="0" w:color="auto" w:frame="1"/>
          <w:lang w:eastAsia="en-IN"/>
        </w:rPr>
        <w:t>     out.close();  </w:t>
      </w:r>
    </w:p>
    <w:p w:rsidR="00E4777D" w:rsidRPr="00E4777D" w:rsidRDefault="00E4777D" w:rsidP="00E4777D">
      <w:pPr>
        <w:shd w:val="clear" w:color="auto" w:fill="FFFFFF"/>
        <w:spacing w:before="60" w:after="100" w:afterAutospacing="1" w:line="315" w:lineRule="atLeast"/>
        <w:ind w:left="720"/>
        <w:rPr>
          <w:rFonts w:ascii="Verdana" w:hAnsi="Verdana"/>
          <w:color w:val="FF0000"/>
          <w:sz w:val="20"/>
          <w:szCs w:val="20"/>
        </w:rPr>
      </w:pPr>
    </w:p>
    <w:p w:rsidR="00F0386E" w:rsidRPr="0054458B" w:rsidRDefault="00F0386E" w:rsidP="00F0386E">
      <w:pPr>
        <w:numPr>
          <w:ilvl w:val="0"/>
          <w:numId w:val="8"/>
        </w:numPr>
        <w:shd w:val="clear" w:color="auto" w:fill="FFFFFF"/>
        <w:spacing w:before="60" w:after="100" w:afterAutospacing="1" w:line="315" w:lineRule="atLeast"/>
        <w:rPr>
          <w:rStyle w:val="Strong"/>
          <w:rFonts w:ascii="Verdana" w:hAnsi="Verdana"/>
          <w:b w:val="0"/>
          <w:bCs w:val="0"/>
          <w:color w:val="FF0000"/>
          <w:sz w:val="24"/>
          <w:szCs w:val="24"/>
        </w:rPr>
      </w:pPr>
      <w:r w:rsidRPr="0054458B">
        <w:rPr>
          <w:rStyle w:val="Strong"/>
          <w:rFonts w:ascii="Verdana" w:hAnsi="Verdana"/>
          <w:color w:val="FF0000"/>
          <w:sz w:val="24"/>
          <w:szCs w:val="24"/>
        </w:rPr>
        <w:t>HttpSession</w:t>
      </w:r>
    </w:p>
    <w:p w:rsidR="0049203F" w:rsidRPr="0049203F" w:rsidRDefault="0049203F" w:rsidP="0049203F">
      <w:r>
        <w:rPr>
          <w:rFonts w:ascii="Arial" w:hAnsi="Arial" w:cs="Arial"/>
          <w:color w:val="222222"/>
          <w:shd w:val="clear" w:color="auto" w:fill="FFFFFF"/>
        </w:rPr>
        <w:t>javax.servlet.http. Interface </w:t>
      </w:r>
      <w:r>
        <w:rPr>
          <w:rFonts w:ascii="Arial" w:hAnsi="Arial" w:cs="Arial"/>
          <w:b/>
          <w:bCs/>
          <w:color w:val="222222"/>
          <w:shd w:val="clear" w:color="auto" w:fill="FFFFFF"/>
        </w:rPr>
        <w:t>HttpSession</w:t>
      </w:r>
      <w:r>
        <w:rPr>
          <w:rFonts w:ascii="Arial" w:hAnsi="Arial" w:cs="Arial"/>
          <w:color w:val="222222"/>
          <w:shd w:val="clear" w:color="auto" w:fill="FFFFFF"/>
        </w:rPr>
        <w:t>. public interface </w:t>
      </w:r>
      <w:r>
        <w:rPr>
          <w:rFonts w:ascii="Arial" w:hAnsi="Arial" w:cs="Arial"/>
          <w:b/>
          <w:bCs/>
          <w:color w:val="222222"/>
          <w:shd w:val="clear" w:color="auto" w:fill="FFFFFF"/>
        </w:rPr>
        <w:t>HttpSession</w:t>
      </w:r>
      <w:r>
        <w:rPr>
          <w:rFonts w:ascii="Arial" w:hAnsi="Arial" w:cs="Arial"/>
          <w:color w:val="222222"/>
          <w:shd w:val="clear" w:color="auto" w:fill="FFFFFF"/>
        </w:rPr>
        <w:t>. Provides a way to identify a user across more than one page request or visit to a Web site and to store information about that user. The servlet container uses this interface to create a session between an HTTP client and an HTTP server.</w:t>
      </w:r>
    </w:p>
    <w:p w:rsidR="0054458B" w:rsidRDefault="0054458B" w:rsidP="0054458B">
      <w:pPr>
        <w:pStyle w:val="NormalWeb"/>
        <w:spacing w:line="345" w:lineRule="atLeast"/>
        <w:ind w:left="300"/>
        <w:rPr>
          <w:rFonts w:ascii="Verdana" w:hAnsi="Verdana"/>
          <w:color w:val="000000"/>
          <w:sz w:val="20"/>
          <w:szCs w:val="20"/>
        </w:rPr>
      </w:pPr>
      <w:r>
        <w:rPr>
          <w:rFonts w:ascii="Verdana" w:hAnsi="Verdana"/>
          <w:color w:val="000000"/>
          <w:sz w:val="20"/>
          <w:szCs w:val="20"/>
        </w:rPr>
        <w:t>In such case, container creates a session id for each user.The container uses this id to identify the particular user.An object of HttpSession can be used to perform two tasks:</w:t>
      </w:r>
    </w:p>
    <w:p w:rsidR="0054458B" w:rsidRDefault="0054458B" w:rsidP="0013606E">
      <w:pPr>
        <w:numPr>
          <w:ilvl w:val="0"/>
          <w:numId w:val="21"/>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bind objects</w:t>
      </w:r>
    </w:p>
    <w:p w:rsidR="0054458B" w:rsidRDefault="0054458B" w:rsidP="0013606E">
      <w:pPr>
        <w:numPr>
          <w:ilvl w:val="0"/>
          <w:numId w:val="21"/>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view and manipulate information about a session, such as the session identifier, creation time, and last accessed time.</w:t>
      </w:r>
    </w:p>
    <w:p w:rsidR="0054458B" w:rsidRDefault="0054458B" w:rsidP="0054458B">
      <w:pPr>
        <w:spacing w:after="0" w:line="345" w:lineRule="atLeast"/>
        <w:ind w:left="300"/>
        <w:rPr>
          <w:rFonts w:ascii="Verdana" w:hAnsi="Verdana"/>
          <w:color w:val="000000"/>
          <w:sz w:val="20"/>
          <w:szCs w:val="20"/>
        </w:rPr>
      </w:pPr>
      <w:r>
        <w:rPr>
          <w:rFonts w:ascii="Verdana" w:hAnsi="Verdana"/>
          <w:noProof/>
          <w:color w:val="000000"/>
          <w:sz w:val="20"/>
          <w:szCs w:val="20"/>
          <w:lang w:eastAsia="en-IN"/>
        </w:rPr>
        <w:lastRenderedPageBreak/>
        <w:drawing>
          <wp:inline distT="0" distB="0" distL="0" distR="0" wp14:anchorId="28F06D9B" wp14:editId="2AA99639">
            <wp:extent cx="6019800" cy="2600325"/>
            <wp:effectExtent l="0" t="0" r="0" b="9525"/>
            <wp:docPr id="11" name="Picture 11" descr="HttpSess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ession ob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2600325"/>
                    </a:xfrm>
                    <a:prstGeom prst="rect">
                      <a:avLst/>
                    </a:prstGeom>
                    <a:noFill/>
                    <a:ln>
                      <a:noFill/>
                    </a:ln>
                  </pic:spPr>
                </pic:pic>
              </a:graphicData>
            </a:graphic>
          </wp:inline>
        </w:drawing>
      </w:r>
    </w:p>
    <w:p w:rsidR="0054458B" w:rsidRDefault="0054458B" w:rsidP="0054458B">
      <w:pPr>
        <w:pStyle w:val="Heading3"/>
        <w:spacing w:line="312" w:lineRule="atLeast"/>
        <w:ind w:left="300"/>
        <w:rPr>
          <w:rFonts w:ascii="Helvetica" w:hAnsi="Helvetica"/>
          <w:color w:val="610B4B"/>
          <w:sz w:val="26"/>
          <w:szCs w:val="26"/>
        </w:rPr>
      </w:pPr>
      <w:r>
        <w:rPr>
          <w:rFonts w:ascii="Helvetica" w:hAnsi="Helvetica"/>
          <w:b/>
          <w:bCs/>
          <w:color w:val="610B4B"/>
          <w:sz w:val="26"/>
          <w:szCs w:val="26"/>
        </w:rPr>
        <w:t>How to get the HttpSession object ?</w:t>
      </w:r>
    </w:p>
    <w:p w:rsidR="0054458B" w:rsidRDefault="0054458B" w:rsidP="0054458B">
      <w:pPr>
        <w:pStyle w:val="NormalWeb"/>
        <w:spacing w:line="345" w:lineRule="atLeast"/>
        <w:ind w:left="300"/>
        <w:rPr>
          <w:rFonts w:ascii="Verdana" w:hAnsi="Verdana"/>
          <w:color w:val="000000"/>
          <w:sz w:val="20"/>
          <w:szCs w:val="20"/>
        </w:rPr>
      </w:pPr>
      <w:r>
        <w:rPr>
          <w:rFonts w:ascii="Verdana" w:hAnsi="Verdana"/>
          <w:color w:val="000000"/>
          <w:sz w:val="20"/>
          <w:szCs w:val="20"/>
        </w:rPr>
        <w:t>The HttpServletRequest interface provides two methods to get the object of HttpSession:</w:t>
      </w:r>
    </w:p>
    <w:p w:rsidR="0054458B" w:rsidRDefault="0054458B" w:rsidP="0013606E">
      <w:pPr>
        <w:numPr>
          <w:ilvl w:val="0"/>
          <w:numId w:val="2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HttpSession getSession():</w:t>
      </w:r>
      <w:r>
        <w:rPr>
          <w:rFonts w:ascii="Verdana" w:hAnsi="Verdana"/>
          <w:color w:val="000000"/>
          <w:sz w:val="20"/>
          <w:szCs w:val="20"/>
        </w:rPr>
        <w:t>Returns the current session associated with this request, or if the request does not have a session, creates one.</w:t>
      </w:r>
    </w:p>
    <w:p w:rsidR="0054458B" w:rsidRDefault="0054458B" w:rsidP="0013606E">
      <w:pPr>
        <w:numPr>
          <w:ilvl w:val="0"/>
          <w:numId w:val="2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HttpSession getSession(boolean create):</w:t>
      </w:r>
      <w:r>
        <w:rPr>
          <w:rFonts w:ascii="Verdana" w:hAnsi="Verdana"/>
          <w:color w:val="000000"/>
          <w:sz w:val="20"/>
          <w:szCs w:val="20"/>
        </w:rPr>
        <w:t>Returns the current HttpSession associated with this request or, if there is no current session and create is true, returns a new session.</w:t>
      </w:r>
    </w:p>
    <w:p w:rsidR="0054458B" w:rsidRDefault="0054458B" w:rsidP="0054458B">
      <w:pPr>
        <w:pStyle w:val="Heading3"/>
        <w:spacing w:line="312" w:lineRule="atLeast"/>
        <w:ind w:left="300"/>
        <w:rPr>
          <w:rFonts w:ascii="Helvetica" w:hAnsi="Helvetica"/>
          <w:color w:val="610B4B"/>
          <w:sz w:val="26"/>
          <w:szCs w:val="26"/>
        </w:rPr>
      </w:pPr>
      <w:r>
        <w:rPr>
          <w:rFonts w:ascii="Helvetica" w:hAnsi="Helvetica"/>
          <w:b/>
          <w:bCs/>
          <w:color w:val="610B4B"/>
          <w:sz w:val="26"/>
          <w:szCs w:val="26"/>
        </w:rPr>
        <w:t>Commonly used methods of HttpSession interface</w:t>
      </w:r>
    </w:p>
    <w:p w:rsidR="0054458B" w:rsidRDefault="0054458B" w:rsidP="0013606E">
      <w:pPr>
        <w:numPr>
          <w:ilvl w:val="0"/>
          <w:numId w:val="23"/>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String getId():</w:t>
      </w:r>
      <w:r>
        <w:rPr>
          <w:rFonts w:ascii="Verdana" w:hAnsi="Verdana"/>
          <w:color w:val="000000"/>
          <w:sz w:val="20"/>
          <w:szCs w:val="20"/>
        </w:rPr>
        <w:t>Returns a string containing the unique identifier value.</w:t>
      </w:r>
    </w:p>
    <w:p w:rsidR="0054458B" w:rsidRDefault="0054458B" w:rsidP="0013606E">
      <w:pPr>
        <w:numPr>
          <w:ilvl w:val="0"/>
          <w:numId w:val="23"/>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long getCreationTime():</w:t>
      </w:r>
      <w:r>
        <w:rPr>
          <w:rFonts w:ascii="Verdana" w:hAnsi="Verdana"/>
          <w:color w:val="000000"/>
          <w:sz w:val="20"/>
          <w:szCs w:val="20"/>
        </w:rPr>
        <w:t>Returns the time when this session was created, measured in milliseconds since midnight January 1, 1970 GMT.</w:t>
      </w:r>
    </w:p>
    <w:p w:rsidR="0054458B" w:rsidRDefault="0054458B" w:rsidP="0013606E">
      <w:pPr>
        <w:numPr>
          <w:ilvl w:val="0"/>
          <w:numId w:val="23"/>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long getLastAccessedTime():</w:t>
      </w:r>
      <w:r>
        <w:rPr>
          <w:rFonts w:ascii="Verdana" w:hAnsi="Verdana"/>
          <w:color w:val="000000"/>
          <w:sz w:val="20"/>
          <w:szCs w:val="20"/>
        </w:rPr>
        <w:t>Returns the last time the client sent a request associated with this session, as the number of milliseconds since midnight January 1, 1970 GMT.</w:t>
      </w:r>
    </w:p>
    <w:p w:rsidR="0054458B" w:rsidRDefault="0054458B" w:rsidP="0013606E">
      <w:pPr>
        <w:numPr>
          <w:ilvl w:val="0"/>
          <w:numId w:val="23"/>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public void invalidate():</w:t>
      </w:r>
      <w:r>
        <w:rPr>
          <w:rFonts w:ascii="Verdana" w:hAnsi="Verdana"/>
          <w:color w:val="000000"/>
          <w:sz w:val="20"/>
          <w:szCs w:val="20"/>
        </w:rPr>
        <w:t>Invalidates this session then unbinds any objects bound to it.</w:t>
      </w:r>
    </w:p>
    <w:p w:rsidR="0054458B" w:rsidRDefault="0054458B" w:rsidP="0054458B">
      <w:pPr>
        <w:shd w:val="clear" w:color="auto" w:fill="FFFFFF"/>
        <w:spacing w:before="60" w:after="100" w:afterAutospacing="1" w:line="315" w:lineRule="atLeast"/>
        <w:ind w:left="720"/>
        <w:rPr>
          <w:rFonts w:ascii="Verdana" w:hAnsi="Verdana"/>
          <w:color w:val="FF0000"/>
          <w:sz w:val="24"/>
          <w:szCs w:val="24"/>
        </w:rPr>
      </w:pPr>
    </w:p>
    <w:p w:rsidR="0054458B" w:rsidRDefault="0054458B" w:rsidP="0054458B">
      <w:pPr>
        <w:shd w:val="clear" w:color="auto" w:fill="FFFFFF"/>
        <w:spacing w:before="60" w:after="100" w:afterAutospacing="1" w:line="315" w:lineRule="atLeast"/>
        <w:ind w:left="720"/>
        <w:rPr>
          <w:rFonts w:ascii="Verdana" w:hAnsi="Verdana"/>
          <w:color w:val="000000"/>
          <w:sz w:val="20"/>
          <w:szCs w:val="20"/>
          <w:bdr w:val="none" w:sz="0" w:space="0" w:color="auto" w:frame="1"/>
          <w:shd w:val="clear" w:color="auto" w:fill="FFFFFF"/>
        </w:rPr>
      </w:pPr>
      <w:r>
        <w:rPr>
          <w:rFonts w:ascii="Verdana" w:hAnsi="Verdana"/>
          <w:color w:val="000000"/>
          <w:sz w:val="20"/>
          <w:szCs w:val="20"/>
          <w:shd w:val="clear" w:color="auto" w:fill="FFFFFF"/>
        </w:rPr>
        <w:t> session.setAttribute(</w:t>
      </w:r>
      <w:r>
        <w:rPr>
          <w:rStyle w:val="string"/>
          <w:rFonts w:ascii="Verdana" w:hAnsi="Verdana"/>
          <w:color w:val="0000FF"/>
          <w:sz w:val="20"/>
          <w:szCs w:val="20"/>
          <w:bdr w:val="none" w:sz="0" w:space="0" w:color="auto" w:frame="1"/>
          <w:shd w:val="clear" w:color="auto" w:fill="FFFFFF"/>
        </w:rPr>
        <w:t>"uname"</w:t>
      </w:r>
      <w:r>
        <w:rPr>
          <w:rFonts w:ascii="Verdana" w:hAnsi="Verdana"/>
          <w:color w:val="000000"/>
          <w:sz w:val="20"/>
          <w:szCs w:val="20"/>
          <w:bdr w:val="none" w:sz="0" w:space="0" w:color="auto" w:frame="1"/>
          <w:shd w:val="clear" w:color="auto" w:fill="FFFFFF"/>
        </w:rPr>
        <w:t>,n);  </w:t>
      </w:r>
    </w:p>
    <w:p w:rsidR="0054458B" w:rsidRPr="0054458B" w:rsidRDefault="0054458B" w:rsidP="0054458B">
      <w:pPr>
        <w:shd w:val="clear" w:color="auto" w:fill="FFFFFF"/>
        <w:spacing w:before="60" w:after="100" w:afterAutospacing="1" w:line="315" w:lineRule="atLeast"/>
        <w:ind w:left="720"/>
        <w:rPr>
          <w:rFonts w:ascii="Verdana" w:hAnsi="Verdana"/>
          <w:color w:val="FF0000"/>
          <w:sz w:val="24"/>
          <w:szCs w:val="24"/>
        </w:rPr>
      </w:pPr>
      <w:r>
        <w:rPr>
          <w:rFonts w:ascii="Verdana" w:hAnsi="Verdana"/>
          <w:color w:val="000000"/>
          <w:sz w:val="20"/>
          <w:szCs w:val="20"/>
          <w:shd w:val="clear" w:color="auto" w:fill="FFFFFF"/>
        </w:rPr>
        <w:t>String n=(String)session.getAttribute(</w:t>
      </w:r>
      <w:r>
        <w:rPr>
          <w:rStyle w:val="string"/>
          <w:rFonts w:ascii="Verdana" w:hAnsi="Verdana"/>
          <w:color w:val="0000FF"/>
          <w:sz w:val="20"/>
          <w:szCs w:val="20"/>
          <w:bdr w:val="none" w:sz="0" w:space="0" w:color="auto" w:frame="1"/>
          <w:shd w:val="clear" w:color="auto" w:fill="FFFFFF"/>
        </w:rPr>
        <w:t>"uname"</w:t>
      </w:r>
      <w:r>
        <w:rPr>
          <w:rFonts w:ascii="Verdana" w:hAnsi="Verdana"/>
          <w:color w:val="000000"/>
          <w:sz w:val="20"/>
          <w:szCs w:val="20"/>
          <w:bdr w:val="none" w:sz="0" w:space="0" w:color="auto" w:frame="1"/>
          <w:shd w:val="clear" w:color="auto" w:fill="FFFFFF"/>
        </w:rPr>
        <w:t>);  </w:t>
      </w:r>
    </w:p>
    <w:p w:rsidR="00F318F3" w:rsidRDefault="00BC6C5F" w:rsidP="00C0541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what is Cookie?</w:t>
      </w:r>
      <w:r w:rsidRPr="00094CB6">
        <w:rPr>
          <w:rFonts w:asciiTheme="minorHAnsi" w:hAnsiTheme="minorHAnsi" w:cstheme="minorHAnsi"/>
          <w:color w:val="FF0000"/>
          <w:sz w:val="28"/>
          <w:szCs w:val="28"/>
        </w:rPr>
        <w:br/>
        <w:t>Double posting problem</w:t>
      </w:r>
    </w:p>
    <w:p w:rsidR="00F318F3" w:rsidRDefault="00F318F3" w:rsidP="00F318F3">
      <w:pPr>
        <w:pStyle w:val="NormalWeb"/>
        <w:shd w:val="clear" w:color="auto" w:fill="FFFFFF"/>
        <w:rPr>
          <w:rFonts w:ascii="Arial" w:hAnsi="Arial" w:cs="Arial"/>
          <w:color w:val="555555"/>
        </w:rPr>
      </w:pPr>
      <w:r>
        <w:rPr>
          <w:rFonts w:ascii="Arial" w:hAnsi="Arial" w:cs="Arial"/>
          <w:color w:val="555555"/>
        </w:rPr>
        <w:lastRenderedPageBreak/>
        <w:t>Pressing refresh button on result page from submission executes request one more time and gives side effect like duplication registration same customer and deducting amount from credit/debit card one more time and etc. To overcome this problem we can use session tokens.</w:t>
      </w:r>
    </w:p>
    <w:p w:rsidR="00F318F3" w:rsidRDefault="00F318F3" w:rsidP="00F318F3">
      <w:pPr>
        <w:pStyle w:val="NormalWeb"/>
        <w:shd w:val="clear" w:color="auto" w:fill="FFFFFF"/>
        <w:rPr>
          <w:rFonts w:ascii="Arial" w:hAnsi="Arial" w:cs="Arial"/>
          <w:color w:val="555555"/>
        </w:rPr>
      </w:pPr>
      <w:r>
        <w:rPr>
          <w:rFonts w:ascii="Arial" w:hAnsi="Arial" w:cs="Arial"/>
          <w:color w:val="555555"/>
        </w:rPr>
        <w:t> </w:t>
      </w:r>
      <w:r>
        <w:rPr>
          <w:rStyle w:val="Strong"/>
          <w:rFonts w:ascii="Arial" w:hAnsi="Arial" w:cs="Arial"/>
          <w:color w:val="555555"/>
        </w:rPr>
        <w:t>DoublePostingPreventingFilter.java</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@WebFilter(value="/*")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public class DoublePostingPreventingFilter implements Filter{</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@Override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 xml:space="preserve">public void init(FilterConfig fg) throws ServletException { </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HttpSession session = null ;</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HttpServletRequest hreq = null ;</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int serverToken = 0 ;</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int clientToken = 0 ;</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//type casting</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@Override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public void doFilter(ServletRequest req, ServletResponse res,</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FilterChain chain) throws IOException, ServletException {</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hreq = (HttpServletRequest)req;</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//session = hreq.getSession(true);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//for 1st request when Session obj is not there for browser</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if(hreq.getMethod().equals("GET")){</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session = hreq.getSession(true);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session.setAttribute("stoken", new Random().nextInt(10000));</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chain.doFilter(req, res);</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lastRenderedPageBreak/>
        <w:t>}else{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//read ServerSessionToken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serverToken = (Integer)session.getAttribute("stoken");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//read clientSessionToken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System.out.println("serverToken:"+serverToken);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clientToken = Integer.parseInt(req.getParameter("ctoken"));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System.out.println("clientToken:"+clientToken);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System.out.println(clientToken+"----------"+serverToken);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if(serverToken == clientToken){</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session.setAttribute("stoken",  new Random().nextInt(10000));</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chain.doFilter(req, res);</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}else{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RequestDispatcher rd = req.getRequestDispatcher("/dbl_post_err.jsp");</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rd.forward(req, res);</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@Override</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 xml:space="preserve">public void destroy() { </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w:t>
      </w:r>
    </w:p>
    <w:p w:rsidR="00F318F3" w:rsidRDefault="00F318F3" w:rsidP="00F318F3">
      <w:pPr>
        <w:pStyle w:val="HTMLPreformatted"/>
        <w:shd w:val="clear" w:color="auto" w:fill="F5F5F5"/>
        <w:wordWrap w:val="0"/>
        <w:spacing w:after="195" w:line="390" w:lineRule="atLeast"/>
        <w:rPr>
          <w:rFonts w:ascii="Arial" w:hAnsi="Arial" w:cs="Arial"/>
          <w:color w:val="212529"/>
          <w:sz w:val="23"/>
          <w:szCs w:val="23"/>
        </w:rPr>
      </w:pPr>
      <w:r>
        <w:rPr>
          <w:rFonts w:ascii="Arial" w:hAnsi="Arial" w:cs="Arial"/>
          <w:color w:val="212529"/>
          <w:sz w:val="23"/>
          <w:szCs w:val="23"/>
        </w:rPr>
        <w:t xml:space="preserve">}     </w:t>
      </w:r>
    </w:p>
    <w:p w:rsidR="00F318F3" w:rsidRDefault="00F318F3" w:rsidP="00F318F3">
      <w:pPr>
        <w:pStyle w:val="HTMLPreformatted"/>
        <w:shd w:val="clear" w:color="auto" w:fill="F5F5F5"/>
        <w:wordWrap w:val="0"/>
        <w:spacing w:after="195" w:line="390" w:lineRule="atLeast"/>
        <w:rPr>
          <w:rFonts w:ascii="Consolas" w:hAnsi="Consolas"/>
          <w:color w:val="212529"/>
          <w:sz w:val="23"/>
          <w:szCs w:val="23"/>
        </w:rPr>
      </w:pPr>
      <w:r>
        <w:rPr>
          <w:rFonts w:ascii="Arial" w:hAnsi="Arial" w:cs="Arial"/>
          <w:color w:val="212529"/>
          <w:sz w:val="23"/>
          <w:szCs w:val="23"/>
        </w:rPr>
        <w:t xml:space="preserve">        </w:t>
      </w:r>
    </w:p>
    <w:p w:rsidR="00F318F3" w:rsidRDefault="00F318F3" w:rsidP="00F318F3">
      <w:pPr>
        <w:pStyle w:val="NormalWeb"/>
        <w:shd w:val="clear" w:color="auto" w:fill="FFFFFF"/>
        <w:rPr>
          <w:rFonts w:ascii="Arial" w:hAnsi="Arial" w:cs="Arial"/>
          <w:color w:val="555555"/>
        </w:rPr>
      </w:pPr>
    </w:p>
    <w:p w:rsidR="00F318F3" w:rsidRDefault="00BC6C5F" w:rsidP="00C0541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difference between forward and sendredirect</w:t>
      </w:r>
    </w:p>
    <w:p w:rsidR="00885DB5" w:rsidRPr="00885DB5" w:rsidRDefault="00885DB5" w:rsidP="00885DB5">
      <w:pPr>
        <w:shd w:val="clear" w:color="auto" w:fill="FFFFFF"/>
        <w:spacing w:after="0" w:line="240" w:lineRule="auto"/>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Simply difference between </w:t>
      </w:r>
      <w:r w:rsidRPr="00885DB5">
        <w:rPr>
          <w:rFonts w:ascii="Consolas" w:eastAsia="Times New Roman" w:hAnsi="Consolas" w:cs="Courier New"/>
          <w:color w:val="242729"/>
          <w:sz w:val="20"/>
          <w:szCs w:val="20"/>
          <w:bdr w:val="none" w:sz="0" w:space="0" w:color="auto" w:frame="1"/>
          <w:lang w:eastAsia="en-IN"/>
        </w:rPr>
        <w:t>Forward(ServletRequest request, ServletResponse response)</w:t>
      </w:r>
      <w:r w:rsidRPr="00885DB5">
        <w:rPr>
          <w:rFonts w:ascii="inherit" w:eastAsia="Times New Roman" w:hAnsi="inherit" w:cs="Arial"/>
          <w:color w:val="242729"/>
          <w:sz w:val="23"/>
          <w:szCs w:val="23"/>
          <w:lang w:eastAsia="en-IN"/>
        </w:rPr>
        <w:t> and </w:t>
      </w:r>
      <w:r w:rsidRPr="00885DB5">
        <w:rPr>
          <w:rFonts w:ascii="Consolas" w:eastAsia="Times New Roman" w:hAnsi="Consolas" w:cs="Courier New"/>
          <w:color w:val="242729"/>
          <w:sz w:val="20"/>
          <w:szCs w:val="20"/>
          <w:bdr w:val="none" w:sz="0" w:space="0" w:color="auto" w:frame="1"/>
          <w:lang w:eastAsia="en-IN"/>
        </w:rPr>
        <w:t>sendRedirect(String url)</w:t>
      </w:r>
      <w:r w:rsidRPr="00885DB5">
        <w:rPr>
          <w:rFonts w:ascii="inherit" w:eastAsia="Times New Roman" w:hAnsi="inherit" w:cs="Arial"/>
          <w:color w:val="242729"/>
          <w:sz w:val="23"/>
          <w:szCs w:val="23"/>
          <w:lang w:eastAsia="en-IN"/>
        </w:rPr>
        <w:t> is</w:t>
      </w:r>
    </w:p>
    <w:p w:rsidR="00885DB5" w:rsidRPr="00885DB5" w:rsidRDefault="00885DB5" w:rsidP="00885DB5">
      <w:pPr>
        <w:shd w:val="clear" w:color="auto" w:fill="FFFFFF"/>
        <w:spacing w:after="0" w:line="240" w:lineRule="auto"/>
        <w:textAlignment w:val="baseline"/>
        <w:rPr>
          <w:rFonts w:ascii="inherit" w:eastAsia="Times New Roman" w:hAnsi="inherit" w:cs="Arial"/>
          <w:color w:val="242729"/>
          <w:sz w:val="23"/>
          <w:szCs w:val="23"/>
          <w:lang w:eastAsia="en-IN"/>
        </w:rPr>
      </w:pPr>
      <w:r w:rsidRPr="00885DB5">
        <w:rPr>
          <w:rFonts w:ascii="inherit" w:eastAsia="Times New Roman" w:hAnsi="inherit" w:cs="Arial"/>
          <w:b/>
          <w:bCs/>
          <w:color w:val="242729"/>
          <w:sz w:val="23"/>
          <w:szCs w:val="23"/>
          <w:bdr w:val="none" w:sz="0" w:space="0" w:color="auto" w:frame="1"/>
          <w:lang w:eastAsia="en-IN"/>
        </w:rPr>
        <w:t>forward():</w:t>
      </w:r>
    </w:p>
    <w:p w:rsidR="00885DB5" w:rsidRPr="00885DB5" w:rsidRDefault="00885DB5" w:rsidP="0013606E">
      <w:pPr>
        <w:numPr>
          <w:ilvl w:val="0"/>
          <w:numId w:val="2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w:t>
      </w:r>
      <w:r w:rsidRPr="00885DB5">
        <w:rPr>
          <w:rFonts w:ascii="Consolas" w:eastAsia="Times New Roman" w:hAnsi="Consolas" w:cs="Courier New"/>
          <w:color w:val="242729"/>
          <w:sz w:val="20"/>
          <w:szCs w:val="20"/>
          <w:bdr w:val="none" w:sz="0" w:space="0" w:color="auto" w:frame="1"/>
          <w:lang w:eastAsia="en-IN"/>
        </w:rPr>
        <w:t>forward()</w:t>
      </w:r>
      <w:r w:rsidRPr="00885DB5">
        <w:rPr>
          <w:rFonts w:ascii="inherit" w:eastAsia="Times New Roman" w:hAnsi="inherit" w:cs="Arial"/>
          <w:color w:val="242729"/>
          <w:sz w:val="23"/>
          <w:szCs w:val="23"/>
          <w:lang w:eastAsia="en-IN"/>
        </w:rPr>
        <w:t> method is executed in the server side.</w:t>
      </w:r>
    </w:p>
    <w:p w:rsidR="00885DB5" w:rsidRPr="00885DB5" w:rsidRDefault="00885DB5" w:rsidP="0013606E">
      <w:pPr>
        <w:numPr>
          <w:ilvl w:val="0"/>
          <w:numId w:val="24"/>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request is transfer to other resource within same server.</w:t>
      </w:r>
    </w:p>
    <w:p w:rsidR="00885DB5" w:rsidRPr="00885DB5" w:rsidRDefault="00885DB5" w:rsidP="0013606E">
      <w:pPr>
        <w:numPr>
          <w:ilvl w:val="0"/>
          <w:numId w:val="2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It does not depend on the client’s request protocol since the </w:t>
      </w:r>
      <w:r w:rsidRPr="00885DB5">
        <w:rPr>
          <w:rFonts w:ascii="Consolas" w:eastAsia="Times New Roman" w:hAnsi="Consolas" w:cs="Courier New"/>
          <w:color w:val="242729"/>
          <w:sz w:val="20"/>
          <w:szCs w:val="20"/>
          <w:bdr w:val="none" w:sz="0" w:space="0" w:color="auto" w:frame="1"/>
          <w:lang w:eastAsia="en-IN"/>
        </w:rPr>
        <w:t>forward ()</w:t>
      </w:r>
      <w:r w:rsidRPr="00885DB5">
        <w:rPr>
          <w:rFonts w:ascii="inherit" w:eastAsia="Times New Roman" w:hAnsi="inherit" w:cs="Arial"/>
          <w:color w:val="242729"/>
          <w:sz w:val="23"/>
          <w:szCs w:val="23"/>
          <w:lang w:eastAsia="en-IN"/>
        </w:rPr>
        <w:t> method is provided by the servlet container.</w:t>
      </w:r>
    </w:p>
    <w:p w:rsidR="00885DB5" w:rsidRPr="00885DB5" w:rsidRDefault="00885DB5" w:rsidP="0013606E">
      <w:pPr>
        <w:numPr>
          <w:ilvl w:val="0"/>
          <w:numId w:val="24"/>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request is shared by the target resource.</w:t>
      </w:r>
    </w:p>
    <w:p w:rsidR="00885DB5" w:rsidRPr="00885DB5" w:rsidRDefault="00885DB5" w:rsidP="0013606E">
      <w:pPr>
        <w:numPr>
          <w:ilvl w:val="0"/>
          <w:numId w:val="24"/>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Only one call is consumed in this method.</w:t>
      </w:r>
    </w:p>
    <w:p w:rsidR="00885DB5" w:rsidRPr="00885DB5" w:rsidRDefault="00885DB5" w:rsidP="0013606E">
      <w:pPr>
        <w:numPr>
          <w:ilvl w:val="0"/>
          <w:numId w:val="24"/>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It can be used within server.</w:t>
      </w:r>
    </w:p>
    <w:p w:rsidR="00885DB5" w:rsidRPr="00885DB5" w:rsidRDefault="00885DB5" w:rsidP="0013606E">
      <w:pPr>
        <w:numPr>
          <w:ilvl w:val="0"/>
          <w:numId w:val="24"/>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We cannot see forwarded message, it is transparent.</w:t>
      </w:r>
    </w:p>
    <w:p w:rsidR="00885DB5" w:rsidRPr="00885DB5" w:rsidRDefault="00885DB5" w:rsidP="0013606E">
      <w:pPr>
        <w:numPr>
          <w:ilvl w:val="0"/>
          <w:numId w:val="2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w:t>
      </w:r>
      <w:r w:rsidRPr="00885DB5">
        <w:rPr>
          <w:rFonts w:ascii="Consolas" w:eastAsia="Times New Roman" w:hAnsi="Consolas" w:cs="Courier New"/>
          <w:color w:val="242729"/>
          <w:sz w:val="20"/>
          <w:szCs w:val="20"/>
          <w:bdr w:val="none" w:sz="0" w:space="0" w:color="auto" w:frame="1"/>
          <w:lang w:eastAsia="en-IN"/>
        </w:rPr>
        <w:t>forward()</w:t>
      </w:r>
      <w:r w:rsidRPr="00885DB5">
        <w:rPr>
          <w:rFonts w:ascii="inherit" w:eastAsia="Times New Roman" w:hAnsi="inherit" w:cs="Arial"/>
          <w:color w:val="242729"/>
          <w:sz w:val="23"/>
          <w:szCs w:val="23"/>
          <w:lang w:eastAsia="en-IN"/>
        </w:rPr>
        <w:t> method is faster than </w:t>
      </w:r>
      <w:r w:rsidRPr="00885DB5">
        <w:rPr>
          <w:rFonts w:ascii="Consolas" w:eastAsia="Times New Roman" w:hAnsi="Consolas" w:cs="Courier New"/>
          <w:color w:val="242729"/>
          <w:sz w:val="20"/>
          <w:szCs w:val="20"/>
          <w:bdr w:val="none" w:sz="0" w:space="0" w:color="auto" w:frame="1"/>
          <w:lang w:eastAsia="en-IN"/>
        </w:rPr>
        <w:t>sendRedirect()</w:t>
      </w:r>
      <w:r w:rsidRPr="00885DB5">
        <w:rPr>
          <w:rFonts w:ascii="inherit" w:eastAsia="Times New Roman" w:hAnsi="inherit" w:cs="Arial"/>
          <w:color w:val="242729"/>
          <w:sz w:val="23"/>
          <w:szCs w:val="23"/>
          <w:lang w:eastAsia="en-IN"/>
        </w:rPr>
        <w:t> method.</w:t>
      </w:r>
    </w:p>
    <w:p w:rsidR="00885DB5" w:rsidRDefault="00885DB5" w:rsidP="0013606E">
      <w:pPr>
        <w:numPr>
          <w:ilvl w:val="0"/>
          <w:numId w:val="2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It is declared in </w:t>
      </w:r>
      <w:r w:rsidRPr="00885DB5">
        <w:rPr>
          <w:rFonts w:ascii="Consolas" w:eastAsia="Times New Roman" w:hAnsi="Consolas" w:cs="Courier New"/>
          <w:color w:val="242729"/>
          <w:sz w:val="20"/>
          <w:szCs w:val="20"/>
          <w:bdr w:val="none" w:sz="0" w:space="0" w:color="auto" w:frame="1"/>
          <w:lang w:eastAsia="en-IN"/>
        </w:rPr>
        <w:t>RequestDispatcher</w:t>
      </w:r>
      <w:r w:rsidRPr="00885DB5">
        <w:rPr>
          <w:rFonts w:ascii="inherit" w:eastAsia="Times New Roman" w:hAnsi="inherit" w:cs="Arial"/>
          <w:color w:val="242729"/>
          <w:sz w:val="23"/>
          <w:szCs w:val="23"/>
          <w:lang w:eastAsia="en-IN"/>
        </w:rPr>
        <w:t> interface.</w:t>
      </w:r>
    </w:p>
    <w:p w:rsidR="00885DB5" w:rsidRPr="00885DB5" w:rsidRDefault="00885DB5" w:rsidP="00885DB5">
      <w:pPr>
        <w:shd w:val="clear" w:color="auto" w:fill="FFFFFF"/>
        <w:spacing w:after="0" w:line="240" w:lineRule="auto"/>
        <w:ind w:left="450"/>
        <w:textAlignment w:val="baseline"/>
        <w:rPr>
          <w:rFonts w:ascii="inherit" w:eastAsia="Times New Roman" w:hAnsi="inherit" w:cs="Arial"/>
          <w:color w:val="242729"/>
          <w:sz w:val="23"/>
          <w:szCs w:val="23"/>
          <w:lang w:eastAsia="en-IN"/>
        </w:rPr>
      </w:pPr>
    </w:p>
    <w:p w:rsidR="00885DB5" w:rsidRPr="00885DB5" w:rsidRDefault="00885DB5" w:rsidP="00885DB5">
      <w:pPr>
        <w:shd w:val="clear" w:color="auto" w:fill="FFFFFF"/>
        <w:spacing w:after="0" w:line="240" w:lineRule="auto"/>
        <w:textAlignment w:val="baseline"/>
        <w:rPr>
          <w:rFonts w:ascii="inherit" w:eastAsia="Times New Roman" w:hAnsi="inherit" w:cs="Arial"/>
          <w:color w:val="242729"/>
          <w:sz w:val="23"/>
          <w:szCs w:val="23"/>
          <w:lang w:eastAsia="en-IN"/>
        </w:rPr>
      </w:pPr>
      <w:r w:rsidRPr="00885DB5">
        <w:rPr>
          <w:rFonts w:ascii="inherit" w:eastAsia="Times New Roman" w:hAnsi="inherit" w:cs="Arial"/>
          <w:b/>
          <w:bCs/>
          <w:color w:val="242729"/>
          <w:sz w:val="23"/>
          <w:szCs w:val="23"/>
          <w:bdr w:val="none" w:sz="0" w:space="0" w:color="auto" w:frame="1"/>
          <w:lang w:eastAsia="en-IN"/>
        </w:rPr>
        <w:t>sendRedirect():</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sendRedirect() method is executed in the client side.</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request is transfer to other resource to different server.</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sendRedirect() method is provided under HTTP so it can be used only with HTTP clients.</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New request is created for the destination resource.</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Two request and response calls are consumed.</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It can be used within and outside the server.</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We can see redirected address, it is not transparent.</w:t>
      </w:r>
    </w:p>
    <w:p w:rsidR="00885DB5" w:rsidRPr="00885DB5" w:rsidRDefault="00885DB5" w:rsidP="0013606E">
      <w:pPr>
        <w:numPr>
          <w:ilvl w:val="0"/>
          <w:numId w:val="2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The sendRedirect() method is slower because when new request is created old request object is lost.</w:t>
      </w:r>
    </w:p>
    <w:p w:rsidR="00885DB5" w:rsidRPr="00885DB5" w:rsidRDefault="00885DB5" w:rsidP="0013606E">
      <w:pPr>
        <w:numPr>
          <w:ilvl w:val="0"/>
          <w:numId w:val="25"/>
        </w:numPr>
        <w:shd w:val="clear" w:color="auto" w:fill="FFFFFF"/>
        <w:spacing w:after="75" w:line="240" w:lineRule="auto"/>
        <w:ind w:left="450"/>
        <w:textAlignment w:val="baseline"/>
        <w:rPr>
          <w:rFonts w:ascii="inherit" w:eastAsia="Times New Roman" w:hAnsi="inherit" w:cs="Arial"/>
          <w:color w:val="242729"/>
          <w:sz w:val="23"/>
          <w:szCs w:val="23"/>
          <w:lang w:eastAsia="en-IN"/>
        </w:rPr>
      </w:pPr>
      <w:r w:rsidRPr="00885DB5">
        <w:rPr>
          <w:rFonts w:ascii="inherit" w:eastAsia="Times New Roman" w:hAnsi="inherit" w:cs="Arial"/>
          <w:color w:val="242729"/>
          <w:sz w:val="23"/>
          <w:szCs w:val="23"/>
          <w:lang w:eastAsia="en-IN"/>
        </w:rPr>
        <w:t>It is declared in HttpServletResponse.</w:t>
      </w:r>
    </w:p>
    <w:p w:rsidR="0032416F" w:rsidRDefault="00BC6C5F" w:rsidP="00C0541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session config vs session context</w:t>
      </w:r>
    </w:p>
    <w:p w:rsidR="0032416F" w:rsidRDefault="0032416F" w:rsidP="00C0541F">
      <w:pPr>
        <w:pStyle w:val="NormalWeb"/>
        <w:shd w:val="clear" w:color="auto" w:fill="FFFFFF"/>
        <w:spacing w:before="240" w:beforeAutospacing="0" w:after="240" w:afterAutospacing="0"/>
        <w:rPr>
          <w:rFonts w:ascii="Verdana" w:hAnsi="Verdana"/>
          <w:color w:val="000000"/>
          <w:sz w:val="20"/>
          <w:szCs w:val="20"/>
          <w:shd w:val="clear" w:color="auto" w:fill="FFFFFF"/>
        </w:rPr>
      </w:pPr>
      <w:r>
        <w:rPr>
          <w:rFonts w:ascii="Verdana" w:hAnsi="Verdana"/>
          <w:color w:val="000000"/>
          <w:sz w:val="20"/>
          <w:szCs w:val="20"/>
          <w:shd w:val="clear" w:color="auto" w:fill="FFFFFF"/>
        </w:rPr>
        <w:t>ServletConfig</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1.ServletConfig available in javax.servlet.*; package</w:t>
      </w:r>
      <w:r>
        <w:rPr>
          <w:rFonts w:ascii="Verdana" w:hAnsi="Verdana"/>
          <w:color w:val="000000"/>
          <w:sz w:val="20"/>
          <w:szCs w:val="20"/>
        </w:rPr>
        <w:br/>
      </w:r>
      <w:r>
        <w:rPr>
          <w:rFonts w:ascii="Verdana" w:hAnsi="Verdana"/>
          <w:color w:val="000000"/>
          <w:sz w:val="20"/>
          <w:szCs w:val="20"/>
          <w:shd w:val="clear" w:color="auto" w:fill="FFFFFF"/>
        </w:rPr>
        <w:t>2.ServletConfig object is one per servlet class</w:t>
      </w:r>
      <w:r>
        <w:rPr>
          <w:rFonts w:ascii="Verdana" w:hAnsi="Verdana"/>
          <w:color w:val="000000"/>
          <w:sz w:val="20"/>
          <w:szCs w:val="20"/>
        </w:rPr>
        <w:br/>
      </w:r>
      <w:r>
        <w:rPr>
          <w:rFonts w:ascii="Verdana" w:hAnsi="Verdana"/>
          <w:color w:val="000000"/>
          <w:sz w:val="20"/>
          <w:szCs w:val="20"/>
          <w:shd w:val="clear" w:color="auto" w:fill="FFFFFF"/>
        </w:rPr>
        <w:t>3.destroyed once the servlet execution is completed.</w:t>
      </w:r>
      <w:r>
        <w:rPr>
          <w:rFonts w:ascii="Verdana" w:hAnsi="Verdana"/>
          <w:color w:val="000000"/>
          <w:sz w:val="20"/>
          <w:szCs w:val="20"/>
        </w:rPr>
        <w:br/>
      </w:r>
      <w:r>
        <w:rPr>
          <w:rFonts w:ascii="Verdana" w:hAnsi="Verdana"/>
          <w:color w:val="000000"/>
          <w:sz w:val="20"/>
          <w:szCs w:val="20"/>
          <w:shd w:val="clear" w:color="auto" w:fill="FFFFFF"/>
        </w:rPr>
        <w:t>4.We should give request explicitly, in order to create ServletConfig object for the first time</w:t>
      </w:r>
      <w:r>
        <w:rPr>
          <w:rFonts w:ascii="Verdana" w:hAnsi="Verdana"/>
          <w:color w:val="000000"/>
          <w:sz w:val="20"/>
          <w:szCs w:val="20"/>
        </w:rPr>
        <w:br/>
      </w:r>
      <w:r>
        <w:rPr>
          <w:rFonts w:ascii="Verdana" w:hAnsi="Verdana"/>
          <w:color w:val="000000"/>
          <w:sz w:val="20"/>
          <w:szCs w:val="20"/>
          <w:shd w:val="clear" w:color="auto" w:fill="FFFFFF"/>
        </w:rPr>
        <w:t>5.Object of ServletConfig will be created during initialization process of the servlet</w:t>
      </w:r>
      <w:r>
        <w:rPr>
          <w:rFonts w:ascii="Verdana" w:hAnsi="Verdana"/>
          <w:color w:val="000000"/>
          <w:sz w:val="20"/>
          <w:szCs w:val="20"/>
        </w:rPr>
        <w:br/>
      </w:r>
      <w:r>
        <w:rPr>
          <w:rFonts w:ascii="Verdana" w:hAnsi="Verdana"/>
          <w:color w:val="000000"/>
          <w:sz w:val="20"/>
          <w:szCs w:val="20"/>
          <w:shd w:val="clear" w:color="auto" w:fill="FFFFFF"/>
        </w:rPr>
        <w:t>6.This Config object is public to a particular servlet only</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ServletContext</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1.ServletContext available in javax.servlet.*; package</w:t>
      </w:r>
      <w:r>
        <w:rPr>
          <w:rFonts w:ascii="Verdana" w:hAnsi="Verdana"/>
          <w:color w:val="000000"/>
          <w:sz w:val="20"/>
          <w:szCs w:val="20"/>
        </w:rPr>
        <w:br/>
      </w:r>
      <w:r>
        <w:rPr>
          <w:rFonts w:ascii="Verdana" w:hAnsi="Verdana"/>
          <w:color w:val="000000"/>
          <w:sz w:val="20"/>
          <w:szCs w:val="20"/>
          <w:shd w:val="clear" w:color="auto" w:fill="FFFFFF"/>
        </w:rPr>
        <w:t>2.ServletContext object is global to entire web application</w:t>
      </w:r>
      <w:r>
        <w:rPr>
          <w:rFonts w:ascii="Verdana" w:hAnsi="Verdana"/>
          <w:color w:val="000000"/>
          <w:sz w:val="20"/>
          <w:szCs w:val="20"/>
        </w:rPr>
        <w:br/>
      </w:r>
      <w:r>
        <w:rPr>
          <w:rFonts w:ascii="Verdana" w:hAnsi="Verdana"/>
          <w:color w:val="000000"/>
          <w:sz w:val="20"/>
          <w:szCs w:val="20"/>
          <w:shd w:val="clear" w:color="auto" w:fill="FFFFFF"/>
        </w:rPr>
        <w:lastRenderedPageBreak/>
        <w:t>3.Object of ServletContext will be created at the time of web application deployment</w:t>
      </w:r>
      <w:r>
        <w:rPr>
          <w:rFonts w:ascii="Verdana" w:hAnsi="Verdana"/>
          <w:color w:val="000000"/>
          <w:sz w:val="20"/>
          <w:szCs w:val="20"/>
        </w:rPr>
        <w:br/>
      </w:r>
      <w:r>
        <w:rPr>
          <w:rFonts w:ascii="Verdana" w:hAnsi="Verdana"/>
          <w:color w:val="000000"/>
          <w:sz w:val="20"/>
          <w:szCs w:val="20"/>
          <w:shd w:val="clear" w:color="auto" w:fill="FFFFFF"/>
        </w:rPr>
        <w:t>4.Scope: As long as web application is executing, ServletContext object will be available, and 5.it will be destroyed once the application is removed from the server.</w:t>
      </w:r>
      <w:r>
        <w:rPr>
          <w:rFonts w:ascii="Verdana" w:hAnsi="Verdana"/>
          <w:color w:val="000000"/>
          <w:sz w:val="20"/>
          <w:szCs w:val="20"/>
        </w:rPr>
        <w:br/>
      </w:r>
      <w:r>
        <w:rPr>
          <w:rFonts w:ascii="Verdana" w:hAnsi="Verdana"/>
          <w:color w:val="000000"/>
          <w:sz w:val="20"/>
          <w:szCs w:val="20"/>
          <w:shd w:val="clear" w:color="auto" w:fill="FFFFFF"/>
        </w:rPr>
        <w:t>6.ServletContext object will be available even before giving the first request</w:t>
      </w:r>
    </w:p>
    <w:p w:rsidR="00BC6C5F" w:rsidRDefault="00BC6C5F" w:rsidP="00C0541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request.forward() vs request.include()</w:t>
      </w:r>
    </w:p>
    <w:tbl>
      <w:tblPr>
        <w:tblW w:w="9600"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197"/>
        <w:gridCol w:w="4338"/>
        <w:gridCol w:w="3065"/>
      </w:tblGrid>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PROPERTY</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INCLUDE() METHOD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FORWARD() METHOD</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WHAT CAN BE DONE?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Includes another file in our current file.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Will forward the client request to the forwarding page.</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MERGE OF RESPONSE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Response of S1 and S2 are merged and sent to client (as if a single response). This way, the Programmer can achieve "server side includes".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No merge of response. Only S2 response will go to the client.</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RETAINING EXECUTION CONTROL</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Shifted temporarily from S1 to S2. It works like a general simple method call.</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Shifted permanently from S1 to S2.</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CONTROL COMING BACK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Execution control comes back to S1 after executing S2 for further processing of S1 after include() statement from where the execution control shifted.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Once shifted, the control never returns to S1. It is permanent shifting.</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RESPONSE PLACEMENT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Response of S2 is placed in S1.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Response of S2 is not placed in S2.</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CLIENT RECEIVES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Response of S1 and S2 is received by client.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Only response of S2 is received by client.</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CONTROL RETURNED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After executing S2, control returned to S1.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After executing S2, control returned to client.</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EXTRA ACTIVITY</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Once control is returned to S1 from S2, any activity can be done on the server like calling another servlet with another RequestDispatcher object.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Once control returned to client, no activity can be done on S1 or S2.</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USAGE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Used by Programmer when the output of both servlets S1 and S2 is required.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Used only S2 response is required.</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lastRenderedPageBreak/>
              <w:t>SPEED OF DELIVERY TO CLIENT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Comparatively slower.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Faster.</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ACCESS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S2 has access to the request and response objects of S1, but limitations exist. S2 cannot set headers and also cannot call any other method like setCookie etc. affecting the response headers. That is, S2 cannot attempt to change the HTTP headers or response status code etc. and performing any activities like this is simply ignored.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Here also S2 cannot alter as response is delivered on S1 URL.</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USAGE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Often useful just to include another web resource response like banner content or copyright information etc.</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Used when further processing responsibility and replying to user is given to another Web resource.</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OUT.PRINTLN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Output of S1’s out.println() statements go to client.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Output of S1’s out.println() statements never go to client.</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CLIENT RESPONSE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Client receives the response from the same servlet which he requested.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Client actually receives the response from a different servlet (not known to client).</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TREATMENT OF PROCESSING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The processing S2 can be treated as part of S2 processing.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The processing of S2 can be treated completely as a different entity. It is used to show a different resource on the server by S1.</w:t>
            </w:r>
          </w:p>
        </w:tc>
      </w:tr>
      <w:tr w:rsidR="0032416F" w:rsidRPr="0032416F" w:rsidTr="0032416F">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360" w:lineRule="atLeast"/>
              <w:rPr>
                <w:rFonts w:ascii="inherit" w:eastAsia="Times New Roman" w:hAnsi="inherit" w:cs="Arial"/>
                <w:caps/>
                <w:color w:val="333333"/>
                <w:sz w:val="26"/>
                <w:szCs w:val="26"/>
                <w:lang w:eastAsia="en-IN"/>
              </w:rPr>
            </w:pPr>
            <w:r w:rsidRPr="0032416F">
              <w:rPr>
                <w:rFonts w:ascii="inherit" w:eastAsia="Times New Roman" w:hAnsi="inherit" w:cs="Arial"/>
                <w:caps/>
                <w:color w:val="333333"/>
                <w:sz w:val="26"/>
                <w:szCs w:val="26"/>
                <w:lang w:eastAsia="en-IN"/>
              </w:rPr>
              <w:t>USED WHEN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Used when static information is to be included.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32416F" w:rsidRPr="0032416F" w:rsidRDefault="0032416F" w:rsidP="0032416F">
            <w:pPr>
              <w:spacing w:after="0" w:line="240" w:lineRule="auto"/>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Used when dynamic information is to be included. It is can be used where a Servlet can play the role of a controller to process the client input and deciding what response page is to be returned.</w:t>
            </w:r>
          </w:p>
        </w:tc>
      </w:tr>
    </w:tbl>
    <w:p w:rsidR="0032416F" w:rsidRPr="0032416F" w:rsidRDefault="0032416F" w:rsidP="0032416F">
      <w:pPr>
        <w:shd w:val="clear" w:color="auto" w:fill="FFFFFF"/>
        <w:spacing w:after="225" w:line="240" w:lineRule="auto"/>
        <w:textAlignment w:val="baseline"/>
        <w:rPr>
          <w:rFonts w:ascii="Arial" w:eastAsia="Times New Roman" w:hAnsi="Arial" w:cs="Arial"/>
          <w:color w:val="777777"/>
          <w:sz w:val="24"/>
          <w:szCs w:val="24"/>
          <w:lang w:eastAsia="en-IN"/>
        </w:rPr>
      </w:pPr>
      <w:r w:rsidRPr="0032416F">
        <w:rPr>
          <w:rFonts w:ascii="Arial" w:eastAsia="Times New Roman" w:hAnsi="Arial" w:cs="Arial"/>
          <w:color w:val="777777"/>
          <w:sz w:val="24"/>
          <w:szCs w:val="24"/>
          <w:lang w:eastAsia="en-IN"/>
        </w:rPr>
        <w:t>After knowing include vs forward, let us go their similarities.</w:t>
      </w:r>
    </w:p>
    <w:p w:rsidR="0032416F" w:rsidRPr="0032416F" w:rsidRDefault="0032416F" w:rsidP="0032416F">
      <w:pPr>
        <w:shd w:val="clear" w:color="auto" w:fill="FFFFFF"/>
        <w:spacing w:after="0" w:line="240" w:lineRule="auto"/>
        <w:textAlignment w:val="baseline"/>
        <w:rPr>
          <w:rFonts w:ascii="Arial" w:eastAsia="Times New Roman" w:hAnsi="Arial" w:cs="Arial"/>
          <w:color w:val="777777"/>
          <w:sz w:val="24"/>
          <w:szCs w:val="24"/>
          <w:lang w:eastAsia="en-IN"/>
        </w:rPr>
      </w:pPr>
      <w:r w:rsidRPr="0032416F">
        <w:rPr>
          <w:rFonts w:ascii="inherit" w:eastAsia="Times New Roman" w:hAnsi="inherit" w:cs="Arial"/>
          <w:b/>
          <w:bCs/>
          <w:color w:val="777777"/>
          <w:sz w:val="24"/>
          <w:szCs w:val="24"/>
          <w:bdr w:val="none" w:sz="0" w:space="0" w:color="auto" w:frame="1"/>
          <w:lang w:eastAsia="en-IN"/>
        </w:rPr>
        <w:t>Similarities:</w:t>
      </w:r>
    </w:p>
    <w:p w:rsidR="0032416F" w:rsidRPr="0032416F" w:rsidRDefault="0032416F" w:rsidP="0013606E">
      <w:pPr>
        <w:numPr>
          <w:ilvl w:val="0"/>
          <w:numId w:val="26"/>
        </w:numPr>
        <w:shd w:val="clear" w:color="auto" w:fill="FFFFFF"/>
        <w:spacing w:after="0" w:line="240" w:lineRule="auto"/>
        <w:ind w:left="450"/>
        <w:textAlignment w:val="baseline"/>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Both are methods of RequestDispatcher interface.</w:t>
      </w:r>
    </w:p>
    <w:p w:rsidR="0032416F" w:rsidRPr="0032416F" w:rsidRDefault="0032416F" w:rsidP="0013606E">
      <w:pPr>
        <w:numPr>
          <w:ilvl w:val="0"/>
          <w:numId w:val="26"/>
        </w:numPr>
        <w:shd w:val="clear" w:color="auto" w:fill="FFFFFF"/>
        <w:spacing w:after="0" w:line="240" w:lineRule="auto"/>
        <w:ind w:left="450"/>
        <w:textAlignment w:val="baseline"/>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Both are method calls.</w:t>
      </w:r>
    </w:p>
    <w:p w:rsidR="0032416F" w:rsidRPr="0032416F" w:rsidRDefault="0032416F" w:rsidP="0013606E">
      <w:pPr>
        <w:numPr>
          <w:ilvl w:val="0"/>
          <w:numId w:val="26"/>
        </w:numPr>
        <w:shd w:val="clear" w:color="auto" w:fill="FFFFFF"/>
        <w:spacing w:after="0" w:line="240" w:lineRule="auto"/>
        <w:ind w:left="450"/>
        <w:textAlignment w:val="baseline"/>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lastRenderedPageBreak/>
        <w:t>Both are abstract methods in the interface but can be treated as concrete methods in Servlet programming. I mean, because we are not implementing RequestDispatcher to our Servlet program, there is no compulsion to the Programmer to override both.</w:t>
      </w:r>
    </w:p>
    <w:p w:rsidR="0032416F" w:rsidRPr="0032416F" w:rsidRDefault="0032416F" w:rsidP="0013606E">
      <w:pPr>
        <w:numPr>
          <w:ilvl w:val="0"/>
          <w:numId w:val="26"/>
        </w:numPr>
        <w:shd w:val="clear" w:color="auto" w:fill="FFFFFF"/>
        <w:spacing w:after="0" w:line="240" w:lineRule="auto"/>
        <w:ind w:left="450"/>
        <w:textAlignment w:val="baseline"/>
        <w:rPr>
          <w:rFonts w:ascii="inherit" w:eastAsia="Times New Roman" w:hAnsi="inherit" w:cs="Arial"/>
          <w:color w:val="777777"/>
          <w:sz w:val="24"/>
          <w:szCs w:val="24"/>
          <w:lang w:eastAsia="en-IN"/>
        </w:rPr>
      </w:pPr>
      <w:r w:rsidRPr="0032416F">
        <w:rPr>
          <w:rFonts w:ascii="inherit" w:eastAsia="Times New Roman" w:hAnsi="inherit" w:cs="Arial"/>
          <w:color w:val="777777"/>
          <w:sz w:val="24"/>
          <w:szCs w:val="24"/>
          <w:lang w:eastAsia="en-IN"/>
        </w:rPr>
        <w:t>Processing done on the server when both methods are called is completely transparent (not visible or known) to clie</w:t>
      </w:r>
      <w:r>
        <w:rPr>
          <w:rFonts w:ascii="Arial" w:hAnsi="Arial" w:cs="Arial"/>
          <w:color w:val="777777"/>
          <w:shd w:val="clear" w:color="auto" w:fill="FFFFFF"/>
        </w:rPr>
        <w:t>nt.</w:t>
      </w:r>
      <w:r>
        <w:rPr>
          <w:rFonts w:ascii="Arial" w:hAnsi="Arial" w:cs="Arial"/>
          <w:color w:val="777777"/>
        </w:rPr>
        <w:br/>
      </w:r>
      <w:r>
        <w:rPr>
          <w:rFonts w:ascii="Arial" w:hAnsi="Arial" w:cs="Arial"/>
          <w:color w:val="777777"/>
          <w:shd w:val="clear" w:color="auto" w:fill="FFFFFF"/>
        </w:rPr>
        <w:t>Both are not treated as redirection.</w:t>
      </w:r>
    </w:p>
    <w:p w:rsidR="0032416F" w:rsidRPr="00094CB6" w:rsidRDefault="0032416F" w:rsidP="00C0541F">
      <w:pPr>
        <w:pStyle w:val="NormalWeb"/>
        <w:shd w:val="clear" w:color="auto" w:fill="FFFFFF"/>
        <w:spacing w:before="240" w:beforeAutospacing="0" w:after="240" w:afterAutospacing="0"/>
        <w:rPr>
          <w:rFonts w:asciiTheme="minorHAnsi" w:hAnsiTheme="minorHAnsi" w:cstheme="minorHAnsi"/>
          <w:color w:val="FF0000"/>
          <w:sz w:val="28"/>
          <w:szCs w:val="28"/>
        </w:rPr>
      </w:pPr>
    </w:p>
    <w:p w:rsidR="00851887"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JSP</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explain in detail implicit objects</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chapter, we will discuss the Implicit Objects in JSP. These Objects are the Java objects that the JSP Container makes available to the developers in each page and the developer can call them directly without being explicitly declared. JSP Implicit Objects are also called </w:t>
      </w:r>
      <w:r>
        <w:rPr>
          <w:rFonts w:ascii="Arial" w:hAnsi="Arial" w:cs="Arial"/>
          <w:b/>
          <w:bCs/>
          <w:color w:val="000000"/>
        </w:rPr>
        <w:t>pre-defined variables</w:t>
      </w:r>
      <w:r>
        <w:rPr>
          <w:rFonts w:ascii="Arial" w:hAnsi="Arial" w:cs="Arial"/>
          <w:color w:val="000000"/>
        </w:rPr>
        <w: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lists out the nine Implicit Objects that JSP supports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851887" w:rsidTr="00851887">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51887" w:rsidRDefault="00851887">
            <w:pPr>
              <w:spacing w:after="300"/>
              <w:jc w:val="center"/>
              <w:rPr>
                <w:rFonts w:ascii="Arial" w:hAnsi="Arial" w:cs="Arial"/>
                <w:b/>
                <w:bCs/>
                <w:sz w:val="21"/>
                <w:szCs w:val="21"/>
              </w:rPr>
            </w:pPr>
            <w:r>
              <w:rPr>
                <w:rFonts w:ascii="Arial" w:hAnsi="Arial" w:cs="Arial"/>
                <w:b/>
                <w:bCs/>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51887" w:rsidRDefault="00851887">
            <w:pPr>
              <w:spacing w:after="300"/>
              <w:jc w:val="center"/>
              <w:rPr>
                <w:rFonts w:ascii="Arial" w:hAnsi="Arial" w:cs="Arial"/>
                <w:b/>
                <w:bCs/>
                <w:sz w:val="21"/>
                <w:szCs w:val="21"/>
              </w:rPr>
            </w:pPr>
            <w:r>
              <w:rPr>
                <w:rFonts w:ascii="Arial" w:hAnsi="Arial" w:cs="Arial"/>
                <w:b/>
                <w:bCs/>
                <w:sz w:val="21"/>
                <w:szCs w:val="21"/>
              </w:rPr>
              <w:t>Object &amp; Description</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request</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is the </w:t>
            </w:r>
            <w:r>
              <w:rPr>
                <w:rFonts w:ascii="Arial" w:hAnsi="Arial" w:cs="Arial"/>
                <w:b/>
                <w:bCs/>
                <w:color w:val="000000"/>
                <w:sz w:val="21"/>
                <w:szCs w:val="21"/>
              </w:rPr>
              <w:t>HttpServletRequest</w:t>
            </w:r>
            <w:r>
              <w:rPr>
                <w:rFonts w:ascii="Arial" w:hAnsi="Arial" w:cs="Arial"/>
                <w:color w:val="000000"/>
                <w:sz w:val="21"/>
                <w:szCs w:val="21"/>
              </w:rPr>
              <w:t> object associated with the request.</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response</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is the </w:t>
            </w:r>
            <w:r>
              <w:rPr>
                <w:rFonts w:ascii="Arial" w:hAnsi="Arial" w:cs="Arial"/>
                <w:b/>
                <w:bCs/>
                <w:color w:val="000000"/>
                <w:sz w:val="21"/>
                <w:szCs w:val="21"/>
              </w:rPr>
              <w:t>HttpServletResponse</w:t>
            </w:r>
            <w:r>
              <w:rPr>
                <w:rFonts w:ascii="Arial" w:hAnsi="Arial" w:cs="Arial"/>
                <w:color w:val="000000"/>
                <w:sz w:val="21"/>
                <w:szCs w:val="21"/>
              </w:rPr>
              <w:t> object associated with the response to the client.</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out</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is the </w:t>
            </w:r>
            <w:r>
              <w:rPr>
                <w:rFonts w:ascii="Arial" w:hAnsi="Arial" w:cs="Arial"/>
                <w:b/>
                <w:bCs/>
                <w:color w:val="000000"/>
                <w:sz w:val="21"/>
                <w:szCs w:val="21"/>
              </w:rPr>
              <w:t>PrintWriter</w:t>
            </w:r>
            <w:r>
              <w:rPr>
                <w:rFonts w:ascii="Arial" w:hAnsi="Arial" w:cs="Arial"/>
                <w:color w:val="000000"/>
                <w:sz w:val="21"/>
                <w:szCs w:val="21"/>
              </w:rPr>
              <w:t> object used to send output to the client.</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session</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is the </w:t>
            </w:r>
            <w:r>
              <w:rPr>
                <w:rFonts w:ascii="Arial" w:hAnsi="Arial" w:cs="Arial"/>
                <w:b/>
                <w:bCs/>
                <w:color w:val="000000"/>
                <w:sz w:val="21"/>
                <w:szCs w:val="21"/>
              </w:rPr>
              <w:t>HttpSession</w:t>
            </w:r>
            <w:r>
              <w:rPr>
                <w:rFonts w:ascii="Arial" w:hAnsi="Arial" w:cs="Arial"/>
                <w:color w:val="000000"/>
                <w:sz w:val="21"/>
                <w:szCs w:val="21"/>
              </w:rPr>
              <w:t> object associated with the request.</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application</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is the </w:t>
            </w:r>
            <w:r>
              <w:rPr>
                <w:rFonts w:ascii="Arial" w:hAnsi="Arial" w:cs="Arial"/>
                <w:b/>
                <w:bCs/>
                <w:color w:val="000000"/>
                <w:sz w:val="21"/>
                <w:szCs w:val="21"/>
              </w:rPr>
              <w:t>ServletContext</w:t>
            </w:r>
            <w:r>
              <w:rPr>
                <w:rFonts w:ascii="Arial" w:hAnsi="Arial" w:cs="Arial"/>
                <w:color w:val="000000"/>
                <w:sz w:val="21"/>
                <w:szCs w:val="21"/>
              </w:rPr>
              <w:t> object associated with the application context.</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config</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is the </w:t>
            </w:r>
            <w:r>
              <w:rPr>
                <w:rFonts w:ascii="Arial" w:hAnsi="Arial" w:cs="Arial"/>
                <w:b/>
                <w:bCs/>
                <w:color w:val="000000"/>
                <w:sz w:val="21"/>
                <w:szCs w:val="21"/>
              </w:rPr>
              <w:t>ServletConfig</w:t>
            </w:r>
            <w:r>
              <w:rPr>
                <w:rFonts w:ascii="Arial" w:hAnsi="Arial" w:cs="Arial"/>
                <w:color w:val="000000"/>
                <w:sz w:val="21"/>
                <w:szCs w:val="21"/>
              </w:rPr>
              <w:t> object associated with the page.</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pageContext</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lastRenderedPageBreak/>
              <w:t>This encapsulates use of server-specific features like higher performance </w:t>
            </w:r>
            <w:r>
              <w:rPr>
                <w:rFonts w:ascii="Arial" w:hAnsi="Arial" w:cs="Arial"/>
                <w:b/>
                <w:bCs/>
                <w:color w:val="000000"/>
                <w:sz w:val="21"/>
                <w:szCs w:val="21"/>
              </w:rPr>
              <w:t>JspWriters</w:t>
            </w:r>
            <w:r>
              <w:rPr>
                <w:rFonts w:ascii="Arial" w:hAnsi="Arial" w:cs="Arial"/>
                <w:color w:val="000000"/>
                <w:sz w:val="21"/>
                <w:szCs w:val="21"/>
              </w:rPr>
              <w:t>.</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page</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is simply a synonym for </w:t>
            </w:r>
            <w:r>
              <w:rPr>
                <w:rFonts w:ascii="Arial" w:hAnsi="Arial" w:cs="Arial"/>
                <w:b/>
                <w:bCs/>
                <w:color w:val="000000"/>
                <w:sz w:val="21"/>
                <w:szCs w:val="21"/>
              </w:rPr>
              <w:t>this</w:t>
            </w:r>
            <w:r>
              <w:rPr>
                <w:rFonts w:ascii="Arial" w:hAnsi="Arial" w:cs="Arial"/>
                <w:color w:val="000000"/>
                <w:sz w:val="21"/>
                <w:szCs w:val="21"/>
              </w:rPr>
              <w:t>, and is used to call the methods defined by the translated servlet class.</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Exception</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w:t>
            </w:r>
            <w:r>
              <w:rPr>
                <w:rFonts w:ascii="Arial" w:hAnsi="Arial" w:cs="Arial"/>
                <w:b/>
                <w:bCs/>
                <w:color w:val="000000"/>
                <w:sz w:val="21"/>
                <w:szCs w:val="21"/>
              </w:rPr>
              <w:t>Exception</w:t>
            </w:r>
            <w:r>
              <w:rPr>
                <w:rFonts w:ascii="Arial" w:hAnsi="Arial" w:cs="Arial"/>
                <w:color w:val="000000"/>
                <w:sz w:val="21"/>
                <w:szCs w:val="21"/>
              </w:rPr>
              <w:t> object allows the exception data to be accessed by designated JSP.</w:t>
            </w:r>
          </w:p>
        </w:tc>
      </w:tr>
    </w:tbl>
    <w:p w:rsidR="00851887" w:rsidRDefault="00851887" w:rsidP="00851887">
      <w:pPr>
        <w:pStyle w:val="Heading2"/>
        <w:rPr>
          <w:rFonts w:ascii="Arial" w:hAnsi="Arial" w:cs="Arial"/>
          <w:color w:val="auto"/>
          <w:sz w:val="35"/>
          <w:szCs w:val="35"/>
        </w:rPr>
      </w:pPr>
      <w:r>
        <w:rPr>
          <w:rFonts w:ascii="Arial" w:hAnsi="Arial" w:cs="Arial"/>
          <w:b/>
          <w:bCs/>
          <w:sz w:val="35"/>
          <w:szCs w:val="35"/>
        </w:rPr>
        <w:t>The request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request object is an instance of a </w:t>
      </w:r>
      <w:r>
        <w:rPr>
          <w:rFonts w:ascii="Arial" w:hAnsi="Arial" w:cs="Arial"/>
          <w:b/>
          <w:bCs/>
          <w:color w:val="000000"/>
        </w:rPr>
        <w:t>javax.servlet.http.HttpServletRequest</w:t>
      </w:r>
      <w:r>
        <w:rPr>
          <w:rFonts w:ascii="Arial" w:hAnsi="Arial" w:cs="Arial"/>
          <w:color w:val="000000"/>
        </w:rPr>
        <w:t> object. Each time a client requests a page the JSP engine creates a new object to represent that request.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request object provides methods to get the HTTP header information including form data, cookies, HTTP methods etc.</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cover a complete set of methods associated with the request object in a subsequent chapter − </w:t>
      </w:r>
      <w:hyperlink r:id="rId17" w:history="1">
        <w:r>
          <w:rPr>
            <w:rStyle w:val="Hyperlink"/>
            <w:rFonts w:ascii="Arial" w:hAnsi="Arial" w:cs="Arial"/>
            <w:color w:val="313131"/>
          </w:rPr>
          <w:t>JSP - Client Request</w:t>
        </w:r>
      </w:hyperlink>
      <w:r>
        <w:rPr>
          <w:rFonts w:ascii="Arial" w:hAnsi="Arial" w:cs="Arial"/>
          <w:color w:val="000000"/>
        </w:rPr>
        <w:t>.</w:t>
      </w:r>
    </w:p>
    <w:p w:rsidR="00851887" w:rsidRDefault="00851887" w:rsidP="00851887">
      <w:pPr>
        <w:pStyle w:val="Heading2"/>
        <w:rPr>
          <w:rFonts w:ascii="Arial" w:hAnsi="Arial" w:cs="Arial"/>
          <w:color w:val="auto"/>
          <w:sz w:val="35"/>
          <w:szCs w:val="35"/>
        </w:rPr>
      </w:pPr>
      <w:r>
        <w:rPr>
          <w:rFonts w:ascii="Arial" w:hAnsi="Arial" w:cs="Arial"/>
          <w:b/>
          <w:bCs/>
          <w:sz w:val="35"/>
          <w:szCs w:val="35"/>
        </w:rPr>
        <w:t>The response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response object is an instance of a </w:t>
      </w:r>
      <w:r>
        <w:rPr>
          <w:rFonts w:ascii="Arial" w:hAnsi="Arial" w:cs="Arial"/>
          <w:b/>
          <w:bCs/>
          <w:color w:val="000000"/>
        </w:rPr>
        <w:t>javax.servlet.http.HttpServletResponse</w:t>
      </w:r>
      <w:r>
        <w:rPr>
          <w:rFonts w:ascii="Arial" w:hAnsi="Arial" w:cs="Arial"/>
          <w:color w:val="000000"/>
        </w:rPr>
        <w:t> object. Just as the server creates the request object, it also creates an object to represent the response to the client.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response object also defines the interfaces that deal with creating new HTTP headers. Through this object the JSP programmer can add new cookies or date stamps, HTTP status codes, etc.</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will cover a complete set of methods associated with the response object in a subsequent chapter − </w:t>
      </w:r>
      <w:hyperlink r:id="rId18" w:history="1">
        <w:r>
          <w:rPr>
            <w:rStyle w:val="Hyperlink"/>
            <w:rFonts w:ascii="Arial" w:hAnsi="Arial" w:cs="Arial"/>
            <w:color w:val="313131"/>
          </w:rPr>
          <w:t>JSP - Server Response</w:t>
        </w:r>
      </w:hyperlink>
      <w:r>
        <w:rPr>
          <w:rFonts w:ascii="Arial" w:hAnsi="Arial" w:cs="Arial"/>
          <w:color w:val="000000"/>
        </w:rPr>
        <w:t>.</w:t>
      </w:r>
    </w:p>
    <w:p w:rsidR="00851887" w:rsidRDefault="00851887" w:rsidP="00851887">
      <w:pPr>
        <w:pStyle w:val="Heading2"/>
        <w:rPr>
          <w:rFonts w:ascii="Arial" w:hAnsi="Arial" w:cs="Arial"/>
          <w:color w:val="auto"/>
          <w:sz w:val="35"/>
          <w:szCs w:val="35"/>
        </w:rPr>
      </w:pPr>
      <w:r>
        <w:rPr>
          <w:rFonts w:ascii="Arial" w:hAnsi="Arial" w:cs="Arial"/>
          <w:b/>
          <w:bCs/>
          <w:sz w:val="35"/>
          <w:szCs w:val="35"/>
        </w:rPr>
        <w:t>The out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 implicit object is an instance of a </w:t>
      </w:r>
      <w:r>
        <w:rPr>
          <w:rFonts w:ascii="Arial" w:hAnsi="Arial" w:cs="Arial"/>
          <w:b/>
          <w:bCs/>
          <w:color w:val="000000"/>
        </w:rPr>
        <w:t>javax.servlet.jsp.JspWriter</w:t>
      </w:r>
      <w:r>
        <w:rPr>
          <w:rFonts w:ascii="Arial" w:hAnsi="Arial" w:cs="Arial"/>
          <w:color w:val="000000"/>
        </w:rPr>
        <w:t> object and is used to send content in a response.</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initial JspWriter object is instantiated differently depending on whether the page is buffered or not. Buffering can be easily turned off by using the </w:t>
      </w:r>
      <w:r>
        <w:rPr>
          <w:rFonts w:ascii="Arial" w:hAnsi="Arial" w:cs="Arial"/>
          <w:b/>
          <w:bCs/>
          <w:color w:val="000000"/>
        </w:rPr>
        <w:t>buffered = 'false'</w:t>
      </w:r>
      <w:r>
        <w:rPr>
          <w:rFonts w:ascii="Arial" w:hAnsi="Arial" w:cs="Arial"/>
          <w:color w:val="000000"/>
        </w:rPr>
        <w:t> attribute of the page directive.</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JspWriter object contains most of the same methods as the </w:t>
      </w:r>
      <w:r>
        <w:rPr>
          <w:rFonts w:ascii="Arial" w:hAnsi="Arial" w:cs="Arial"/>
          <w:b/>
          <w:bCs/>
          <w:color w:val="000000"/>
        </w:rPr>
        <w:t>java.io.PrintWriter</w:t>
      </w:r>
      <w:r>
        <w:rPr>
          <w:rFonts w:ascii="Arial" w:hAnsi="Arial" w:cs="Arial"/>
          <w:color w:val="000000"/>
        </w:rPr>
        <w:t> class. However, JspWriter has some additional methods designed to deal with buffering. Unlike the PrintWriter object, JspWriter throws </w:t>
      </w:r>
      <w:r>
        <w:rPr>
          <w:rFonts w:ascii="Arial" w:hAnsi="Arial" w:cs="Arial"/>
          <w:b/>
          <w:bCs/>
          <w:color w:val="000000"/>
        </w:rPr>
        <w:t>IOExceptions</w:t>
      </w:r>
      <w:r>
        <w:rPr>
          <w:rFonts w:ascii="Arial" w:hAnsi="Arial" w:cs="Arial"/>
          <w:color w:val="000000"/>
        </w:rPr>
        <w: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lists out the important methods that we will use to write </w:t>
      </w:r>
      <w:r>
        <w:rPr>
          <w:rFonts w:ascii="Arial" w:hAnsi="Arial" w:cs="Arial"/>
          <w:b/>
          <w:bCs/>
          <w:color w:val="000000"/>
        </w:rPr>
        <w:t>boolean char, int, double, object, String</w:t>
      </w:r>
      <w:r>
        <w:rPr>
          <w:rFonts w:ascii="Arial" w:hAnsi="Arial" w:cs="Arial"/>
          <w:color w:val="000000"/>
        </w:rPr>
        <w:t>, etc.</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851887" w:rsidTr="00851887">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51887" w:rsidRDefault="00851887">
            <w:pPr>
              <w:spacing w:after="300"/>
              <w:jc w:val="center"/>
              <w:rPr>
                <w:rFonts w:ascii="Arial" w:hAnsi="Arial" w:cs="Arial"/>
                <w:b/>
                <w:bCs/>
                <w:sz w:val="21"/>
                <w:szCs w:val="21"/>
              </w:rPr>
            </w:pPr>
            <w:r>
              <w:rPr>
                <w:rFonts w:ascii="Arial" w:hAnsi="Arial" w:cs="Arial"/>
                <w:b/>
                <w:bCs/>
                <w:sz w:val="21"/>
                <w:szCs w:val="21"/>
              </w:rPr>
              <w:lastRenderedPageBreak/>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51887" w:rsidRDefault="00851887">
            <w:pPr>
              <w:spacing w:after="300"/>
              <w:jc w:val="center"/>
              <w:rPr>
                <w:rFonts w:ascii="Arial" w:hAnsi="Arial" w:cs="Arial"/>
                <w:b/>
                <w:bCs/>
                <w:sz w:val="21"/>
                <w:szCs w:val="21"/>
              </w:rPr>
            </w:pPr>
            <w:r>
              <w:rPr>
                <w:rFonts w:ascii="Arial" w:hAnsi="Arial" w:cs="Arial"/>
                <w:b/>
                <w:bCs/>
                <w:sz w:val="21"/>
                <w:szCs w:val="21"/>
              </w:rPr>
              <w:t>Method &amp; Description</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out.print(dataType dt)</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Print a data type value</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out.println(dataType dt)</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Print a data type value then terminate the line with new line character.</w:t>
            </w:r>
          </w:p>
        </w:tc>
      </w:tr>
      <w:tr w:rsidR="00851887" w:rsidTr="008518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51887" w:rsidRDefault="00851887">
            <w:pPr>
              <w:jc w:val="cente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out.flush()</w:t>
            </w:r>
          </w:p>
          <w:p w:rsidR="00851887" w:rsidRDefault="00851887">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Flush the stream.</w:t>
            </w:r>
          </w:p>
        </w:tc>
      </w:tr>
    </w:tbl>
    <w:p w:rsidR="00851887" w:rsidRDefault="00851887" w:rsidP="00851887">
      <w:pPr>
        <w:pStyle w:val="Heading2"/>
        <w:rPr>
          <w:rFonts w:ascii="Arial" w:hAnsi="Arial" w:cs="Arial"/>
          <w:color w:val="auto"/>
          <w:sz w:val="35"/>
          <w:szCs w:val="35"/>
        </w:rPr>
      </w:pPr>
      <w:r>
        <w:rPr>
          <w:rFonts w:ascii="Arial" w:hAnsi="Arial" w:cs="Arial"/>
          <w:b/>
          <w:bCs/>
          <w:sz w:val="35"/>
          <w:szCs w:val="35"/>
        </w:rPr>
        <w:t>The session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session object is an instance of </w:t>
      </w:r>
      <w:r>
        <w:rPr>
          <w:rFonts w:ascii="Arial" w:hAnsi="Arial" w:cs="Arial"/>
          <w:b/>
          <w:bCs/>
          <w:color w:val="000000"/>
        </w:rPr>
        <w:t>javax.servlet.http.HttpSession</w:t>
      </w:r>
      <w:r>
        <w:rPr>
          <w:rFonts w:ascii="Arial" w:hAnsi="Arial" w:cs="Arial"/>
          <w:color w:val="000000"/>
        </w:rPr>
        <w:t> and behaves exactly the same way that session objects behave under Java Servlets.</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session object is used to track client session between client requests. We will cover the complete usage of session object in a subsequent chapter − </w:t>
      </w:r>
      <w:hyperlink r:id="rId19" w:history="1">
        <w:r>
          <w:rPr>
            <w:rStyle w:val="Hyperlink"/>
            <w:rFonts w:ascii="Arial" w:hAnsi="Arial" w:cs="Arial"/>
            <w:color w:val="313131"/>
          </w:rPr>
          <w:t>JSP - Session Tracking</w:t>
        </w:r>
      </w:hyperlink>
      <w:r>
        <w:rPr>
          <w:rFonts w:ascii="Arial" w:hAnsi="Arial" w:cs="Arial"/>
          <w:color w:val="000000"/>
        </w:rPr>
        <w:t>.</w:t>
      </w:r>
    </w:p>
    <w:p w:rsidR="00851887" w:rsidRDefault="00851887" w:rsidP="00851887">
      <w:pPr>
        <w:pStyle w:val="Heading2"/>
        <w:rPr>
          <w:rFonts w:ascii="Arial" w:hAnsi="Arial" w:cs="Arial"/>
          <w:color w:val="auto"/>
          <w:sz w:val="35"/>
          <w:szCs w:val="35"/>
        </w:rPr>
      </w:pPr>
      <w:r>
        <w:rPr>
          <w:rFonts w:ascii="Arial" w:hAnsi="Arial" w:cs="Arial"/>
          <w:b/>
          <w:bCs/>
          <w:sz w:val="35"/>
          <w:szCs w:val="35"/>
        </w:rPr>
        <w:t>The application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application object is direct wrapper around the </w:t>
      </w:r>
      <w:r>
        <w:rPr>
          <w:rFonts w:ascii="Arial" w:hAnsi="Arial" w:cs="Arial"/>
          <w:b/>
          <w:bCs/>
          <w:color w:val="000000"/>
        </w:rPr>
        <w:t>ServletContext</w:t>
      </w:r>
      <w:r>
        <w:rPr>
          <w:rFonts w:ascii="Arial" w:hAnsi="Arial" w:cs="Arial"/>
          <w:color w:val="000000"/>
        </w:rPr>
        <w:t> object for the generated Servlet and in reality an instance of a </w:t>
      </w:r>
      <w:r>
        <w:rPr>
          <w:rFonts w:ascii="Arial" w:hAnsi="Arial" w:cs="Arial"/>
          <w:b/>
          <w:bCs/>
          <w:color w:val="000000"/>
        </w:rPr>
        <w:t>javax.servlet.ServletContext</w:t>
      </w:r>
      <w:r>
        <w:rPr>
          <w:rFonts w:ascii="Arial" w:hAnsi="Arial" w:cs="Arial"/>
          <w:color w:val="000000"/>
        </w:rPr>
        <w:t>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object is a representation of the JSP page through its entire lifecycle. This object is created when the JSP page is initialized and will be removed when the JSP page is removed by the </w:t>
      </w:r>
      <w:r>
        <w:rPr>
          <w:rFonts w:ascii="Arial" w:hAnsi="Arial" w:cs="Arial"/>
          <w:b/>
          <w:bCs/>
          <w:color w:val="000000"/>
        </w:rPr>
        <w:t>jspDestroy()</w:t>
      </w:r>
      <w:r>
        <w:rPr>
          <w:rFonts w:ascii="Arial" w:hAnsi="Arial" w:cs="Arial"/>
          <w:color w:val="000000"/>
        </w:rPr>
        <w:t> method.</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By adding an attribute to application, you can ensure that all JSP files that make up your web application have access to it.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will check the use of Application Object in </w:t>
      </w:r>
      <w:hyperlink r:id="rId20" w:history="1">
        <w:r>
          <w:rPr>
            <w:rStyle w:val="Hyperlink"/>
            <w:rFonts w:ascii="Arial" w:hAnsi="Arial" w:cs="Arial"/>
            <w:color w:val="313131"/>
          </w:rPr>
          <w:t>JSP - Hits Counter</w:t>
        </w:r>
      </w:hyperlink>
      <w:r>
        <w:rPr>
          <w:rFonts w:ascii="Arial" w:hAnsi="Arial" w:cs="Arial"/>
          <w:color w:val="000000"/>
        </w:rPr>
        <w:t> chapter.</w:t>
      </w:r>
    </w:p>
    <w:p w:rsidR="00851887" w:rsidRDefault="00851887" w:rsidP="00851887">
      <w:pPr>
        <w:pStyle w:val="Heading2"/>
        <w:rPr>
          <w:rFonts w:ascii="Arial" w:hAnsi="Arial" w:cs="Arial"/>
          <w:color w:val="auto"/>
          <w:sz w:val="35"/>
          <w:szCs w:val="35"/>
        </w:rPr>
      </w:pPr>
      <w:r>
        <w:rPr>
          <w:rFonts w:ascii="Arial" w:hAnsi="Arial" w:cs="Arial"/>
          <w:b/>
          <w:bCs/>
          <w:sz w:val="35"/>
          <w:szCs w:val="35"/>
        </w:rPr>
        <w:t>The config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config object is an instantiation of </w:t>
      </w:r>
      <w:r>
        <w:rPr>
          <w:rFonts w:ascii="Arial" w:hAnsi="Arial" w:cs="Arial"/>
          <w:b/>
          <w:bCs/>
          <w:color w:val="000000"/>
        </w:rPr>
        <w:t>javax.servlet.ServletConfig</w:t>
      </w:r>
      <w:r>
        <w:rPr>
          <w:rFonts w:ascii="Arial" w:hAnsi="Arial" w:cs="Arial"/>
          <w:color w:val="000000"/>
        </w:rPr>
        <w:t> and is a direct wrapper around the </w:t>
      </w:r>
      <w:r>
        <w:rPr>
          <w:rFonts w:ascii="Arial" w:hAnsi="Arial" w:cs="Arial"/>
          <w:b/>
          <w:bCs/>
          <w:color w:val="000000"/>
        </w:rPr>
        <w:t>ServletConfig</w:t>
      </w:r>
      <w:r>
        <w:rPr>
          <w:rFonts w:ascii="Arial" w:hAnsi="Arial" w:cs="Arial"/>
          <w:color w:val="000000"/>
        </w:rPr>
        <w:t> object for the generated servlet.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object allows the JSP programmer access to the Servlet or JSP engine initialization parameters such as the paths or file locations etc.</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w:t>
      </w:r>
      <w:r>
        <w:rPr>
          <w:rFonts w:ascii="Arial" w:hAnsi="Arial" w:cs="Arial"/>
          <w:b/>
          <w:bCs/>
          <w:color w:val="000000"/>
        </w:rPr>
        <w:t>config</w:t>
      </w:r>
      <w:r>
        <w:rPr>
          <w:rFonts w:ascii="Arial" w:hAnsi="Arial" w:cs="Arial"/>
          <w:color w:val="000000"/>
        </w:rPr>
        <w:t> method is the only one you might ever use, and its usage is trivial −</w:t>
      </w:r>
    </w:p>
    <w:p w:rsidR="00851887" w:rsidRDefault="00851887" w:rsidP="00851887">
      <w:pPr>
        <w:pStyle w:val="HTMLPreformatted"/>
        <w:rPr>
          <w:sz w:val="23"/>
          <w:szCs w:val="23"/>
        </w:rPr>
      </w:pPr>
      <w:r>
        <w:rPr>
          <w:sz w:val="23"/>
          <w:szCs w:val="23"/>
        </w:rPr>
        <w:t>config.getServletName();</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returns the servlet name, which is the string contained in the </w:t>
      </w:r>
      <w:r>
        <w:rPr>
          <w:rFonts w:ascii="Arial" w:hAnsi="Arial" w:cs="Arial"/>
          <w:b/>
          <w:bCs/>
          <w:color w:val="000000"/>
        </w:rPr>
        <w:t>&lt;servlet-name&gt;</w:t>
      </w:r>
      <w:r>
        <w:rPr>
          <w:rFonts w:ascii="Arial" w:hAnsi="Arial" w:cs="Arial"/>
          <w:color w:val="000000"/>
        </w:rPr>
        <w:t> element defined in the </w:t>
      </w:r>
      <w:r>
        <w:rPr>
          <w:rFonts w:ascii="Arial" w:hAnsi="Arial" w:cs="Arial"/>
          <w:b/>
          <w:bCs/>
          <w:color w:val="000000"/>
        </w:rPr>
        <w:t>WEB-INF\web.xml</w:t>
      </w:r>
      <w:r>
        <w:rPr>
          <w:rFonts w:ascii="Arial" w:hAnsi="Arial" w:cs="Arial"/>
          <w:color w:val="000000"/>
        </w:rPr>
        <w:t> file.</w:t>
      </w:r>
    </w:p>
    <w:p w:rsidR="00851887" w:rsidRDefault="00851887" w:rsidP="00851887">
      <w:pPr>
        <w:pStyle w:val="Heading2"/>
        <w:rPr>
          <w:rFonts w:ascii="Arial" w:hAnsi="Arial" w:cs="Arial"/>
          <w:color w:val="auto"/>
          <w:sz w:val="35"/>
          <w:szCs w:val="35"/>
        </w:rPr>
      </w:pPr>
      <w:r>
        <w:rPr>
          <w:rFonts w:ascii="Arial" w:hAnsi="Arial" w:cs="Arial"/>
          <w:b/>
          <w:bCs/>
          <w:sz w:val="35"/>
          <w:szCs w:val="35"/>
        </w:rPr>
        <w:lastRenderedPageBreak/>
        <w:t>The pageContext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pageContext object is an instance of a </w:t>
      </w:r>
      <w:r>
        <w:rPr>
          <w:rFonts w:ascii="Arial" w:hAnsi="Arial" w:cs="Arial"/>
          <w:b/>
          <w:bCs/>
          <w:color w:val="000000"/>
        </w:rPr>
        <w:t>javax.servlet.jsp.PageContext</w:t>
      </w:r>
      <w:r>
        <w:rPr>
          <w:rFonts w:ascii="Arial" w:hAnsi="Arial" w:cs="Arial"/>
          <w:color w:val="000000"/>
        </w:rPr>
        <w:t> object. The pageContext object is used to represent the entire JSP page.</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object is intended as a means to access information about the page while avoiding most of the implementation details.</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object stores references to the request and response objects for each request. The </w:t>
      </w:r>
      <w:r>
        <w:rPr>
          <w:rFonts w:ascii="Arial" w:hAnsi="Arial" w:cs="Arial"/>
          <w:b/>
          <w:bCs/>
          <w:color w:val="000000"/>
        </w:rPr>
        <w:t>application, config, session</w:t>
      </w:r>
      <w:r>
        <w:rPr>
          <w:rFonts w:ascii="Arial" w:hAnsi="Arial" w:cs="Arial"/>
          <w:color w:val="000000"/>
        </w:rPr>
        <w:t>, and out objects are derived by accessing attributes of this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pageContext object also contains information about the directives issued to the JSP page, including the buffering information, the errorPageURL, and page scope.</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PageContext class defines several fields, including </w:t>
      </w:r>
      <w:r>
        <w:rPr>
          <w:rFonts w:ascii="Arial" w:hAnsi="Arial" w:cs="Arial"/>
          <w:b/>
          <w:bCs/>
          <w:color w:val="000000"/>
        </w:rPr>
        <w:t>PAGE_SCOPE, REQUEST_SCOPE, SESSION_SCOPE,</w:t>
      </w:r>
      <w:r>
        <w:rPr>
          <w:rFonts w:ascii="Arial" w:hAnsi="Arial" w:cs="Arial"/>
          <w:color w:val="000000"/>
        </w:rPr>
        <w:t> and </w:t>
      </w:r>
      <w:r>
        <w:rPr>
          <w:rFonts w:ascii="Arial" w:hAnsi="Arial" w:cs="Arial"/>
          <w:b/>
          <w:bCs/>
          <w:color w:val="000000"/>
        </w:rPr>
        <w:t>APPLICATION_SCOPE</w:t>
      </w:r>
      <w:r>
        <w:rPr>
          <w:rFonts w:ascii="Arial" w:hAnsi="Arial" w:cs="Arial"/>
          <w:color w:val="000000"/>
        </w:rPr>
        <w:t>, which identify the four scopes. It also supports more than 40 methods, about half of which are inherited from the </w:t>
      </w:r>
      <w:r>
        <w:rPr>
          <w:rFonts w:ascii="Arial" w:hAnsi="Arial" w:cs="Arial"/>
          <w:b/>
          <w:bCs/>
          <w:color w:val="000000"/>
        </w:rPr>
        <w:t>javax.servlet.jsp.JspContext class</w:t>
      </w:r>
      <w:r>
        <w:rPr>
          <w:rFonts w:ascii="Arial" w:hAnsi="Arial" w:cs="Arial"/>
          <w:color w:val="000000"/>
        </w:rPr>
        <w: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One of the important methods is </w:t>
      </w:r>
      <w:r>
        <w:rPr>
          <w:rFonts w:ascii="Arial" w:hAnsi="Arial" w:cs="Arial"/>
          <w:b/>
          <w:bCs/>
          <w:color w:val="000000"/>
        </w:rPr>
        <w:t>removeAttribute</w:t>
      </w:r>
      <w:r>
        <w:rPr>
          <w:rFonts w:ascii="Arial" w:hAnsi="Arial" w:cs="Arial"/>
          <w:color w:val="000000"/>
        </w:rPr>
        <w:t>. This method accepts either one or two arguments. For example, </w:t>
      </w:r>
      <w:r>
        <w:rPr>
          <w:rFonts w:ascii="Arial" w:hAnsi="Arial" w:cs="Arial"/>
          <w:b/>
          <w:bCs/>
          <w:color w:val="000000"/>
        </w:rPr>
        <w:t>pageContext.removeAttribute ("attrName")</w:t>
      </w:r>
      <w:r>
        <w:rPr>
          <w:rFonts w:ascii="Arial" w:hAnsi="Arial" w:cs="Arial"/>
          <w:color w:val="000000"/>
        </w:rPr>
        <w:t> removes the attribute from all scopes, while the following code only removes it from the page scope −</w:t>
      </w:r>
    </w:p>
    <w:p w:rsidR="00851887" w:rsidRDefault="00851887" w:rsidP="00851887">
      <w:pPr>
        <w:pStyle w:val="HTMLPreformatted"/>
        <w:rPr>
          <w:sz w:val="23"/>
          <w:szCs w:val="23"/>
        </w:rPr>
      </w:pPr>
      <w:r>
        <w:rPr>
          <w:sz w:val="23"/>
          <w:szCs w:val="23"/>
        </w:rPr>
        <w:t>pageContext.removeAttribute("attrName", PAGE_SCOPE);</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use of pageContext can be checked in </w:t>
      </w:r>
      <w:hyperlink r:id="rId21" w:history="1">
        <w:r>
          <w:rPr>
            <w:rStyle w:val="Hyperlink"/>
            <w:rFonts w:ascii="Arial" w:hAnsi="Arial" w:cs="Arial"/>
            <w:color w:val="313131"/>
          </w:rPr>
          <w:t>JSP - File Uploading</w:t>
        </w:r>
      </w:hyperlink>
      <w:r>
        <w:rPr>
          <w:rFonts w:ascii="Arial" w:hAnsi="Arial" w:cs="Arial"/>
          <w:color w:val="000000"/>
        </w:rPr>
        <w:t> chapter.</w:t>
      </w:r>
    </w:p>
    <w:p w:rsidR="00851887" w:rsidRDefault="00851887" w:rsidP="00851887">
      <w:pPr>
        <w:pStyle w:val="Heading2"/>
        <w:rPr>
          <w:rFonts w:ascii="Arial" w:hAnsi="Arial" w:cs="Arial"/>
          <w:color w:val="auto"/>
          <w:sz w:val="35"/>
          <w:szCs w:val="35"/>
        </w:rPr>
      </w:pPr>
      <w:r>
        <w:rPr>
          <w:rFonts w:ascii="Arial" w:hAnsi="Arial" w:cs="Arial"/>
          <w:b/>
          <w:bCs/>
          <w:sz w:val="35"/>
          <w:szCs w:val="35"/>
        </w:rPr>
        <w:t>The page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object is an actual reference to the instance of the page. It can be thought of as an object that represents the entire JSP page.</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page object is really a direct synonym for the </w:t>
      </w:r>
      <w:r>
        <w:rPr>
          <w:rFonts w:ascii="Arial" w:hAnsi="Arial" w:cs="Arial"/>
          <w:b/>
          <w:bCs/>
          <w:color w:val="000000"/>
        </w:rPr>
        <w:t>this</w:t>
      </w:r>
      <w:r>
        <w:rPr>
          <w:rFonts w:ascii="Arial" w:hAnsi="Arial" w:cs="Arial"/>
          <w:color w:val="000000"/>
        </w:rPr>
        <w:t> object.</w:t>
      </w:r>
    </w:p>
    <w:p w:rsidR="00851887" w:rsidRDefault="00851887" w:rsidP="00851887">
      <w:pPr>
        <w:pStyle w:val="Heading2"/>
        <w:rPr>
          <w:rFonts w:ascii="Arial" w:hAnsi="Arial" w:cs="Arial"/>
          <w:color w:val="auto"/>
          <w:sz w:val="35"/>
          <w:szCs w:val="35"/>
        </w:rPr>
      </w:pPr>
      <w:r>
        <w:rPr>
          <w:rFonts w:ascii="Arial" w:hAnsi="Arial" w:cs="Arial"/>
          <w:b/>
          <w:bCs/>
          <w:sz w:val="35"/>
          <w:szCs w:val="35"/>
        </w:rPr>
        <w:t>The exception Object</w:t>
      </w:r>
    </w:p>
    <w:p w:rsidR="00851887" w:rsidRDefault="00851887" w:rsidP="0085188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exception object is a wrapper containing the exception thrown from the previous page. It is typically used to generate an appropriate response to the error condition.</w:t>
      </w:r>
    </w:p>
    <w:p w:rsidR="00EF44FF"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why Jsp if we can use Servlet</w:t>
      </w:r>
    </w:p>
    <w:p w:rsidR="00EF44FF" w:rsidRDefault="00EF44FF" w:rsidP="00EF44FF">
      <w:pPr>
        <w:pStyle w:val="Heading2"/>
        <w:shd w:val="clear" w:color="auto" w:fill="FFFFFF"/>
        <w:spacing w:before="0" w:after="240"/>
        <w:rPr>
          <w:rFonts w:ascii="Arial" w:hAnsi="Arial" w:cs="Arial"/>
          <w:color w:val="000000"/>
          <w:sz w:val="45"/>
          <w:szCs w:val="45"/>
        </w:rPr>
      </w:pPr>
      <w:r>
        <w:rPr>
          <w:rFonts w:ascii="Arial" w:hAnsi="Arial" w:cs="Arial"/>
          <w:b/>
          <w:bCs/>
          <w:color w:val="000000"/>
          <w:sz w:val="45"/>
          <w:szCs w:val="45"/>
        </w:rPr>
        <w:t>Difference Between Servlet and JSP</w:t>
      </w:r>
    </w:p>
    <w:p w:rsidR="00EF44FF" w:rsidRDefault="00EF44FF" w:rsidP="00EF44FF">
      <w:pPr>
        <w:pStyle w:val="NormalWeb"/>
        <w:shd w:val="clear" w:color="auto" w:fill="FFFFFF"/>
        <w:spacing w:before="0" w:beforeAutospacing="0" w:after="390" w:afterAutospacing="0"/>
        <w:rPr>
          <w:color w:val="000000"/>
          <w:sz w:val="27"/>
          <w:szCs w:val="27"/>
        </w:rPr>
      </w:pPr>
      <w:r>
        <w:rPr>
          <w:color w:val="000000"/>
          <w:sz w:val="27"/>
          <w:szCs w:val="27"/>
        </w:rPr>
        <w:t>In this article we will list some of the differences between Servlets and JSP.</w:t>
      </w:r>
    </w:p>
    <w:tbl>
      <w:tblPr>
        <w:tblW w:w="11085" w:type="dxa"/>
        <w:tblCellMar>
          <w:top w:w="15" w:type="dxa"/>
          <w:left w:w="15" w:type="dxa"/>
          <w:bottom w:w="15" w:type="dxa"/>
          <w:right w:w="15" w:type="dxa"/>
        </w:tblCellMar>
        <w:tblLook w:val="04A0" w:firstRow="1" w:lastRow="0" w:firstColumn="1" w:lastColumn="0" w:noHBand="0" w:noVBand="1"/>
      </w:tblPr>
      <w:tblGrid>
        <w:gridCol w:w="4962"/>
        <w:gridCol w:w="6123"/>
      </w:tblGrid>
      <w:tr w:rsidR="00EF44FF" w:rsidTr="00EF44FF">
        <w:trPr>
          <w:tblHeader/>
        </w:trPr>
        <w:tc>
          <w:tcPr>
            <w:tcW w:w="4962"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EF44FF" w:rsidRDefault="00EF44FF">
            <w:pPr>
              <w:spacing w:line="480" w:lineRule="auto"/>
              <w:rPr>
                <w:b/>
                <w:bCs/>
                <w:caps/>
                <w:sz w:val="24"/>
                <w:szCs w:val="24"/>
              </w:rPr>
            </w:pPr>
            <w:r>
              <w:rPr>
                <w:b/>
                <w:bCs/>
                <w:caps/>
              </w:rPr>
              <w:lastRenderedPageBreak/>
              <w:t>SERVLET</w:t>
            </w:r>
          </w:p>
        </w:tc>
        <w:tc>
          <w:tcPr>
            <w:tcW w:w="612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EF44FF" w:rsidRDefault="00EF44FF">
            <w:pPr>
              <w:spacing w:line="480" w:lineRule="auto"/>
              <w:rPr>
                <w:b/>
                <w:bCs/>
                <w:caps/>
              </w:rPr>
            </w:pPr>
            <w:r>
              <w:rPr>
                <w:b/>
                <w:bCs/>
                <w:caps/>
              </w:rPr>
              <w:t>JSP</w:t>
            </w:r>
          </w:p>
        </w:tc>
      </w:tr>
      <w:tr w:rsidR="00EF44FF" w:rsidTr="00EF44FF">
        <w:tc>
          <w:tcPr>
            <w:tcW w:w="4962" w:type="dxa"/>
            <w:tcBorders>
              <w:top w:val="nil"/>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A servlet is a server-side program and written purely on Java.</w:t>
            </w:r>
          </w:p>
        </w:tc>
        <w:tc>
          <w:tcPr>
            <w:tcW w:w="6123" w:type="dxa"/>
            <w:tcBorders>
              <w:top w:val="nil"/>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JSP is an interface on top of Servlets. In another way,</w:t>
            </w:r>
          </w:p>
          <w:p w:rsidR="00EF44FF" w:rsidRDefault="00EF44FF">
            <w:pPr>
              <w:spacing w:line="480" w:lineRule="auto"/>
            </w:pPr>
            <w:r>
              <w:t xml:space="preserve"> we can say that JSPs are extension of servlets to minimize</w:t>
            </w:r>
          </w:p>
          <w:p w:rsidR="00EF44FF" w:rsidRDefault="00EF44FF">
            <w:pPr>
              <w:spacing w:line="480" w:lineRule="auto"/>
            </w:pPr>
            <w:r>
              <w:t xml:space="preserve"> the effort of developers to write User Interfaces using</w:t>
            </w:r>
          </w:p>
          <w:p w:rsidR="00EF44FF" w:rsidRDefault="00EF44FF">
            <w:pPr>
              <w:spacing w:line="480" w:lineRule="auto"/>
            </w:pPr>
            <w:r>
              <w:t xml:space="preserve"> Java programming.</w:t>
            </w:r>
          </w:p>
        </w:tc>
      </w:tr>
      <w:tr w:rsidR="00EF44FF" w:rsidTr="00EF44FF">
        <w:tc>
          <w:tcPr>
            <w:tcW w:w="4962"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t>Servlets run faster than JSP</w:t>
            </w:r>
          </w:p>
        </w:tc>
        <w:tc>
          <w:tcPr>
            <w:tcW w:w="6123"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t>JSP runs slower because it has the transition phase for</w:t>
            </w:r>
          </w:p>
          <w:p w:rsidR="00EF44FF" w:rsidRDefault="00EF44FF">
            <w:pPr>
              <w:spacing w:line="480" w:lineRule="auto"/>
            </w:pPr>
            <w:r>
              <w:t xml:space="preserve"> converting from JSP page to a Servlet file. Once it is</w:t>
            </w:r>
          </w:p>
          <w:p w:rsidR="00EF44FF" w:rsidRDefault="00EF44FF">
            <w:pPr>
              <w:spacing w:line="480" w:lineRule="auto"/>
            </w:pPr>
            <w:r>
              <w:t xml:space="preserve"> converted to a Servlet then it will start the compilation</w:t>
            </w:r>
          </w:p>
        </w:tc>
      </w:tr>
      <w:tr w:rsidR="00EF44FF" w:rsidTr="00EF44FF">
        <w:tc>
          <w:tcPr>
            <w:tcW w:w="4962"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Executes inside a Web server, such as Tomcat</w:t>
            </w:r>
          </w:p>
        </w:tc>
        <w:tc>
          <w:tcPr>
            <w:tcW w:w="6123"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A JSP program is compiled into a Java servlet before</w:t>
            </w:r>
          </w:p>
          <w:p w:rsidR="00EF44FF" w:rsidRDefault="00EF44FF">
            <w:pPr>
              <w:spacing w:line="480" w:lineRule="auto"/>
            </w:pPr>
            <w:r>
              <w:t xml:space="preserve"> execution. Once it is compiled into a servlet, it's life cycle </w:t>
            </w:r>
          </w:p>
          <w:p w:rsidR="00EF44FF" w:rsidRDefault="00EF44FF">
            <w:pPr>
              <w:spacing w:line="480" w:lineRule="auto"/>
            </w:pPr>
            <w:r>
              <w:t>will be same as of servlet. But, JSP has it's own API for the lifecycle.</w:t>
            </w:r>
          </w:p>
        </w:tc>
      </w:tr>
      <w:tr w:rsidR="00EF44FF" w:rsidTr="00EF44FF">
        <w:tc>
          <w:tcPr>
            <w:tcW w:w="4962"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t>Receives HTTP requests from users and provides HTTP responses</w:t>
            </w:r>
          </w:p>
        </w:tc>
        <w:tc>
          <w:tcPr>
            <w:tcW w:w="6123"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t>Easier to write than servlets as it is similar to HTML.</w:t>
            </w:r>
          </w:p>
        </w:tc>
      </w:tr>
      <w:tr w:rsidR="00EF44FF" w:rsidTr="00EF44FF">
        <w:tc>
          <w:tcPr>
            <w:tcW w:w="4962"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We can not build any custom tags</w:t>
            </w:r>
          </w:p>
        </w:tc>
        <w:tc>
          <w:tcPr>
            <w:tcW w:w="6123"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 xml:space="preserve">One of the key advantage is we can build custom tags </w:t>
            </w:r>
          </w:p>
          <w:p w:rsidR="00EF44FF" w:rsidRDefault="00EF44FF">
            <w:pPr>
              <w:spacing w:line="480" w:lineRule="auto"/>
            </w:pPr>
            <w:r>
              <w:t xml:space="preserve">using JSP API (there is a separate package available for </w:t>
            </w:r>
          </w:p>
          <w:p w:rsidR="00EF44FF" w:rsidRDefault="00EF44FF">
            <w:pPr>
              <w:spacing w:line="480" w:lineRule="auto"/>
            </w:pPr>
            <w:r>
              <w:t>writing the custom tags) which can be available as the</w:t>
            </w:r>
          </w:p>
          <w:p w:rsidR="00EF44FF" w:rsidRDefault="00EF44FF">
            <w:pPr>
              <w:spacing w:line="480" w:lineRule="auto"/>
            </w:pPr>
            <w:r>
              <w:t xml:space="preserve"> re-usable components with lot of flexibility</w:t>
            </w:r>
          </w:p>
        </w:tc>
      </w:tr>
      <w:tr w:rsidR="00EF44FF" w:rsidTr="00EF44FF">
        <w:tc>
          <w:tcPr>
            <w:tcW w:w="4962"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lastRenderedPageBreak/>
              <w:t>Servlet has the life cycle methods init(), service() and destroy()</w:t>
            </w:r>
          </w:p>
        </w:tc>
        <w:tc>
          <w:tcPr>
            <w:tcW w:w="6123"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t>JSP has the life cycle methods of jspInit(), _jspService()</w:t>
            </w:r>
          </w:p>
          <w:p w:rsidR="00EF44FF" w:rsidRDefault="00EF44FF">
            <w:pPr>
              <w:spacing w:line="480" w:lineRule="auto"/>
            </w:pPr>
            <w:r>
              <w:t xml:space="preserve"> and jspDestroy()</w:t>
            </w:r>
          </w:p>
        </w:tc>
      </w:tr>
      <w:tr w:rsidR="00EF44FF" w:rsidTr="00EF44FF">
        <w:tc>
          <w:tcPr>
            <w:tcW w:w="4962"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Written in Java, with a few additional APIs specific to this kind of processing. Since it is written in Java, it follows all the Object Oriented programming techniques.</w:t>
            </w:r>
          </w:p>
        </w:tc>
        <w:tc>
          <w:tcPr>
            <w:tcW w:w="6123"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EF44FF" w:rsidRDefault="00EF44FF">
            <w:pPr>
              <w:spacing w:line="480" w:lineRule="auto"/>
            </w:pPr>
            <w:r>
              <w:t>JSPs can make use of the Javabeans inside the web pages</w:t>
            </w:r>
          </w:p>
        </w:tc>
      </w:tr>
      <w:tr w:rsidR="00EF44FF" w:rsidTr="00EF44FF">
        <w:tc>
          <w:tcPr>
            <w:tcW w:w="4962"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t>In MVC architecture Servlet acts as controller.</w:t>
            </w:r>
          </w:p>
        </w:tc>
        <w:tc>
          <w:tcPr>
            <w:tcW w:w="6123"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EF44FF" w:rsidRDefault="00EF44FF">
            <w:pPr>
              <w:spacing w:line="480" w:lineRule="auto"/>
            </w:pPr>
            <w:r>
              <w:t>In MVC architecture JSP acts as view.</w:t>
            </w:r>
          </w:p>
        </w:tc>
      </w:tr>
      <w:tr w:rsidR="00EF44FF" w:rsidTr="00EF44FF">
        <w:tc>
          <w:tcPr>
            <w:tcW w:w="4962" w:type="dxa"/>
            <w:tcBorders>
              <w:top w:val="single" w:sz="6" w:space="0" w:color="DDDDDD"/>
              <w:left w:val="nil"/>
              <w:bottom w:val="nil"/>
              <w:right w:val="nil"/>
            </w:tcBorders>
            <w:shd w:val="clear" w:color="auto" w:fill="F3F3F3"/>
            <w:tcMar>
              <w:top w:w="120" w:type="dxa"/>
              <w:left w:w="120" w:type="dxa"/>
              <w:bottom w:w="120" w:type="dxa"/>
              <w:right w:w="120" w:type="dxa"/>
            </w:tcMar>
            <w:hideMark/>
          </w:tcPr>
          <w:p w:rsidR="00EF44FF" w:rsidRDefault="00EF44FF">
            <w:pPr>
              <w:spacing w:line="480" w:lineRule="auto"/>
            </w:pPr>
            <w:r>
              <w:rPr>
                <w:rStyle w:val="Strong"/>
              </w:rPr>
              <w:t>Servlet advantages include:</w:t>
            </w:r>
            <w:r>
              <w:br/>
            </w:r>
            <w:r>
              <w:rPr>
                <w:rStyle w:val="Strong"/>
              </w:rPr>
              <w:t>1. Performance :</w:t>
            </w:r>
            <w:r>
              <w:t> get loaded upon first request and remains in memory idenfinately.</w:t>
            </w:r>
            <w:r>
              <w:br/>
            </w:r>
            <w:r>
              <w:rPr>
                <w:rStyle w:val="Strong"/>
              </w:rPr>
              <w:t>2. Simplicity : </w:t>
            </w:r>
            <w:r>
              <w:t>Run inside controlled server environment. No specific client software is needed:web broser is enough</w:t>
            </w:r>
            <w:r>
              <w:br/>
            </w:r>
            <w:r>
              <w:rPr>
                <w:rStyle w:val="Strong"/>
              </w:rPr>
              <w:t>3. Session Management</w:t>
            </w:r>
            <w:r>
              <w:t> : overcomes HTTP's stateless nature</w:t>
            </w:r>
            <w:r>
              <w:br/>
            </w:r>
            <w:r>
              <w:rPr>
                <w:rStyle w:val="Strong"/>
              </w:rPr>
              <w:t>4. Java Technology : </w:t>
            </w:r>
            <w:r>
              <w:t>network access,Database connectivity, j2ee integration</w:t>
            </w:r>
          </w:p>
        </w:tc>
        <w:tc>
          <w:tcPr>
            <w:tcW w:w="6123" w:type="dxa"/>
            <w:tcBorders>
              <w:top w:val="single" w:sz="6" w:space="0" w:color="DDDDDD"/>
              <w:left w:val="nil"/>
              <w:bottom w:val="nil"/>
              <w:right w:val="nil"/>
            </w:tcBorders>
            <w:shd w:val="clear" w:color="auto" w:fill="F3F3F3"/>
            <w:tcMar>
              <w:top w:w="120" w:type="dxa"/>
              <w:left w:w="120" w:type="dxa"/>
              <w:bottom w:w="120" w:type="dxa"/>
              <w:right w:w="120" w:type="dxa"/>
            </w:tcMar>
            <w:hideMark/>
          </w:tcPr>
          <w:p w:rsidR="00EF44FF" w:rsidRDefault="00EF44FF">
            <w:pPr>
              <w:spacing w:line="480" w:lineRule="auto"/>
            </w:pPr>
            <w:r>
              <w:rPr>
                <w:rStyle w:val="Strong"/>
              </w:rPr>
              <w:t>JSP Provides an extensive infrastructure for:</w:t>
            </w:r>
            <w:r>
              <w:br/>
              <w:t>1. Tracking sessions.</w:t>
            </w:r>
            <w:r>
              <w:br/>
              <w:t>2. Managing cookies.</w:t>
            </w:r>
            <w:r>
              <w:br/>
              <w:t>3. Reading and sending HTML headers.</w:t>
            </w:r>
            <w:r>
              <w:br/>
              <w:t>4. Parsing and decoding HTML form data.</w:t>
            </w:r>
            <w:r>
              <w:br/>
              <w:t>5. </w:t>
            </w:r>
            <w:r>
              <w:rPr>
                <w:rStyle w:val="Strong"/>
              </w:rPr>
              <w:t>JSP is Efficient:</w:t>
            </w:r>
            <w:r>
              <w:t> Every request for a JSP is handled by</w:t>
            </w:r>
          </w:p>
          <w:p w:rsidR="00EF44FF" w:rsidRDefault="00EF44FF">
            <w:pPr>
              <w:spacing w:line="480" w:lineRule="auto"/>
            </w:pPr>
            <w:r>
              <w:t xml:space="preserve"> a simple Java thread</w:t>
            </w:r>
            <w:r>
              <w:br/>
              <w:t>6. </w:t>
            </w:r>
            <w:r>
              <w:rPr>
                <w:rStyle w:val="Strong"/>
              </w:rPr>
              <w:t>JSP is Scalable:</w:t>
            </w:r>
            <w:r>
              <w:t xml:space="preserve"> Easy integration with other backend </w:t>
            </w:r>
          </w:p>
          <w:p w:rsidR="00EF44FF" w:rsidRDefault="00EF44FF">
            <w:pPr>
              <w:spacing w:line="480" w:lineRule="auto"/>
            </w:pPr>
            <w:r>
              <w:t>services</w:t>
            </w:r>
            <w:r>
              <w:br/>
              <w:t>7. </w:t>
            </w:r>
            <w:r>
              <w:rPr>
                <w:rStyle w:val="Strong"/>
              </w:rPr>
              <w:t>Seperation of roles:</w:t>
            </w:r>
            <w:r>
              <w:t> Developers, Content</w:t>
            </w:r>
          </w:p>
          <w:p w:rsidR="00EF44FF" w:rsidRDefault="00EF44FF">
            <w:pPr>
              <w:spacing w:line="480" w:lineRule="auto"/>
            </w:pPr>
            <w:r>
              <w:t xml:space="preserve"> Authors/Graphic Designers/Web Masters</w:t>
            </w:r>
          </w:p>
        </w:tc>
      </w:tr>
    </w:tbl>
    <w:p w:rsidR="00BC6C5F" w:rsidRPr="00094CB6"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EL expression</w:t>
      </w:r>
      <w:r w:rsidRPr="00094CB6">
        <w:rPr>
          <w:rFonts w:asciiTheme="minorHAnsi" w:hAnsiTheme="minorHAnsi" w:cstheme="minorHAnsi"/>
          <w:color w:val="FF0000"/>
          <w:sz w:val="28"/>
          <w:szCs w:val="28"/>
        </w:rPr>
        <w:br/>
      </w:r>
      <w:r w:rsidRPr="00094CB6">
        <w:rPr>
          <w:rFonts w:asciiTheme="minorHAnsi" w:hAnsiTheme="minorHAnsi" w:cstheme="minorHAnsi"/>
          <w:color w:val="FF0000"/>
          <w:sz w:val="28"/>
          <w:szCs w:val="28"/>
        </w:rPr>
        <w:lastRenderedPageBreak/>
        <w:t>tags</w:t>
      </w:r>
      <w:r w:rsidRPr="00094CB6">
        <w:rPr>
          <w:rFonts w:asciiTheme="minorHAnsi" w:hAnsiTheme="minorHAnsi" w:cstheme="minorHAnsi"/>
          <w:color w:val="FF0000"/>
          <w:sz w:val="28"/>
          <w:szCs w:val="28"/>
        </w:rPr>
        <w:br/>
        <w:t>JSTL</w:t>
      </w:r>
    </w:p>
    <w:p w:rsidR="00A52E61"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spring</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spring core module</w:t>
      </w:r>
    </w:p>
    <w:p w:rsidR="00A52E61" w:rsidRDefault="00095C92"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noProof/>
        </w:rPr>
        <w:drawing>
          <wp:inline distT="0" distB="0" distL="0" distR="0">
            <wp:extent cx="5731510" cy="3962177"/>
            <wp:effectExtent l="0" t="0" r="2540" b="635"/>
            <wp:docPr id="12" name="Picture 12" descr="https://static.packt-cdn.com/products/9781788299459/graphics/dc3a99a7-439c-4a12-b8f2-023cc5734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tatic.packt-cdn.com/products/9781788299459/graphics/dc3a99a7-439c-4a12-b8f2-023cc57341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62177"/>
                    </a:xfrm>
                    <a:prstGeom prst="rect">
                      <a:avLst/>
                    </a:prstGeom>
                    <a:noFill/>
                    <a:ln>
                      <a:noFill/>
                    </a:ln>
                  </pic:spPr>
                </pic:pic>
              </a:graphicData>
            </a:graphic>
          </wp:inline>
        </w:drawing>
      </w:r>
    </w:p>
    <w:p w:rsidR="00A52E61"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xml:space="preserve"> and MVC flow</w:t>
      </w:r>
    </w:p>
    <w:p w:rsidR="00095C92" w:rsidRDefault="00095C92"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noProof/>
        </w:rPr>
        <w:lastRenderedPageBreak/>
        <w:drawing>
          <wp:inline distT="0" distB="0" distL="0" distR="0">
            <wp:extent cx="5731510" cy="3275149"/>
            <wp:effectExtent l="0" t="0" r="2540" b="1905"/>
            <wp:docPr id="13" name="Picture 13" descr="https://www.codenuclear.com/wp-content/uploads/2017/08/Spring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odenuclear.com/wp-content/uploads/2017/08/Spring_Flo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rsidR="00095C92"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diff between setter and constructor injection</w:t>
      </w:r>
    </w:p>
    <w:p w:rsidR="00150106" w:rsidRDefault="00150106"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Pr>
          <w:rFonts w:asciiTheme="minorHAnsi" w:hAnsiTheme="minorHAnsi" w:cstheme="minorHAnsi"/>
          <w:color w:val="FF0000"/>
          <w:sz w:val="28"/>
          <w:szCs w:val="28"/>
        </w:rPr>
        <w:t>setter injection</w:t>
      </w:r>
    </w:p>
    <w:p w:rsidR="00150106" w:rsidRPr="00150106" w:rsidRDefault="00150106" w:rsidP="00BC6C5F">
      <w:pPr>
        <w:pStyle w:val="NormalWeb"/>
        <w:shd w:val="clear" w:color="auto" w:fill="FFFFFF"/>
        <w:spacing w:before="240" w:beforeAutospacing="0" w:after="240" w:afterAutospacing="0"/>
        <w:rPr>
          <w:rFonts w:asciiTheme="minorHAnsi" w:hAnsiTheme="minorHAnsi" w:cstheme="minorHAnsi"/>
          <w:color w:val="000000" w:themeColor="text1"/>
        </w:rPr>
      </w:pPr>
      <w:r>
        <w:rPr>
          <w:rFonts w:asciiTheme="minorHAnsi" w:hAnsiTheme="minorHAnsi" w:cstheme="minorHAnsi"/>
          <w:color w:val="000000" w:themeColor="text1"/>
        </w:rPr>
        <w:t>setting properties of bean through setter methods</w:t>
      </w:r>
    </w:p>
    <w:p w:rsidR="00095C92" w:rsidRDefault="00095C92" w:rsidP="00095C92">
      <w:pPr>
        <w:shd w:val="clear" w:color="auto" w:fill="FFFFFF"/>
        <w:spacing w:before="60" w:after="100" w:afterAutospacing="1" w:line="315" w:lineRule="atLeast"/>
        <w:ind w:left="360"/>
        <w:rPr>
          <w:rFonts w:ascii="Verdana" w:hAnsi="Verdana"/>
          <w:color w:val="000000"/>
          <w:sz w:val="20"/>
          <w:szCs w:val="20"/>
        </w:rPr>
      </w:pPr>
      <w:hyperlink r:id="rId24" w:history="1">
        <w:r>
          <w:rPr>
            <w:rStyle w:val="Hyperlink"/>
            <w:color w:val="008000"/>
            <w:sz w:val="23"/>
            <w:szCs w:val="23"/>
          </w:rPr>
          <w:t>Difference between constructor and setter injection</w:t>
        </w:r>
      </w:hyperlink>
    </w:p>
    <w:p w:rsidR="00095C92" w:rsidRDefault="00095C92" w:rsidP="00095C92">
      <w:pPr>
        <w:pStyle w:val="NormalWeb"/>
        <w:spacing w:line="345" w:lineRule="atLeast"/>
        <w:ind w:left="300"/>
        <w:rPr>
          <w:rFonts w:ascii="Verdana" w:hAnsi="Verdana"/>
          <w:color w:val="000000"/>
          <w:sz w:val="20"/>
          <w:szCs w:val="20"/>
        </w:rPr>
      </w:pPr>
      <w:r>
        <w:rPr>
          <w:rFonts w:ascii="Verdana" w:hAnsi="Verdana"/>
          <w:color w:val="000000"/>
          <w:sz w:val="20"/>
          <w:szCs w:val="20"/>
        </w:rPr>
        <w:t>There are many key differences between constructor injection and setter injection.</w:t>
      </w:r>
    </w:p>
    <w:p w:rsidR="00095C92" w:rsidRDefault="00095C92" w:rsidP="0013606E">
      <w:pPr>
        <w:numPr>
          <w:ilvl w:val="0"/>
          <w:numId w:val="27"/>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Partial dependency</w:t>
      </w:r>
      <w:r>
        <w:rPr>
          <w:rFonts w:ascii="Verdana" w:hAnsi="Verdana"/>
          <w:color w:val="000000"/>
          <w:sz w:val="20"/>
          <w:szCs w:val="20"/>
        </w:rPr>
        <w:t>: can be injected using setter injection but it is not possible by constructor. Suppose there are 3 properties in a class, having 3 arg constructor and setters methods. In such case, if you want to pass information for only one property, it is possible by setter method only.</w:t>
      </w:r>
    </w:p>
    <w:p w:rsidR="00095C92" w:rsidRDefault="00095C92" w:rsidP="0013606E">
      <w:pPr>
        <w:numPr>
          <w:ilvl w:val="0"/>
          <w:numId w:val="27"/>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Overriding</w:t>
      </w:r>
      <w:r>
        <w:rPr>
          <w:rFonts w:ascii="Verdana" w:hAnsi="Verdana"/>
          <w:color w:val="000000"/>
          <w:sz w:val="20"/>
          <w:szCs w:val="20"/>
        </w:rPr>
        <w:t>: Setter injection overrides the constructor injection. If we use both constructor and setter injection, IOC container will use the setter injection.</w:t>
      </w:r>
    </w:p>
    <w:p w:rsidR="00095C92" w:rsidRDefault="00095C92" w:rsidP="0013606E">
      <w:pPr>
        <w:numPr>
          <w:ilvl w:val="0"/>
          <w:numId w:val="27"/>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Changes</w:t>
      </w:r>
      <w:r>
        <w:rPr>
          <w:rFonts w:ascii="Verdana" w:hAnsi="Verdana"/>
          <w:color w:val="000000"/>
          <w:sz w:val="20"/>
          <w:szCs w:val="20"/>
        </w:rPr>
        <w:t>: We can easily change the value by setter injection. It doesn't create a new bean instance always like constructor. So setter injection is flexible than constructor injection.</w:t>
      </w:r>
    </w:p>
    <w:p w:rsidR="00095C92" w:rsidRDefault="00095C92" w:rsidP="0013606E">
      <w:pPr>
        <w:numPr>
          <w:ilvl w:val="0"/>
          <w:numId w:val="27"/>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Constructor injection is faster</w:t>
      </w:r>
    </w:p>
    <w:p w:rsidR="00150106"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diff between BeanFactory and ApplicationContext</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lastRenderedPageBreak/>
        <w:t>1.</w:t>
      </w:r>
      <w:r>
        <w:rPr>
          <w:rFonts w:ascii="Segoe UI" w:hAnsi="Segoe UI" w:cs="Segoe UI"/>
          <w:color w:val="333333"/>
          <w:sz w:val="23"/>
          <w:szCs w:val="23"/>
        </w:rPr>
        <w:t> </w:t>
      </w:r>
      <w:r>
        <w:rPr>
          <w:rFonts w:ascii="Segoe UI" w:hAnsi="Segoe UI" w:cs="Segoe UI"/>
          <w:b/>
          <w:bCs/>
          <w:color w:val="333333"/>
          <w:sz w:val="23"/>
          <w:szCs w:val="23"/>
        </w:rPr>
        <w:t>BeanFactory </w:t>
      </w:r>
      <w:r>
        <w:rPr>
          <w:rFonts w:ascii="Segoe UI" w:hAnsi="Segoe UI" w:cs="Segoe UI"/>
          <w:color w:val="333333"/>
          <w:sz w:val="23"/>
          <w:szCs w:val="23"/>
        </w:rPr>
        <w:t>is fundamental IOC Container , it able to provide fundamental functionalities to the spring applications like creating and maintaning bean objects.</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ApplicationContext </w:t>
      </w:r>
      <w:r>
        <w:rPr>
          <w:rFonts w:ascii="Segoe UI" w:hAnsi="Segoe UI" w:cs="Segoe UI"/>
          <w:color w:val="333333"/>
          <w:sz w:val="23"/>
          <w:szCs w:val="23"/>
        </w:rPr>
        <w:t>IOC Container is an extension of BeanFactory IOC Container , it able to provide some advanced features like Internationalization, Event Handling.. etc along with fundamental functionalities what BeanFactory is providing.</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2. BeanFactory</w:t>
      </w:r>
      <w:r>
        <w:rPr>
          <w:rFonts w:ascii="Segoe UI" w:hAnsi="Segoe UI" w:cs="Segoe UI"/>
          <w:color w:val="333333"/>
          <w:sz w:val="23"/>
          <w:szCs w:val="23"/>
        </w:rPr>
        <w:t> is not supporting to integrate AOP services like Security, JTA,... to the spring applications.</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ApplicationContext </w:t>
      </w:r>
      <w:r>
        <w:rPr>
          <w:rFonts w:ascii="Segoe UI" w:hAnsi="Segoe UI" w:cs="Segoe UI"/>
          <w:color w:val="333333"/>
          <w:sz w:val="23"/>
          <w:szCs w:val="23"/>
        </w:rPr>
        <w:t>is supporting to integrate AOP services like Security, JTA,... to the spring applications.</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3. BeanFactory </w:t>
      </w:r>
      <w:r>
        <w:rPr>
          <w:rFonts w:ascii="Segoe UI" w:hAnsi="Segoe UI" w:cs="Segoe UI"/>
          <w:color w:val="333333"/>
          <w:sz w:val="23"/>
          <w:szCs w:val="23"/>
        </w:rPr>
        <w:t>is able to prepare Singleton objects when we send first request for bean, that is, Lazy Instantiation/Initialization.</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ApplicationContext </w:t>
      </w:r>
      <w:r>
        <w:rPr>
          <w:rFonts w:ascii="Segoe UI" w:hAnsi="Segoe UI" w:cs="Segoe UI"/>
          <w:color w:val="333333"/>
          <w:sz w:val="23"/>
          <w:szCs w:val="23"/>
        </w:rPr>
        <w:t>is able to prepare Singleton objects when we activate Container , that is , early Instantiation/Initialization.</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4. BeanFactory</w:t>
      </w:r>
      <w:r>
        <w:rPr>
          <w:rFonts w:ascii="Segoe UI" w:hAnsi="Segoe UI" w:cs="Segoe UI"/>
          <w:color w:val="333333"/>
          <w:sz w:val="23"/>
          <w:szCs w:val="23"/>
        </w:rPr>
        <w:t> is supporting only the scopes like Singleton and Prototype.</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ApplicationContext </w:t>
      </w:r>
      <w:r>
        <w:rPr>
          <w:rFonts w:ascii="Segoe UI" w:hAnsi="Segoe UI" w:cs="Segoe UI"/>
          <w:color w:val="333333"/>
          <w:sz w:val="23"/>
          <w:szCs w:val="23"/>
        </w:rPr>
        <w:t>is supporting almost all the Spring scopes like Singleton, Prototype, request, session, globalSession, webSocket.. etc.</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5. BeanFactory</w:t>
      </w:r>
      <w:r>
        <w:rPr>
          <w:rFonts w:ascii="Segoe UI" w:hAnsi="Segoe UI" w:cs="Segoe UI"/>
          <w:color w:val="333333"/>
          <w:sz w:val="23"/>
          <w:szCs w:val="23"/>
        </w:rPr>
        <w:t> is mainly for Standalone Applications.</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ApplicationContext </w:t>
      </w:r>
      <w:r>
        <w:rPr>
          <w:rFonts w:ascii="Segoe UI" w:hAnsi="Segoe UI" w:cs="Segoe UI"/>
          <w:color w:val="333333"/>
          <w:sz w:val="23"/>
          <w:szCs w:val="23"/>
        </w:rPr>
        <w:t>is for all the types of Spring framework applications.</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6. BeanFactory</w:t>
      </w:r>
      <w:r>
        <w:rPr>
          <w:rFonts w:ascii="Segoe UI" w:hAnsi="Segoe UI" w:cs="Segoe UI"/>
          <w:color w:val="333333"/>
          <w:sz w:val="23"/>
          <w:szCs w:val="23"/>
        </w:rPr>
        <w:t> is an outdated Container in Spring applications.</w:t>
      </w:r>
    </w:p>
    <w:p w:rsidR="00150106" w:rsidRDefault="00150106" w:rsidP="00150106">
      <w:pPr>
        <w:pStyle w:val="uiqtextpara"/>
        <w:spacing w:before="0" w:beforeAutospacing="0" w:after="240" w:afterAutospacing="0"/>
        <w:rPr>
          <w:rFonts w:ascii="Segoe UI" w:hAnsi="Segoe UI" w:cs="Segoe UI"/>
          <w:color w:val="333333"/>
          <w:sz w:val="23"/>
          <w:szCs w:val="23"/>
        </w:rPr>
      </w:pPr>
      <w:r>
        <w:rPr>
          <w:rFonts w:ascii="Segoe UI" w:hAnsi="Segoe UI" w:cs="Segoe UI"/>
          <w:b/>
          <w:bCs/>
          <w:color w:val="333333"/>
          <w:sz w:val="23"/>
          <w:szCs w:val="23"/>
        </w:rPr>
        <w:t>ApplicationContext </w:t>
      </w:r>
      <w:r>
        <w:rPr>
          <w:rFonts w:ascii="Segoe UI" w:hAnsi="Segoe UI" w:cs="Segoe UI"/>
          <w:color w:val="333333"/>
          <w:sz w:val="23"/>
          <w:szCs w:val="23"/>
        </w:rPr>
        <w:t>is not outdated Container.</w:t>
      </w:r>
    </w:p>
    <w:p w:rsidR="00150106"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What is autowiring?</w:t>
      </w:r>
    </w:p>
    <w:tbl>
      <w:tblPr>
        <w:tblW w:w="134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441"/>
      </w:tblGrid>
      <w:tr w:rsidR="00150106" w:rsidTr="004760C4">
        <w:trPr>
          <w:tblCellSpacing w:w="15" w:type="dxa"/>
        </w:trPr>
        <w:tc>
          <w:tcPr>
            <w:tcW w:w="0" w:type="auto"/>
            <w:shd w:val="clear" w:color="auto" w:fill="FFFFFF"/>
            <w:vAlign w:val="center"/>
            <w:hideMark/>
          </w:tcPr>
          <w:p w:rsidR="00150106" w:rsidRDefault="00150106">
            <w:pPr>
              <w:pStyle w:val="NormalWeb"/>
              <w:spacing w:line="345" w:lineRule="atLeast"/>
              <w:ind w:left="300"/>
              <w:rPr>
                <w:rFonts w:ascii="Verdana" w:hAnsi="Verdana"/>
                <w:color w:val="000000"/>
                <w:sz w:val="20"/>
                <w:szCs w:val="20"/>
              </w:rPr>
            </w:pPr>
            <w:r>
              <w:rPr>
                <w:rFonts w:ascii="Verdana" w:hAnsi="Verdana"/>
                <w:color w:val="000000"/>
                <w:sz w:val="20"/>
                <w:szCs w:val="20"/>
              </w:rPr>
              <w:t>Autowiring feature of spring framework enables you to inject the object dependency implicitly. It internally uses setter or constructor injection.</w:t>
            </w:r>
          </w:p>
          <w:p w:rsidR="00150106" w:rsidRDefault="00150106">
            <w:pPr>
              <w:pStyle w:val="NormalWeb"/>
              <w:spacing w:line="345" w:lineRule="atLeast"/>
              <w:ind w:left="300"/>
              <w:rPr>
                <w:rFonts w:ascii="Verdana" w:hAnsi="Verdana"/>
                <w:color w:val="000000"/>
                <w:sz w:val="20"/>
                <w:szCs w:val="20"/>
              </w:rPr>
            </w:pPr>
            <w:r>
              <w:rPr>
                <w:rFonts w:ascii="Verdana" w:hAnsi="Verdana"/>
                <w:color w:val="000000"/>
                <w:sz w:val="20"/>
                <w:szCs w:val="20"/>
              </w:rPr>
              <w:t>Autowiring can't be used to inject primitive and string values. It works with reference only.</w:t>
            </w:r>
          </w:p>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pict>
                <v:rect id="_x0000_i1069" style="width:0;height:.75pt" o:hralign="center" o:hrstd="t" o:hrnoshade="t" o:hr="t" fillcolor="#d4d4d4" stroked="f"/>
              </w:pict>
            </w:r>
          </w:p>
          <w:p w:rsidR="00150106" w:rsidRDefault="00150106">
            <w:pPr>
              <w:pStyle w:val="Heading2"/>
              <w:spacing w:line="312" w:lineRule="atLeast"/>
              <w:ind w:left="300"/>
              <w:rPr>
                <w:rFonts w:ascii="Helvetica" w:hAnsi="Helvetica"/>
                <w:color w:val="610B38"/>
                <w:sz w:val="38"/>
                <w:szCs w:val="38"/>
              </w:rPr>
            </w:pPr>
            <w:r>
              <w:rPr>
                <w:rFonts w:ascii="Helvetica" w:hAnsi="Helvetica"/>
                <w:b/>
                <w:bCs/>
                <w:color w:val="610B38"/>
                <w:sz w:val="38"/>
                <w:szCs w:val="38"/>
              </w:rPr>
              <w:t>Advantage of Autowiring</w:t>
            </w:r>
          </w:p>
          <w:p w:rsidR="00150106" w:rsidRDefault="00150106">
            <w:pPr>
              <w:pStyle w:val="NormalWeb"/>
              <w:spacing w:line="345" w:lineRule="atLeast"/>
              <w:ind w:left="300"/>
              <w:rPr>
                <w:rFonts w:ascii="Verdana" w:hAnsi="Verdana"/>
                <w:color w:val="000000"/>
                <w:sz w:val="20"/>
                <w:szCs w:val="20"/>
              </w:rPr>
            </w:pPr>
            <w:r>
              <w:rPr>
                <w:rFonts w:ascii="Verdana" w:hAnsi="Verdana"/>
                <w:color w:val="000000"/>
                <w:sz w:val="20"/>
                <w:szCs w:val="20"/>
              </w:rPr>
              <w:t>It requires the </w:t>
            </w:r>
            <w:r>
              <w:rPr>
                <w:rFonts w:ascii="Verdana" w:hAnsi="Verdana"/>
                <w:b/>
                <w:bCs/>
                <w:color w:val="000000"/>
                <w:sz w:val="20"/>
                <w:szCs w:val="20"/>
              </w:rPr>
              <w:t>less code</w:t>
            </w:r>
            <w:r>
              <w:rPr>
                <w:rFonts w:ascii="Verdana" w:hAnsi="Verdana"/>
                <w:color w:val="000000"/>
                <w:sz w:val="20"/>
                <w:szCs w:val="20"/>
              </w:rPr>
              <w:t> because we don't need to write the code to inject the dependency explicitly.</w:t>
            </w:r>
          </w:p>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070" style="width:0;height:.75pt" o:hralign="center" o:hrstd="t" o:hrnoshade="t" o:hr="t" fillcolor="#d4d4d4" stroked="f"/>
              </w:pict>
            </w:r>
          </w:p>
          <w:p w:rsidR="00150106" w:rsidRDefault="00150106">
            <w:pPr>
              <w:pStyle w:val="Heading2"/>
              <w:spacing w:line="312" w:lineRule="atLeast"/>
              <w:ind w:left="300"/>
              <w:rPr>
                <w:rFonts w:ascii="Helvetica" w:hAnsi="Helvetica"/>
                <w:color w:val="610B38"/>
                <w:sz w:val="38"/>
                <w:szCs w:val="38"/>
              </w:rPr>
            </w:pPr>
            <w:r>
              <w:rPr>
                <w:rFonts w:ascii="Helvetica" w:hAnsi="Helvetica"/>
                <w:b/>
                <w:bCs/>
                <w:color w:val="610B38"/>
                <w:sz w:val="38"/>
                <w:szCs w:val="38"/>
              </w:rPr>
              <w:t>Disadvantage of Autowiring</w:t>
            </w:r>
          </w:p>
          <w:p w:rsidR="00150106" w:rsidRDefault="00150106">
            <w:pPr>
              <w:pStyle w:val="NormalWeb"/>
              <w:spacing w:line="345" w:lineRule="atLeast"/>
              <w:ind w:left="300"/>
              <w:rPr>
                <w:rFonts w:ascii="Verdana" w:hAnsi="Verdana"/>
                <w:color w:val="000000"/>
                <w:sz w:val="20"/>
                <w:szCs w:val="20"/>
              </w:rPr>
            </w:pPr>
            <w:r>
              <w:rPr>
                <w:rFonts w:ascii="Verdana" w:hAnsi="Verdana"/>
                <w:color w:val="000000"/>
                <w:sz w:val="20"/>
                <w:szCs w:val="20"/>
              </w:rPr>
              <w:t>No control of programmer.</w:t>
            </w:r>
          </w:p>
          <w:p w:rsidR="00150106" w:rsidRDefault="00150106">
            <w:pPr>
              <w:pStyle w:val="NormalWeb"/>
              <w:spacing w:line="345" w:lineRule="atLeast"/>
              <w:ind w:left="300"/>
              <w:rPr>
                <w:rFonts w:ascii="Verdana" w:hAnsi="Verdana"/>
                <w:color w:val="000000"/>
                <w:sz w:val="20"/>
                <w:szCs w:val="20"/>
              </w:rPr>
            </w:pPr>
            <w:r>
              <w:rPr>
                <w:rFonts w:ascii="Verdana" w:hAnsi="Verdana"/>
                <w:color w:val="000000"/>
                <w:sz w:val="20"/>
                <w:szCs w:val="20"/>
              </w:rPr>
              <w:t>It can't be used for primitive and string values.</w:t>
            </w:r>
          </w:p>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pict>
                <v:rect id="_x0000_i1071" style="width:0;height:.75pt" o:hralign="center" o:hrstd="t" o:hrnoshade="t" o:hr="t" fillcolor="#d4d4d4" stroked="f"/>
              </w:pict>
            </w:r>
          </w:p>
          <w:p w:rsidR="00150106" w:rsidRDefault="00150106">
            <w:pPr>
              <w:pStyle w:val="Heading2"/>
              <w:spacing w:line="312" w:lineRule="atLeast"/>
              <w:ind w:left="300"/>
              <w:rPr>
                <w:rFonts w:ascii="Helvetica" w:hAnsi="Helvetica"/>
                <w:color w:val="610B38"/>
                <w:sz w:val="38"/>
                <w:szCs w:val="38"/>
              </w:rPr>
            </w:pPr>
            <w:r>
              <w:rPr>
                <w:rFonts w:ascii="Helvetica" w:hAnsi="Helvetica"/>
                <w:b/>
                <w:bCs/>
                <w:color w:val="610B38"/>
                <w:sz w:val="38"/>
                <w:szCs w:val="38"/>
              </w:rPr>
              <w:t>Autowiring Modes</w:t>
            </w:r>
          </w:p>
          <w:p w:rsidR="00150106" w:rsidRDefault="00150106">
            <w:pPr>
              <w:pStyle w:val="NormalWeb"/>
              <w:spacing w:line="345" w:lineRule="atLeast"/>
              <w:ind w:left="300"/>
              <w:rPr>
                <w:rFonts w:ascii="Verdana" w:hAnsi="Verdana"/>
                <w:color w:val="000000"/>
                <w:sz w:val="20"/>
                <w:szCs w:val="20"/>
              </w:rPr>
            </w:pPr>
            <w:r>
              <w:rPr>
                <w:rFonts w:ascii="Verdana" w:hAnsi="Verdana"/>
                <w:color w:val="000000"/>
                <w:sz w:val="20"/>
                <w:szCs w:val="20"/>
              </w:rPr>
              <w:t>There are many autowiring modes:</w:t>
            </w:r>
          </w:p>
          <w:tbl>
            <w:tblPr>
              <w:tblW w:w="13035" w:type="dxa"/>
              <w:tblInd w:w="30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078"/>
              <w:gridCol w:w="2385"/>
              <w:gridCol w:w="9572"/>
            </w:tblGrid>
            <w:tr w:rsidR="00150106">
              <w:tc>
                <w:tcPr>
                  <w:tcW w:w="0" w:type="auto"/>
                  <w:shd w:val="clear" w:color="auto" w:fill="C7CCBE"/>
                  <w:tcMar>
                    <w:top w:w="180" w:type="dxa"/>
                    <w:left w:w="180" w:type="dxa"/>
                    <w:bottom w:w="180" w:type="dxa"/>
                    <w:right w:w="180" w:type="dxa"/>
                  </w:tcMar>
                  <w:hideMark/>
                </w:tcPr>
                <w:p w:rsidR="00150106" w:rsidRDefault="00150106">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150106" w:rsidRDefault="00150106">
                  <w:pPr>
                    <w:rPr>
                      <w:b/>
                      <w:bCs/>
                      <w:color w:val="000000"/>
                      <w:sz w:val="26"/>
                      <w:szCs w:val="26"/>
                    </w:rPr>
                  </w:pPr>
                  <w:r>
                    <w:rPr>
                      <w:b/>
                      <w:bCs/>
                      <w:color w:val="000000"/>
                      <w:sz w:val="26"/>
                      <w:szCs w:val="26"/>
                    </w:rPr>
                    <w:t>Mode</w:t>
                  </w:r>
                </w:p>
              </w:tc>
              <w:tc>
                <w:tcPr>
                  <w:tcW w:w="0" w:type="auto"/>
                  <w:shd w:val="clear" w:color="auto" w:fill="C7CCBE"/>
                  <w:tcMar>
                    <w:top w:w="180" w:type="dxa"/>
                    <w:left w:w="180" w:type="dxa"/>
                    <w:bottom w:w="180" w:type="dxa"/>
                    <w:right w:w="180" w:type="dxa"/>
                  </w:tcMar>
                  <w:hideMark/>
                </w:tcPr>
                <w:p w:rsidR="00150106" w:rsidRDefault="00150106">
                  <w:pPr>
                    <w:rPr>
                      <w:b/>
                      <w:bCs/>
                      <w:color w:val="000000"/>
                      <w:sz w:val="26"/>
                      <w:szCs w:val="26"/>
                    </w:rPr>
                  </w:pPr>
                  <w:r>
                    <w:rPr>
                      <w:b/>
                      <w:bCs/>
                      <w:color w:val="000000"/>
                      <w:sz w:val="26"/>
                      <w:szCs w:val="26"/>
                    </w:rPr>
                    <w:t>Description</w:t>
                  </w:r>
                </w:p>
              </w:tc>
            </w:tr>
            <w:tr w:rsidR="0015010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 xml:space="preserve">It is the default autowiring mode. It means no autowiring </w:t>
                  </w:r>
                </w:p>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bydefault.</w:t>
                  </w:r>
                </w:p>
              </w:tc>
            </w:tr>
            <w:tr w:rsidR="0015010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The byName mode injects the object dependency according</w:t>
                  </w:r>
                </w:p>
                <w:p w:rsidR="00150106" w:rsidRDefault="00150106" w:rsidP="00150106">
                  <w:pPr>
                    <w:spacing w:line="345" w:lineRule="atLeast"/>
                    <w:ind w:left="300"/>
                    <w:rPr>
                      <w:rFonts w:ascii="Verdana" w:hAnsi="Verdana"/>
                      <w:color w:val="000000"/>
                      <w:sz w:val="20"/>
                      <w:szCs w:val="20"/>
                    </w:rPr>
                  </w:pPr>
                  <w:r>
                    <w:rPr>
                      <w:rFonts w:ascii="Verdana" w:hAnsi="Verdana"/>
                      <w:color w:val="000000"/>
                      <w:sz w:val="20"/>
                      <w:szCs w:val="20"/>
                    </w:rPr>
                    <w:t xml:space="preserve"> to name of the bean. In such case, property name and bean</w:t>
                  </w:r>
                </w:p>
                <w:p w:rsidR="00150106" w:rsidRDefault="00150106" w:rsidP="00150106">
                  <w:pPr>
                    <w:spacing w:line="345" w:lineRule="atLeast"/>
                    <w:ind w:left="300"/>
                    <w:rPr>
                      <w:rFonts w:ascii="Verdana" w:hAnsi="Verdana"/>
                      <w:color w:val="000000"/>
                      <w:sz w:val="20"/>
                      <w:szCs w:val="20"/>
                    </w:rPr>
                  </w:pPr>
                  <w:r>
                    <w:rPr>
                      <w:rFonts w:ascii="Verdana" w:hAnsi="Verdana"/>
                      <w:color w:val="000000"/>
                      <w:sz w:val="20"/>
                      <w:szCs w:val="20"/>
                    </w:rPr>
                    <w:t xml:space="preserve"> name must be same. It internally calls setter method.</w:t>
                  </w:r>
                </w:p>
              </w:tc>
            </w:tr>
            <w:tr w:rsidR="0015010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 xml:space="preserve">The byType mode injects the object dependency according to </w:t>
                  </w:r>
                </w:p>
                <w:p w:rsidR="00150106" w:rsidRDefault="00150106" w:rsidP="00150106">
                  <w:pPr>
                    <w:spacing w:line="345" w:lineRule="atLeast"/>
                    <w:ind w:left="300"/>
                    <w:rPr>
                      <w:rFonts w:ascii="Verdana" w:hAnsi="Verdana"/>
                      <w:color w:val="000000"/>
                      <w:sz w:val="20"/>
                      <w:szCs w:val="20"/>
                    </w:rPr>
                  </w:pPr>
                  <w:r>
                    <w:rPr>
                      <w:rFonts w:ascii="Verdana" w:hAnsi="Verdana"/>
                      <w:color w:val="000000"/>
                      <w:sz w:val="20"/>
                      <w:szCs w:val="20"/>
                    </w:rPr>
                    <w:t>type. So property name and bean name can be different.</w:t>
                  </w:r>
                </w:p>
                <w:p w:rsidR="00150106" w:rsidRDefault="00150106" w:rsidP="00150106">
                  <w:pPr>
                    <w:spacing w:line="345" w:lineRule="atLeast"/>
                    <w:ind w:left="300"/>
                    <w:rPr>
                      <w:rFonts w:ascii="Verdana" w:hAnsi="Verdana"/>
                      <w:color w:val="000000"/>
                      <w:sz w:val="20"/>
                      <w:szCs w:val="20"/>
                    </w:rPr>
                  </w:pPr>
                  <w:r>
                    <w:rPr>
                      <w:rFonts w:ascii="Verdana" w:hAnsi="Verdana"/>
                      <w:color w:val="000000"/>
                      <w:sz w:val="20"/>
                      <w:szCs w:val="20"/>
                    </w:rPr>
                    <w:t xml:space="preserve"> It internally callssetter method.</w:t>
                  </w:r>
                </w:p>
              </w:tc>
            </w:tr>
            <w:tr w:rsidR="0015010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 xml:space="preserve">The constructor mode injects the dependency by calling the </w:t>
                  </w:r>
                </w:p>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 xml:space="preserve">constructor of the class. It calls the constructor having large </w:t>
                  </w:r>
                </w:p>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number of parameters.</w:t>
                  </w:r>
                </w:p>
              </w:tc>
            </w:tr>
            <w:tr w:rsidR="0015010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autodetect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0106" w:rsidRDefault="00150106">
                  <w:pPr>
                    <w:spacing w:line="345" w:lineRule="atLeast"/>
                    <w:ind w:left="300"/>
                    <w:rPr>
                      <w:rFonts w:ascii="Verdana" w:hAnsi="Verdana"/>
                      <w:color w:val="000000"/>
                      <w:sz w:val="20"/>
                      <w:szCs w:val="20"/>
                    </w:rPr>
                  </w:pPr>
                  <w:r>
                    <w:rPr>
                      <w:rFonts w:ascii="Verdana" w:hAnsi="Verdana"/>
                      <w:color w:val="000000"/>
                      <w:sz w:val="20"/>
                      <w:szCs w:val="20"/>
                    </w:rPr>
                    <w:t>It is deprecated since Spring 3.</w:t>
                  </w:r>
                </w:p>
              </w:tc>
            </w:tr>
          </w:tbl>
          <w:p w:rsidR="00150106" w:rsidRDefault="00150106">
            <w:pPr>
              <w:spacing w:line="345" w:lineRule="atLeast"/>
              <w:ind w:left="300"/>
              <w:rPr>
                <w:rFonts w:ascii="Verdana" w:hAnsi="Verdana"/>
                <w:color w:val="000000"/>
                <w:sz w:val="20"/>
                <w:szCs w:val="20"/>
              </w:rPr>
            </w:pPr>
          </w:p>
        </w:tc>
      </w:tr>
    </w:tbl>
    <w:p w:rsidR="004760C4" w:rsidRDefault="004760C4" w:rsidP="00BC6C5F">
      <w:pPr>
        <w:pStyle w:val="NormalWeb"/>
        <w:shd w:val="clear" w:color="auto" w:fill="FFFFFF"/>
        <w:spacing w:before="240" w:beforeAutospacing="0" w:after="240" w:afterAutospacing="0"/>
        <w:rPr>
          <w:rFonts w:ascii="Verdana" w:hAnsi="Verdana"/>
          <w:color w:val="000000"/>
          <w:sz w:val="20"/>
          <w:szCs w:val="20"/>
          <w:bdr w:val="none" w:sz="0" w:space="0" w:color="auto" w:frame="1"/>
          <w:shd w:val="clear" w:color="auto" w:fill="FFFFFF"/>
        </w:rPr>
      </w:pPr>
      <w:r>
        <w:rPr>
          <w:rFonts w:ascii="Verdana" w:hAnsi="Verdana"/>
          <w:color w:val="000000"/>
          <w:sz w:val="20"/>
          <w:szCs w:val="20"/>
          <w:bdr w:val="none" w:sz="0" w:space="0" w:color="auto" w:frame="1"/>
          <w:shd w:val="clear" w:color="auto" w:fill="FFFFFF"/>
        </w:rPr>
        <w:lastRenderedPageBreak/>
        <w:t>&lt;bean id=</w:t>
      </w:r>
      <w:r>
        <w:rPr>
          <w:rStyle w:val="string"/>
          <w:rFonts w:ascii="Verdana" w:hAnsi="Verdana"/>
          <w:color w:val="0000FF"/>
          <w:sz w:val="20"/>
          <w:szCs w:val="20"/>
          <w:bdr w:val="none" w:sz="0" w:space="0" w:color="auto" w:frame="1"/>
          <w:shd w:val="clear" w:color="auto" w:fill="FFFFFF"/>
        </w:rPr>
        <w:t>"a"</w:t>
      </w:r>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rFonts w:ascii="Verdana" w:hAnsi="Verdana"/>
          <w:color w:val="000000"/>
          <w:sz w:val="20"/>
          <w:szCs w:val="20"/>
          <w:bdr w:val="none" w:sz="0" w:space="0" w:color="auto" w:frame="1"/>
          <w:shd w:val="clear" w:color="auto" w:fill="FFFFFF"/>
        </w:rPr>
        <w:t>=</w:t>
      </w:r>
      <w:r>
        <w:rPr>
          <w:rStyle w:val="string"/>
          <w:rFonts w:ascii="Verdana" w:hAnsi="Verdana"/>
          <w:color w:val="0000FF"/>
          <w:sz w:val="20"/>
          <w:szCs w:val="20"/>
          <w:bdr w:val="none" w:sz="0" w:space="0" w:color="auto" w:frame="1"/>
          <w:shd w:val="clear" w:color="auto" w:fill="FFFFFF"/>
        </w:rPr>
        <w:t>"org.sssit.A"</w:t>
      </w:r>
      <w:r>
        <w:rPr>
          <w:rFonts w:ascii="Verdana" w:hAnsi="Verdana"/>
          <w:color w:val="000000"/>
          <w:sz w:val="20"/>
          <w:szCs w:val="20"/>
          <w:bdr w:val="none" w:sz="0" w:space="0" w:color="auto" w:frame="1"/>
          <w:shd w:val="clear" w:color="auto" w:fill="FFFFFF"/>
        </w:rPr>
        <w:t> autowire=</w:t>
      </w:r>
      <w:r>
        <w:rPr>
          <w:rStyle w:val="string"/>
          <w:rFonts w:ascii="Verdana" w:hAnsi="Verdana"/>
          <w:color w:val="0000FF"/>
          <w:sz w:val="20"/>
          <w:szCs w:val="20"/>
          <w:bdr w:val="none" w:sz="0" w:space="0" w:color="auto" w:frame="1"/>
          <w:shd w:val="clear" w:color="auto" w:fill="FFFFFF"/>
        </w:rPr>
        <w:t>"byName"</w:t>
      </w:r>
      <w:r>
        <w:rPr>
          <w:rFonts w:ascii="Verdana" w:hAnsi="Verdana"/>
          <w:color w:val="000000"/>
          <w:sz w:val="20"/>
          <w:szCs w:val="20"/>
          <w:bdr w:val="none" w:sz="0" w:space="0" w:color="auto" w:frame="1"/>
          <w:shd w:val="clear" w:color="auto" w:fill="FFFFFF"/>
        </w:rPr>
        <w:t>&gt;&lt;/bean&gt;</w:t>
      </w:r>
    </w:p>
    <w:p w:rsidR="004760C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What are the annotation you used in spring?</w:t>
      </w:r>
    </w:p>
    <w:p w:rsidR="004760C4" w:rsidRDefault="004760C4" w:rsidP="0013606E">
      <w:pPr>
        <w:numPr>
          <w:ilvl w:val="0"/>
          <w:numId w:val="28"/>
        </w:numPr>
        <w:shd w:val="clear" w:color="auto" w:fill="FFFFFF"/>
        <w:spacing w:beforeAutospacing="1"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@Configuration</w:t>
      </w:r>
      <w:r>
        <w:rPr>
          <w:rFonts w:ascii="Arial" w:hAnsi="Arial" w:cs="Arial"/>
          <w:color w:val="000000"/>
          <w:sz w:val="27"/>
          <w:szCs w:val="27"/>
        </w:rPr>
        <w:t>: Used to indicate that a class declares one or more </w:t>
      </w:r>
      <w:r>
        <w:rPr>
          <w:rStyle w:val="HTMLCode"/>
          <w:rFonts w:eastAsiaTheme="minorHAnsi"/>
          <w:color w:val="FFFFFF"/>
          <w:sz w:val="24"/>
          <w:szCs w:val="24"/>
          <w:shd w:val="clear" w:color="auto" w:fill="000000"/>
        </w:rPr>
        <w:t>@Bean</w:t>
      </w:r>
      <w:r>
        <w:rPr>
          <w:rFonts w:ascii="Arial" w:hAnsi="Arial" w:cs="Arial"/>
          <w:color w:val="000000"/>
          <w:sz w:val="27"/>
          <w:szCs w:val="27"/>
        </w:rPr>
        <w:t> methods. These classes are processed by the Spring container to generate bean definitions and service requests for those beans at runtime.</w:t>
      </w:r>
    </w:p>
    <w:p w:rsidR="004760C4" w:rsidRDefault="004760C4" w:rsidP="0013606E">
      <w:pPr>
        <w:numPr>
          <w:ilvl w:val="0"/>
          <w:numId w:val="28"/>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@Bean</w:t>
      </w:r>
      <w:r>
        <w:rPr>
          <w:rFonts w:ascii="Arial" w:hAnsi="Arial" w:cs="Arial"/>
          <w:color w:val="000000"/>
          <w:sz w:val="27"/>
          <w:szCs w:val="27"/>
        </w:rPr>
        <w:t>: Indicates that a method produces a bean to be managed by the Spring container. This is one of the most used and important spring annotation. @Bean annotation also can be used with parameters like name, initMethod and destroyMethod.</w:t>
      </w:r>
    </w:p>
    <w:p w:rsidR="004760C4" w:rsidRDefault="004760C4" w:rsidP="0013606E">
      <w:pPr>
        <w:numPr>
          <w:ilvl w:val="1"/>
          <w:numId w:val="29"/>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name – allows you give name for bean</w:t>
      </w:r>
    </w:p>
    <w:p w:rsidR="004760C4" w:rsidRDefault="004760C4" w:rsidP="0013606E">
      <w:pPr>
        <w:numPr>
          <w:ilvl w:val="1"/>
          <w:numId w:val="29"/>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initMethod – allows you to choose method which will be invoked on context register</w:t>
      </w:r>
    </w:p>
    <w:p w:rsidR="004760C4" w:rsidRDefault="004760C4" w:rsidP="0013606E">
      <w:pPr>
        <w:numPr>
          <w:ilvl w:val="1"/>
          <w:numId w:val="29"/>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destroyMethod – allows you to choose method which will be invoked on context shutdown</w:t>
      </w:r>
    </w:p>
    <w:p w:rsidR="004760C4" w:rsidRDefault="004760C4" w:rsidP="004760C4">
      <w:pPr>
        <w:pStyle w:val="NormalWeb"/>
        <w:shd w:val="clear" w:color="auto" w:fill="FFFFFF"/>
        <w:spacing w:before="150" w:beforeAutospacing="0" w:after="150" w:afterAutospacing="0" w:line="360" w:lineRule="atLeast"/>
        <w:rPr>
          <w:rFonts w:ascii="Arial" w:hAnsi="Arial" w:cs="Arial"/>
          <w:color w:val="000000"/>
          <w:sz w:val="27"/>
          <w:szCs w:val="27"/>
        </w:rPr>
      </w:pPr>
      <w:r>
        <w:rPr>
          <w:rFonts w:ascii="Arial" w:hAnsi="Arial" w:cs="Arial"/>
          <w:color w:val="000000"/>
          <w:sz w:val="27"/>
          <w:szCs w:val="27"/>
        </w:rPr>
        <w:t>For example:</w:t>
      </w:r>
    </w:p>
    <w:p w:rsidR="004760C4" w:rsidRDefault="004760C4" w:rsidP="004760C4">
      <w:pPr>
        <w:pStyle w:val="HTMLPreformatted"/>
        <w:shd w:val="clear" w:color="auto" w:fill="FFFFFF"/>
        <w:ind w:left="75" w:right="75"/>
        <w:rPr>
          <w:rStyle w:val="HTMLCode"/>
          <w:color w:val="FFFFFF"/>
          <w:sz w:val="24"/>
          <w:szCs w:val="24"/>
          <w:shd w:val="clear" w:color="auto" w:fill="000000"/>
        </w:rPr>
      </w:pP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ljs-meta"/>
          <w:color w:val="7F7F7F"/>
          <w:sz w:val="24"/>
          <w:szCs w:val="24"/>
          <w:shd w:val="clear" w:color="auto" w:fill="000000"/>
        </w:rPr>
        <w:t>@Configuration</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ljs-keyword"/>
          <w:color w:val="CB7832"/>
          <w:sz w:val="24"/>
          <w:szCs w:val="24"/>
          <w:shd w:val="clear" w:color="auto" w:fill="000000"/>
        </w:rPr>
        <w:t>public</w:t>
      </w:r>
      <w:r>
        <w:rPr>
          <w:rStyle w:val="HTMLCode"/>
          <w:color w:val="FFFFFF"/>
          <w:sz w:val="24"/>
          <w:szCs w:val="24"/>
          <w:shd w:val="clear" w:color="auto" w:fill="000000"/>
        </w:rPr>
        <w:t xml:space="preserve"> </w:t>
      </w:r>
      <w:r>
        <w:rPr>
          <w:rStyle w:val="hljs-keyword"/>
          <w:color w:val="CB7832"/>
          <w:sz w:val="24"/>
          <w:szCs w:val="24"/>
          <w:shd w:val="clear" w:color="auto" w:fill="000000"/>
        </w:rPr>
        <w:t>class</w:t>
      </w:r>
      <w:r>
        <w:rPr>
          <w:rStyle w:val="hljs-class"/>
          <w:color w:val="FFFFFF"/>
          <w:sz w:val="24"/>
          <w:szCs w:val="24"/>
          <w:shd w:val="clear" w:color="auto" w:fill="000000"/>
        </w:rPr>
        <w:t xml:space="preserve"> </w:t>
      </w:r>
      <w:r>
        <w:rPr>
          <w:rStyle w:val="hljs-title"/>
          <w:color w:val="FFFFFF"/>
          <w:shd w:val="clear" w:color="auto" w:fill="000000"/>
        </w:rPr>
        <w:t>AppConfig</w:t>
      </w:r>
      <w:r>
        <w:rPr>
          <w:rStyle w:val="hljs-class"/>
          <w:color w:val="FFFFFF"/>
          <w:sz w:val="24"/>
          <w:szCs w:val="24"/>
          <w:shd w:val="clear" w:color="auto" w:fill="000000"/>
        </w:rPr>
        <w:t xml:space="preserve"> </w:t>
      </w: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meta"/>
          <w:color w:val="7F7F7F"/>
          <w:sz w:val="24"/>
          <w:szCs w:val="24"/>
          <w:shd w:val="clear" w:color="auto" w:fill="000000"/>
        </w:rPr>
        <w:t>@Bean</w:t>
      </w:r>
      <w:r>
        <w:rPr>
          <w:rStyle w:val="HTMLCode"/>
          <w:color w:val="FFFFFF"/>
          <w:sz w:val="24"/>
          <w:szCs w:val="24"/>
          <w:shd w:val="clear" w:color="auto" w:fill="000000"/>
        </w:rPr>
        <w:t xml:space="preserve">(name = </w:t>
      </w:r>
      <w:r>
        <w:rPr>
          <w:rStyle w:val="hljs-string"/>
          <w:rFonts w:eastAsiaTheme="majorEastAsia"/>
          <w:color w:val="6A8759"/>
          <w:shd w:val="clear" w:color="auto" w:fill="000000"/>
        </w:rPr>
        <w:t>"comp"</w:t>
      </w:r>
      <w:r>
        <w:rPr>
          <w:rStyle w:val="HTMLCode"/>
          <w:color w:val="FFFFFF"/>
          <w:sz w:val="24"/>
          <w:szCs w:val="24"/>
          <w:shd w:val="clear" w:color="auto" w:fill="000000"/>
        </w:rPr>
        <w:t xml:space="preserve">, initMethod = </w:t>
      </w:r>
      <w:r>
        <w:rPr>
          <w:rStyle w:val="hljs-string"/>
          <w:rFonts w:eastAsiaTheme="majorEastAsia"/>
          <w:color w:val="6A8759"/>
          <w:shd w:val="clear" w:color="auto" w:fill="000000"/>
        </w:rPr>
        <w:t>"turnOn"</w:t>
      </w:r>
      <w:r>
        <w:rPr>
          <w:rStyle w:val="HTMLCode"/>
          <w:color w:val="FFFFFF"/>
          <w:sz w:val="24"/>
          <w:szCs w:val="24"/>
          <w:shd w:val="clear" w:color="auto" w:fill="000000"/>
        </w:rPr>
        <w:t xml:space="preserve">, destroyMethod = </w:t>
      </w:r>
      <w:r>
        <w:rPr>
          <w:rStyle w:val="hljs-string"/>
          <w:rFonts w:eastAsiaTheme="majorEastAsia"/>
          <w:color w:val="6A8759"/>
          <w:shd w:val="clear" w:color="auto" w:fill="000000"/>
        </w:rPr>
        <w:t>"turnOff"</w:t>
      </w: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function"/>
          <w:color w:val="FFFFFF"/>
          <w:sz w:val="24"/>
          <w:szCs w:val="24"/>
          <w:shd w:val="clear" w:color="auto" w:fill="000000"/>
        </w:rPr>
        <w:t xml:space="preserve">Computer </w:t>
      </w:r>
      <w:r>
        <w:rPr>
          <w:rStyle w:val="hljs-title"/>
          <w:color w:val="FFFFFF"/>
          <w:shd w:val="clear" w:color="auto" w:fill="000000"/>
        </w:rPr>
        <w:t>computer</w:t>
      </w:r>
      <w:r>
        <w:rPr>
          <w:rStyle w:val="hljs-params"/>
          <w:color w:val="B9B9B9"/>
          <w:sz w:val="24"/>
          <w:szCs w:val="24"/>
          <w:shd w:val="clear" w:color="auto" w:fill="000000"/>
        </w:rPr>
        <w:t>()</w:t>
      </w: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keyword"/>
          <w:color w:val="CB7832"/>
          <w:sz w:val="24"/>
          <w:szCs w:val="24"/>
          <w:shd w:val="clear" w:color="auto" w:fill="000000"/>
        </w:rPr>
        <w:t>return</w:t>
      </w:r>
      <w:r>
        <w:rPr>
          <w:rStyle w:val="HTMLCode"/>
          <w:color w:val="FFFFFF"/>
          <w:sz w:val="24"/>
          <w:szCs w:val="24"/>
          <w:shd w:val="clear" w:color="auto" w:fill="000000"/>
        </w:rPr>
        <w:t xml:space="preserve"> </w:t>
      </w:r>
      <w:r>
        <w:rPr>
          <w:rStyle w:val="hljs-keyword"/>
          <w:color w:val="CB7832"/>
          <w:sz w:val="24"/>
          <w:szCs w:val="24"/>
          <w:shd w:val="clear" w:color="auto" w:fill="000000"/>
        </w:rPr>
        <w:t>new</w:t>
      </w:r>
      <w:r>
        <w:rPr>
          <w:rStyle w:val="HTMLCode"/>
          <w:color w:val="FFFFFF"/>
          <w:sz w:val="24"/>
          <w:szCs w:val="24"/>
          <w:shd w:val="clear" w:color="auto" w:fill="000000"/>
        </w:rPr>
        <w:t xml:space="preserve"> Computer();</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ljs-keyword"/>
          <w:color w:val="CB7832"/>
          <w:sz w:val="24"/>
          <w:szCs w:val="24"/>
          <w:shd w:val="clear" w:color="auto" w:fill="000000"/>
        </w:rPr>
        <w:t>public</w:t>
      </w:r>
      <w:r>
        <w:rPr>
          <w:rStyle w:val="HTMLCode"/>
          <w:color w:val="FFFFFF"/>
          <w:sz w:val="24"/>
          <w:szCs w:val="24"/>
          <w:shd w:val="clear" w:color="auto" w:fill="000000"/>
        </w:rPr>
        <w:t xml:space="preserve"> </w:t>
      </w:r>
      <w:r>
        <w:rPr>
          <w:rStyle w:val="hljs-keyword"/>
          <w:color w:val="CB7832"/>
          <w:sz w:val="24"/>
          <w:szCs w:val="24"/>
          <w:shd w:val="clear" w:color="auto" w:fill="000000"/>
        </w:rPr>
        <w:t>class</w:t>
      </w:r>
      <w:r>
        <w:rPr>
          <w:rStyle w:val="HTMLCode"/>
          <w:color w:val="FFFFFF"/>
          <w:sz w:val="24"/>
          <w:szCs w:val="24"/>
          <w:shd w:val="clear" w:color="auto" w:fill="000000"/>
        </w:rPr>
        <w:t xml:space="preserve"> </w:t>
      </w:r>
      <w:r>
        <w:rPr>
          <w:rStyle w:val="hljs-title"/>
          <w:color w:val="FFFFFF"/>
          <w:shd w:val="clear" w:color="auto" w:fill="000000"/>
        </w:rPr>
        <w:t>Computer</w:t>
      </w:r>
      <w:r>
        <w:rPr>
          <w:rStyle w:val="HTMLCode"/>
          <w:color w:val="FFFFFF"/>
          <w:sz w:val="24"/>
          <w:szCs w:val="24"/>
          <w:shd w:val="clear" w:color="auto" w:fill="000000"/>
        </w:rPr>
        <w:t xml:space="preserve"> {</w:t>
      </w:r>
    </w:p>
    <w:p w:rsidR="004760C4" w:rsidRDefault="004760C4" w:rsidP="004760C4">
      <w:pPr>
        <w:pStyle w:val="HTMLPreformatted"/>
        <w:shd w:val="clear" w:color="auto" w:fill="FFFFFF"/>
        <w:ind w:left="75" w:right="75"/>
        <w:rPr>
          <w:rStyle w:val="HTMLCode"/>
          <w:color w:val="FFFFFF"/>
          <w:sz w:val="24"/>
          <w:szCs w:val="24"/>
          <w:shd w:val="clear" w:color="auto" w:fill="000000"/>
        </w:rPr>
      </w:pP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keyword"/>
          <w:color w:val="CB7832"/>
          <w:sz w:val="24"/>
          <w:szCs w:val="24"/>
          <w:shd w:val="clear" w:color="auto" w:fill="000000"/>
        </w:rPr>
        <w:t>public</w:t>
      </w:r>
      <w:r>
        <w:rPr>
          <w:rStyle w:val="hljs-function"/>
          <w:color w:val="FFFFFF"/>
          <w:sz w:val="24"/>
          <w:szCs w:val="24"/>
          <w:shd w:val="clear" w:color="auto" w:fill="000000"/>
        </w:rPr>
        <w:t xml:space="preserve"> </w:t>
      </w:r>
      <w:r>
        <w:rPr>
          <w:rStyle w:val="hljs-keyword"/>
          <w:color w:val="CB7832"/>
          <w:sz w:val="24"/>
          <w:szCs w:val="24"/>
          <w:shd w:val="clear" w:color="auto" w:fill="000000"/>
        </w:rPr>
        <w:t>void</w:t>
      </w:r>
      <w:r>
        <w:rPr>
          <w:rStyle w:val="hljs-function"/>
          <w:color w:val="FFFFFF"/>
          <w:sz w:val="24"/>
          <w:szCs w:val="24"/>
          <w:shd w:val="clear" w:color="auto" w:fill="000000"/>
        </w:rPr>
        <w:t xml:space="preserve"> </w:t>
      </w:r>
      <w:r>
        <w:rPr>
          <w:rStyle w:val="hljs-title"/>
          <w:color w:val="FFFFFF"/>
          <w:shd w:val="clear" w:color="auto" w:fill="000000"/>
        </w:rPr>
        <w:t>turnOn</w:t>
      </w:r>
      <w:r>
        <w:rPr>
          <w:rStyle w:val="hljs-function"/>
          <w:color w:val="FFFFFF"/>
          <w:sz w:val="24"/>
          <w:szCs w:val="24"/>
          <w:shd w:val="clear" w:color="auto" w:fill="000000"/>
        </w:rPr>
        <w:t>()</w:t>
      </w: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System.</w:t>
      </w:r>
      <w:r>
        <w:rPr>
          <w:rStyle w:val="hljs-keyword"/>
          <w:color w:val="CB7832"/>
          <w:sz w:val="24"/>
          <w:szCs w:val="24"/>
          <w:shd w:val="clear" w:color="auto" w:fill="000000"/>
        </w:rPr>
        <w:t>out</w:t>
      </w:r>
      <w:r>
        <w:rPr>
          <w:rStyle w:val="HTMLCode"/>
          <w:color w:val="FFFFFF"/>
          <w:sz w:val="24"/>
          <w:szCs w:val="24"/>
          <w:shd w:val="clear" w:color="auto" w:fill="000000"/>
        </w:rPr>
        <w:t>.println(</w:t>
      </w:r>
      <w:r>
        <w:rPr>
          <w:rStyle w:val="hljs-string"/>
          <w:rFonts w:eastAsiaTheme="majorEastAsia"/>
          <w:color w:val="6A8759"/>
          <w:shd w:val="clear" w:color="auto" w:fill="000000"/>
        </w:rPr>
        <w:t>"Load operating system"</w:t>
      </w: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keyword"/>
          <w:color w:val="CB7832"/>
          <w:sz w:val="24"/>
          <w:szCs w:val="24"/>
          <w:shd w:val="clear" w:color="auto" w:fill="000000"/>
        </w:rPr>
        <w:t>public</w:t>
      </w:r>
      <w:r>
        <w:rPr>
          <w:rStyle w:val="hljs-function"/>
          <w:color w:val="FFFFFF"/>
          <w:sz w:val="24"/>
          <w:szCs w:val="24"/>
          <w:shd w:val="clear" w:color="auto" w:fill="000000"/>
        </w:rPr>
        <w:t xml:space="preserve"> </w:t>
      </w:r>
      <w:r>
        <w:rPr>
          <w:rStyle w:val="hljs-keyword"/>
          <w:color w:val="CB7832"/>
          <w:sz w:val="24"/>
          <w:szCs w:val="24"/>
          <w:shd w:val="clear" w:color="auto" w:fill="000000"/>
        </w:rPr>
        <w:t>void</w:t>
      </w:r>
      <w:r>
        <w:rPr>
          <w:rStyle w:val="hljs-function"/>
          <w:color w:val="FFFFFF"/>
          <w:sz w:val="24"/>
          <w:szCs w:val="24"/>
          <w:shd w:val="clear" w:color="auto" w:fill="000000"/>
        </w:rPr>
        <w:t xml:space="preserve"> </w:t>
      </w:r>
      <w:r>
        <w:rPr>
          <w:rStyle w:val="hljs-title"/>
          <w:color w:val="FFFFFF"/>
          <w:shd w:val="clear" w:color="auto" w:fill="000000"/>
        </w:rPr>
        <w:t>turnOff</w:t>
      </w:r>
      <w:r>
        <w:rPr>
          <w:rStyle w:val="hljs-function"/>
          <w:color w:val="FFFFFF"/>
          <w:sz w:val="24"/>
          <w:szCs w:val="24"/>
          <w:shd w:val="clear" w:color="auto" w:fill="000000"/>
        </w:rPr>
        <w:t>()</w:t>
      </w: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System.</w:t>
      </w:r>
      <w:r>
        <w:rPr>
          <w:rStyle w:val="hljs-keyword"/>
          <w:color w:val="CB7832"/>
          <w:sz w:val="24"/>
          <w:szCs w:val="24"/>
          <w:shd w:val="clear" w:color="auto" w:fill="000000"/>
        </w:rPr>
        <w:t>out</w:t>
      </w:r>
      <w:r>
        <w:rPr>
          <w:rStyle w:val="HTMLCode"/>
          <w:color w:val="FFFFFF"/>
          <w:sz w:val="24"/>
          <w:szCs w:val="24"/>
          <w:shd w:val="clear" w:color="auto" w:fill="000000"/>
        </w:rPr>
        <w:t>.println(</w:t>
      </w:r>
      <w:r>
        <w:rPr>
          <w:rStyle w:val="hljs-string"/>
          <w:rFonts w:eastAsiaTheme="majorEastAsia"/>
          <w:color w:val="6A8759"/>
          <w:shd w:val="clear" w:color="auto" w:fill="000000"/>
        </w:rPr>
        <w:t>"Close all programs"</w:t>
      </w:r>
      <w:r>
        <w:rPr>
          <w:rStyle w:val="HTMLCode"/>
          <w:color w:val="FFFFFF"/>
          <w:sz w:val="24"/>
          <w:szCs w:val="24"/>
          <w:shd w:val="clear" w:color="auto" w:fill="000000"/>
        </w:rPr>
        <w:t>);</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p>
    <w:p w:rsidR="004760C4" w:rsidRDefault="004760C4" w:rsidP="004760C4">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w:t>
      </w:r>
    </w:p>
    <w:p w:rsidR="004760C4" w:rsidRDefault="004760C4" w:rsidP="0013606E">
      <w:pPr>
        <w:numPr>
          <w:ilvl w:val="0"/>
          <w:numId w:val="29"/>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@PreDestroy</w:t>
      </w:r>
      <w:r>
        <w:rPr>
          <w:rFonts w:ascii="Arial" w:hAnsi="Arial" w:cs="Arial"/>
          <w:color w:val="000000"/>
          <w:sz w:val="27"/>
          <w:szCs w:val="27"/>
        </w:rPr>
        <w:t> and </w:t>
      </w:r>
      <w:r>
        <w:rPr>
          <w:rStyle w:val="HTMLCode"/>
          <w:rFonts w:eastAsiaTheme="minorHAnsi"/>
          <w:color w:val="FFFFFF"/>
          <w:sz w:val="24"/>
          <w:szCs w:val="24"/>
          <w:shd w:val="clear" w:color="auto" w:fill="000000"/>
        </w:rPr>
        <w:t>@PostConstruct</w:t>
      </w:r>
      <w:r>
        <w:rPr>
          <w:rFonts w:ascii="Arial" w:hAnsi="Arial" w:cs="Arial"/>
          <w:color w:val="000000"/>
          <w:sz w:val="27"/>
          <w:szCs w:val="27"/>
        </w:rPr>
        <w:t> are alternative way for bean initMethod and destroyMethod. It can be used when the bean class is defined by us. For example;</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keyword"/>
          <w:color w:val="CB7832"/>
          <w:sz w:val="24"/>
          <w:szCs w:val="24"/>
          <w:shd w:val="clear" w:color="auto" w:fill="000000"/>
        </w:rPr>
        <w:t>public</w:t>
      </w:r>
      <w:r>
        <w:rPr>
          <w:rStyle w:val="HTMLCode"/>
          <w:color w:val="FFFFFF"/>
          <w:sz w:val="24"/>
          <w:szCs w:val="24"/>
          <w:shd w:val="clear" w:color="auto" w:fill="000000"/>
        </w:rPr>
        <w:t xml:space="preserve"> </w:t>
      </w:r>
      <w:r>
        <w:rPr>
          <w:rStyle w:val="hljs-keyword"/>
          <w:color w:val="CB7832"/>
          <w:sz w:val="24"/>
          <w:szCs w:val="24"/>
          <w:shd w:val="clear" w:color="auto" w:fill="000000"/>
        </w:rPr>
        <w:t>class</w:t>
      </w:r>
      <w:r>
        <w:rPr>
          <w:rStyle w:val="HTMLCode"/>
          <w:color w:val="FFFFFF"/>
          <w:sz w:val="24"/>
          <w:szCs w:val="24"/>
          <w:shd w:val="clear" w:color="auto" w:fill="000000"/>
        </w:rPr>
        <w:t xml:space="preserve"> </w:t>
      </w:r>
      <w:r>
        <w:rPr>
          <w:rStyle w:val="hljs-title"/>
          <w:color w:val="FFFFFF"/>
          <w:shd w:val="clear" w:color="auto" w:fill="000000"/>
        </w:rPr>
        <w:t>Computer</w:t>
      </w:r>
      <w:r>
        <w:rPr>
          <w:rStyle w:val="HTMLCode"/>
          <w:color w:val="FFFFFF"/>
          <w:sz w:val="24"/>
          <w:szCs w:val="24"/>
          <w:shd w:val="clear" w:color="auto" w:fill="000000"/>
        </w:rPr>
        <w:t xml:space="preserve"> {</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p>
    <w:p w:rsidR="004760C4" w:rsidRDefault="004760C4" w:rsidP="0013606E">
      <w:pPr>
        <w:pStyle w:val="HTMLPreformatted"/>
        <w:numPr>
          <w:ilvl w:val="0"/>
          <w:numId w:val="29"/>
        </w:numPr>
        <w:shd w:val="clear" w:color="auto" w:fill="FFFFFF"/>
        <w:tabs>
          <w:tab w:val="clear" w:pos="720"/>
        </w:tabs>
        <w:ind w:left="75" w:right="75"/>
        <w:rPr>
          <w:rStyle w:val="hljs-function"/>
          <w:color w:val="FFFFFF"/>
          <w:sz w:val="24"/>
          <w:szCs w:val="24"/>
          <w:shd w:val="clear" w:color="auto" w:fill="000000"/>
        </w:rPr>
      </w:pPr>
      <w:r>
        <w:rPr>
          <w:rStyle w:val="HTMLCode"/>
          <w:color w:val="FFFFFF"/>
          <w:sz w:val="24"/>
          <w:szCs w:val="24"/>
          <w:shd w:val="clear" w:color="auto" w:fill="000000"/>
        </w:rPr>
        <w:t xml:space="preserve">    @</w:t>
      </w:r>
      <w:r>
        <w:rPr>
          <w:rStyle w:val="hljs-function"/>
          <w:color w:val="FFFFFF"/>
          <w:sz w:val="24"/>
          <w:szCs w:val="24"/>
          <w:shd w:val="clear" w:color="auto" w:fill="000000"/>
        </w:rPr>
        <w:t>PostConstruct</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ljs-function"/>
          <w:color w:val="FFFFFF"/>
          <w:sz w:val="24"/>
          <w:szCs w:val="24"/>
          <w:shd w:val="clear" w:color="auto" w:fill="000000"/>
        </w:rPr>
        <w:t xml:space="preserve">    </w:t>
      </w:r>
      <w:r>
        <w:rPr>
          <w:rStyle w:val="hljs-keyword"/>
          <w:color w:val="CB7832"/>
          <w:sz w:val="24"/>
          <w:szCs w:val="24"/>
          <w:shd w:val="clear" w:color="auto" w:fill="000000"/>
        </w:rPr>
        <w:t>public</w:t>
      </w:r>
      <w:r>
        <w:rPr>
          <w:rStyle w:val="hljs-function"/>
          <w:color w:val="FFFFFF"/>
          <w:sz w:val="24"/>
          <w:szCs w:val="24"/>
          <w:shd w:val="clear" w:color="auto" w:fill="000000"/>
        </w:rPr>
        <w:t xml:space="preserve"> </w:t>
      </w:r>
      <w:r>
        <w:rPr>
          <w:rStyle w:val="hljs-keyword"/>
          <w:color w:val="CB7832"/>
          <w:sz w:val="24"/>
          <w:szCs w:val="24"/>
          <w:shd w:val="clear" w:color="auto" w:fill="000000"/>
        </w:rPr>
        <w:t>void</w:t>
      </w:r>
      <w:r>
        <w:rPr>
          <w:rStyle w:val="hljs-function"/>
          <w:color w:val="FFFFFF"/>
          <w:sz w:val="24"/>
          <w:szCs w:val="24"/>
          <w:shd w:val="clear" w:color="auto" w:fill="000000"/>
        </w:rPr>
        <w:t xml:space="preserve"> </w:t>
      </w:r>
      <w:r>
        <w:rPr>
          <w:rStyle w:val="hljs-title"/>
          <w:color w:val="FFFFFF"/>
          <w:shd w:val="clear" w:color="auto" w:fill="000000"/>
        </w:rPr>
        <w:t>turnOn</w:t>
      </w:r>
      <w:r>
        <w:rPr>
          <w:rStyle w:val="hljs-function"/>
          <w:color w:val="FFFFFF"/>
          <w:sz w:val="24"/>
          <w:szCs w:val="24"/>
          <w:shd w:val="clear" w:color="auto" w:fill="000000"/>
        </w:rPr>
        <w:t>()</w:t>
      </w:r>
      <w:r>
        <w:rPr>
          <w:rStyle w:val="HTMLCode"/>
          <w:color w:val="FFFFFF"/>
          <w:sz w:val="24"/>
          <w:szCs w:val="24"/>
          <w:shd w:val="clear" w:color="auto" w:fill="000000"/>
        </w:rPr>
        <w:t>{</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TMLCode"/>
          <w:color w:val="FFFFFF"/>
          <w:sz w:val="24"/>
          <w:szCs w:val="24"/>
          <w:shd w:val="clear" w:color="auto" w:fill="000000"/>
        </w:rPr>
        <w:lastRenderedPageBreak/>
        <w:t xml:space="preserve">        System.</w:t>
      </w:r>
      <w:r>
        <w:rPr>
          <w:rStyle w:val="hljs-keyword"/>
          <w:color w:val="CB7832"/>
          <w:sz w:val="24"/>
          <w:szCs w:val="24"/>
          <w:shd w:val="clear" w:color="auto" w:fill="000000"/>
        </w:rPr>
        <w:t>out</w:t>
      </w:r>
      <w:r>
        <w:rPr>
          <w:rStyle w:val="HTMLCode"/>
          <w:color w:val="FFFFFF"/>
          <w:sz w:val="24"/>
          <w:szCs w:val="24"/>
          <w:shd w:val="clear" w:color="auto" w:fill="000000"/>
        </w:rPr>
        <w:t>.println(</w:t>
      </w:r>
      <w:r>
        <w:rPr>
          <w:rStyle w:val="hljs-string"/>
          <w:rFonts w:eastAsiaTheme="majorEastAsia"/>
          <w:color w:val="6A8759"/>
          <w:shd w:val="clear" w:color="auto" w:fill="000000"/>
        </w:rPr>
        <w:t>"Load operating system"</w:t>
      </w:r>
      <w:r>
        <w:rPr>
          <w:rStyle w:val="HTMLCode"/>
          <w:color w:val="FFFFFF"/>
          <w:sz w:val="24"/>
          <w:szCs w:val="24"/>
          <w:shd w:val="clear" w:color="auto" w:fill="000000"/>
        </w:rPr>
        <w:t>);</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p>
    <w:p w:rsidR="004760C4" w:rsidRDefault="004760C4" w:rsidP="0013606E">
      <w:pPr>
        <w:pStyle w:val="HTMLPreformatted"/>
        <w:numPr>
          <w:ilvl w:val="0"/>
          <w:numId w:val="29"/>
        </w:numPr>
        <w:shd w:val="clear" w:color="auto" w:fill="FFFFFF"/>
        <w:tabs>
          <w:tab w:val="clear" w:pos="720"/>
        </w:tabs>
        <w:ind w:left="75" w:right="75"/>
        <w:rPr>
          <w:rStyle w:val="hljs-function"/>
          <w:color w:val="FFFFFF"/>
          <w:sz w:val="24"/>
          <w:szCs w:val="24"/>
          <w:shd w:val="clear" w:color="auto" w:fill="000000"/>
        </w:rPr>
      </w:pPr>
      <w:r>
        <w:rPr>
          <w:rStyle w:val="HTMLCode"/>
          <w:color w:val="FFFFFF"/>
          <w:sz w:val="24"/>
          <w:szCs w:val="24"/>
          <w:shd w:val="clear" w:color="auto" w:fill="000000"/>
        </w:rPr>
        <w:t xml:space="preserve">    @</w:t>
      </w:r>
      <w:r>
        <w:rPr>
          <w:rStyle w:val="hljs-function"/>
          <w:color w:val="FFFFFF"/>
          <w:sz w:val="24"/>
          <w:szCs w:val="24"/>
          <w:shd w:val="clear" w:color="auto" w:fill="000000"/>
        </w:rPr>
        <w:t>PreDestroy</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ljs-function"/>
          <w:color w:val="FFFFFF"/>
          <w:sz w:val="24"/>
          <w:szCs w:val="24"/>
          <w:shd w:val="clear" w:color="auto" w:fill="000000"/>
        </w:rPr>
        <w:t xml:space="preserve">    </w:t>
      </w:r>
      <w:r>
        <w:rPr>
          <w:rStyle w:val="hljs-keyword"/>
          <w:color w:val="CB7832"/>
          <w:sz w:val="24"/>
          <w:szCs w:val="24"/>
          <w:shd w:val="clear" w:color="auto" w:fill="000000"/>
        </w:rPr>
        <w:t>public</w:t>
      </w:r>
      <w:r>
        <w:rPr>
          <w:rStyle w:val="hljs-function"/>
          <w:color w:val="FFFFFF"/>
          <w:sz w:val="24"/>
          <w:szCs w:val="24"/>
          <w:shd w:val="clear" w:color="auto" w:fill="000000"/>
        </w:rPr>
        <w:t xml:space="preserve"> </w:t>
      </w:r>
      <w:r>
        <w:rPr>
          <w:rStyle w:val="hljs-keyword"/>
          <w:color w:val="CB7832"/>
          <w:sz w:val="24"/>
          <w:szCs w:val="24"/>
          <w:shd w:val="clear" w:color="auto" w:fill="000000"/>
        </w:rPr>
        <w:t>void</w:t>
      </w:r>
      <w:r>
        <w:rPr>
          <w:rStyle w:val="hljs-function"/>
          <w:color w:val="FFFFFF"/>
          <w:sz w:val="24"/>
          <w:szCs w:val="24"/>
          <w:shd w:val="clear" w:color="auto" w:fill="000000"/>
        </w:rPr>
        <w:t xml:space="preserve"> </w:t>
      </w:r>
      <w:r>
        <w:rPr>
          <w:rStyle w:val="hljs-title"/>
          <w:color w:val="FFFFFF"/>
          <w:shd w:val="clear" w:color="auto" w:fill="000000"/>
        </w:rPr>
        <w:t>turnOff</w:t>
      </w:r>
      <w:r>
        <w:rPr>
          <w:rStyle w:val="hljs-function"/>
          <w:color w:val="FFFFFF"/>
          <w:sz w:val="24"/>
          <w:szCs w:val="24"/>
          <w:shd w:val="clear" w:color="auto" w:fill="000000"/>
        </w:rPr>
        <w:t>()</w:t>
      </w:r>
      <w:r>
        <w:rPr>
          <w:rStyle w:val="HTMLCode"/>
          <w:color w:val="FFFFFF"/>
          <w:sz w:val="24"/>
          <w:szCs w:val="24"/>
          <w:shd w:val="clear" w:color="auto" w:fill="000000"/>
        </w:rPr>
        <w:t>{</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TMLCode"/>
          <w:color w:val="FFFFFF"/>
          <w:sz w:val="24"/>
          <w:szCs w:val="24"/>
          <w:shd w:val="clear" w:color="auto" w:fill="000000"/>
        </w:rPr>
        <w:t xml:space="preserve">        System.</w:t>
      </w:r>
      <w:r>
        <w:rPr>
          <w:rStyle w:val="hljs-keyword"/>
          <w:color w:val="CB7832"/>
          <w:sz w:val="24"/>
          <w:szCs w:val="24"/>
          <w:shd w:val="clear" w:color="auto" w:fill="000000"/>
        </w:rPr>
        <w:t>out</w:t>
      </w:r>
      <w:r>
        <w:rPr>
          <w:rStyle w:val="HTMLCode"/>
          <w:color w:val="FFFFFF"/>
          <w:sz w:val="24"/>
          <w:szCs w:val="24"/>
          <w:shd w:val="clear" w:color="auto" w:fill="000000"/>
        </w:rPr>
        <w:t>.println(</w:t>
      </w:r>
      <w:r>
        <w:rPr>
          <w:rStyle w:val="hljs-string"/>
          <w:rFonts w:eastAsiaTheme="majorEastAsia"/>
          <w:color w:val="6A8759"/>
          <w:shd w:val="clear" w:color="auto" w:fill="000000"/>
        </w:rPr>
        <w:t>"Close all programs"</w:t>
      </w:r>
      <w:r>
        <w:rPr>
          <w:rStyle w:val="HTMLCode"/>
          <w:color w:val="FFFFFF"/>
          <w:sz w:val="24"/>
          <w:szCs w:val="24"/>
          <w:shd w:val="clear" w:color="auto" w:fill="000000"/>
        </w:rPr>
        <w:t>);</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p>
    <w:p w:rsidR="004760C4" w:rsidRDefault="004760C4" w:rsidP="0013606E">
      <w:pPr>
        <w:pStyle w:val="HTMLPreformatted"/>
        <w:numPr>
          <w:ilvl w:val="0"/>
          <w:numId w:val="29"/>
        </w:numPr>
        <w:shd w:val="clear" w:color="auto" w:fill="FFFFFF"/>
        <w:tabs>
          <w:tab w:val="clear" w:pos="720"/>
        </w:tabs>
        <w:ind w:left="75" w:right="75"/>
        <w:rPr>
          <w:rStyle w:val="HTMLCode"/>
          <w:color w:val="FFFFFF"/>
          <w:sz w:val="24"/>
          <w:szCs w:val="24"/>
          <w:shd w:val="clear" w:color="auto" w:fill="000000"/>
        </w:rPr>
      </w:pPr>
      <w:r>
        <w:rPr>
          <w:rStyle w:val="HTMLCode"/>
          <w:color w:val="FFFFFF"/>
          <w:sz w:val="24"/>
          <w:szCs w:val="24"/>
          <w:shd w:val="clear" w:color="auto" w:fill="000000"/>
        </w:rPr>
        <w:t>}</w:t>
      </w:r>
    </w:p>
    <w:p w:rsidR="004760C4" w:rsidRDefault="004760C4" w:rsidP="0013606E">
      <w:pPr>
        <w:numPr>
          <w:ilvl w:val="0"/>
          <w:numId w:val="29"/>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@ComponentScan</w:t>
      </w:r>
      <w:r>
        <w:rPr>
          <w:rFonts w:ascii="Arial" w:hAnsi="Arial" w:cs="Arial"/>
          <w:color w:val="000000"/>
          <w:sz w:val="27"/>
          <w:szCs w:val="27"/>
        </w:rPr>
        <w:t>: Configures component scanning directives for use with @Configuration classes. Here we can specify the base packages to scan for spring components.</w:t>
      </w:r>
    </w:p>
    <w:p w:rsidR="004760C4" w:rsidRDefault="004760C4" w:rsidP="0013606E">
      <w:pPr>
        <w:numPr>
          <w:ilvl w:val="0"/>
          <w:numId w:val="29"/>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@Component</w:t>
      </w:r>
      <w:r>
        <w:rPr>
          <w:rFonts w:ascii="Arial" w:hAnsi="Arial" w:cs="Arial"/>
          <w:color w:val="000000"/>
          <w:sz w:val="27"/>
          <w:szCs w:val="27"/>
        </w:rPr>
        <w:t>: Indicates that an annotated class is a “component”. Such classes are considered as candidates for auto-detection when using annotation-based configuration and classpath scanning.</w:t>
      </w:r>
    </w:p>
    <w:p w:rsidR="004760C4" w:rsidRDefault="004760C4" w:rsidP="0013606E">
      <w:pPr>
        <w:numPr>
          <w:ilvl w:val="0"/>
          <w:numId w:val="29"/>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@PropertySource</w:t>
      </w:r>
      <w:r>
        <w:rPr>
          <w:rFonts w:ascii="Arial" w:hAnsi="Arial" w:cs="Arial"/>
          <w:color w:val="000000"/>
          <w:sz w:val="27"/>
          <w:szCs w:val="27"/>
        </w:rPr>
        <w:t>: provides a simple declarative mechanism for adding a property source to Spring’s Environment. There is a similar annotation for adding an array of property source files i.e </w:t>
      </w:r>
      <w:r>
        <w:rPr>
          <w:rStyle w:val="HTMLCode"/>
          <w:rFonts w:eastAsiaTheme="minorHAnsi"/>
          <w:color w:val="FFFFFF"/>
          <w:sz w:val="24"/>
          <w:szCs w:val="24"/>
          <w:shd w:val="clear" w:color="auto" w:fill="000000"/>
        </w:rPr>
        <w:t>@PropertySources</w:t>
      </w:r>
      <w:r>
        <w:rPr>
          <w:rFonts w:ascii="Arial" w:hAnsi="Arial" w:cs="Arial"/>
          <w:color w:val="000000"/>
          <w:sz w:val="27"/>
          <w:szCs w:val="27"/>
        </w:rPr>
        <w:t>.</w:t>
      </w:r>
    </w:p>
    <w:p w:rsidR="004760C4" w:rsidRDefault="004760C4" w:rsidP="0013606E">
      <w:pPr>
        <w:numPr>
          <w:ilvl w:val="0"/>
          <w:numId w:val="29"/>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@Service</w:t>
      </w:r>
      <w:r>
        <w:rPr>
          <w:rFonts w:ascii="Arial" w:hAnsi="Arial" w:cs="Arial"/>
          <w:color w:val="000000"/>
          <w:sz w:val="27"/>
          <w:szCs w:val="27"/>
        </w:rPr>
        <w:t>: Indicates that an annotated class is a “Service”. This annotation serves as a specialization of @Component, allowing for implementation classes to be autodetected through classpath scanning.</w:t>
      </w:r>
    </w:p>
    <w:p w:rsidR="004760C4" w:rsidRDefault="004760C4" w:rsidP="0013606E">
      <w:pPr>
        <w:numPr>
          <w:ilvl w:val="0"/>
          <w:numId w:val="29"/>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@Repository</w:t>
      </w:r>
      <w:r>
        <w:rPr>
          <w:rFonts w:ascii="Arial" w:hAnsi="Arial" w:cs="Arial"/>
          <w:color w:val="000000"/>
          <w:sz w:val="27"/>
          <w:szCs w:val="27"/>
        </w:rPr>
        <w:t>: Indicates that an annotated class is a “Repository”. This annotation serves as a specialization of @Component and advisable to use with </w:t>
      </w:r>
      <w:hyperlink r:id="rId25" w:history="1">
        <w:r>
          <w:rPr>
            <w:rStyle w:val="Hyperlink"/>
            <w:rFonts w:ascii="Arial" w:hAnsi="Arial" w:cs="Arial"/>
            <w:color w:val="9B27B0"/>
            <w:sz w:val="27"/>
            <w:szCs w:val="27"/>
          </w:rPr>
          <w:t>DAO</w:t>
        </w:r>
      </w:hyperlink>
      <w:r>
        <w:rPr>
          <w:rFonts w:ascii="Arial" w:hAnsi="Arial" w:cs="Arial"/>
          <w:color w:val="000000"/>
          <w:sz w:val="27"/>
          <w:szCs w:val="27"/>
        </w:rPr>
        <w:t> classes.</w:t>
      </w:r>
    </w:p>
    <w:p w:rsidR="004760C4" w:rsidRDefault="004760C4" w:rsidP="0013606E">
      <w:pPr>
        <w:numPr>
          <w:ilvl w:val="0"/>
          <w:numId w:val="29"/>
        </w:numPr>
        <w:shd w:val="clear" w:color="auto" w:fill="FFFFFF"/>
        <w:spacing w:after="0" w:afterAutospacing="1" w:line="240" w:lineRule="auto"/>
        <w:ind w:left="0"/>
        <w:rPr>
          <w:rFonts w:ascii="Arial" w:hAnsi="Arial" w:cs="Arial"/>
          <w:color w:val="000000"/>
          <w:sz w:val="27"/>
          <w:szCs w:val="27"/>
        </w:rPr>
      </w:pPr>
      <w:r>
        <w:rPr>
          <w:rStyle w:val="HTMLCode"/>
          <w:rFonts w:eastAsiaTheme="minorHAnsi"/>
          <w:color w:val="FFFFFF"/>
          <w:sz w:val="24"/>
          <w:szCs w:val="24"/>
          <w:shd w:val="clear" w:color="auto" w:fill="000000"/>
        </w:rPr>
        <w:t>@Autowired</w:t>
      </w:r>
      <w:r>
        <w:rPr>
          <w:rFonts w:ascii="Arial" w:hAnsi="Arial" w:cs="Arial"/>
          <w:color w:val="000000"/>
          <w:sz w:val="27"/>
          <w:szCs w:val="27"/>
        </w:rPr>
        <w:t>: </w:t>
      </w:r>
      <w:hyperlink r:id="rId26" w:history="1">
        <w:r>
          <w:rPr>
            <w:rStyle w:val="Hyperlink"/>
            <w:rFonts w:ascii="Arial" w:hAnsi="Arial" w:cs="Arial"/>
            <w:color w:val="9B27B0"/>
            <w:sz w:val="27"/>
            <w:szCs w:val="27"/>
          </w:rPr>
          <w:t>Spring @Autowired annotation</w:t>
        </w:r>
      </w:hyperlink>
      <w:r>
        <w:rPr>
          <w:rFonts w:ascii="Arial" w:hAnsi="Arial" w:cs="Arial"/>
          <w:color w:val="000000"/>
          <w:sz w:val="27"/>
          <w:szCs w:val="27"/>
        </w:rPr>
        <w:t> is used for automatic injection of beans. Spring @Qualifier annotation is used in conjunction with Autowired to avoid confusion when we have two of more bean configured for same type.</w:t>
      </w:r>
    </w:p>
    <w:p w:rsidR="004760C4" w:rsidRDefault="004760C4" w:rsidP="004760C4">
      <w:pPr>
        <w:pStyle w:val="Heading3"/>
        <w:shd w:val="clear" w:color="auto" w:fill="FFFFFF"/>
        <w:spacing w:before="450" w:after="300"/>
        <w:rPr>
          <w:rFonts w:ascii="var(--font-family--heading)" w:hAnsi="var(--font-family--heading)" w:cs="Times New Roman"/>
          <w:color w:val="auto"/>
          <w:sz w:val="27"/>
          <w:szCs w:val="27"/>
        </w:rPr>
      </w:pPr>
      <w:r>
        <w:rPr>
          <w:rFonts w:ascii="var(--font-family--heading)" w:hAnsi="var(--font-family--heading)"/>
        </w:rPr>
        <w:t>Spring MVC Annotations</w:t>
      </w:r>
    </w:p>
    <w:p w:rsidR="004760C4" w:rsidRDefault="004760C4" w:rsidP="004760C4">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Some of the important Spring MVC annotations are:</w:t>
      </w:r>
    </w:p>
    <w:p w:rsidR="004760C4" w:rsidRDefault="004760C4" w:rsidP="0013606E">
      <w:pPr>
        <w:numPr>
          <w:ilvl w:val="0"/>
          <w:numId w:val="30"/>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@Controller</w:t>
      </w:r>
    </w:p>
    <w:p w:rsidR="004760C4" w:rsidRDefault="004760C4" w:rsidP="0013606E">
      <w:pPr>
        <w:numPr>
          <w:ilvl w:val="0"/>
          <w:numId w:val="30"/>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@RequestMapping</w:t>
      </w:r>
    </w:p>
    <w:p w:rsidR="004760C4" w:rsidRDefault="004760C4" w:rsidP="0013606E">
      <w:pPr>
        <w:numPr>
          <w:ilvl w:val="0"/>
          <w:numId w:val="30"/>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@PathVariable</w:t>
      </w:r>
    </w:p>
    <w:p w:rsidR="004760C4" w:rsidRDefault="004760C4" w:rsidP="0013606E">
      <w:pPr>
        <w:numPr>
          <w:ilvl w:val="0"/>
          <w:numId w:val="30"/>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@RequestParam</w:t>
      </w:r>
    </w:p>
    <w:p w:rsidR="004760C4" w:rsidRDefault="004760C4" w:rsidP="0013606E">
      <w:pPr>
        <w:numPr>
          <w:ilvl w:val="0"/>
          <w:numId w:val="30"/>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@ModelAttribute</w:t>
      </w:r>
    </w:p>
    <w:p w:rsidR="004760C4" w:rsidRDefault="004760C4" w:rsidP="0013606E">
      <w:pPr>
        <w:numPr>
          <w:ilvl w:val="0"/>
          <w:numId w:val="30"/>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@RequestBody and @ResponseBody</w:t>
      </w:r>
    </w:p>
    <w:p w:rsidR="004760C4" w:rsidRDefault="004760C4" w:rsidP="0013606E">
      <w:pPr>
        <w:numPr>
          <w:ilvl w:val="0"/>
          <w:numId w:val="30"/>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@RequestHeader and @ResponseHeader</w:t>
      </w:r>
    </w:p>
    <w:p w:rsidR="004760C4" w:rsidRDefault="004760C4" w:rsidP="004760C4">
      <w:pPr>
        <w:pStyle w:val="Heading3"/>
        <w:shd w:val="clear" w:color="auto" w:fill="FFFFFF"/>
        <w:spacing w:before="450" w:after="300"/>
        <w:rPr>
          <w:rFonts w:ascii="var(--font-family--heading)" w:hAnsi="var(--font-family--heading)"/>
        </w:rPr>
      </w:pPr>
      <w:r>
        <w:rPr>
          <w:rFonts w:ascii="var(--font-family--heading)" w:hAnsi="var(--font-family--heading)"/>
        </w:rPr>
        <w:lastRenderedPageBreak/>
        <w:t>Spring Transaction Management Annotations</w:t>
      </w:r>
    </w:p>
    <w:p w:rsidR="004760C4" w:rsidRDefault="004760C4" w:rsidP="004760C4">
      <w:pPr>
        <w:pStyle w:val="NormalWeb"/>
        <w:shd w:val="clear" w:color="auto" w:fill="FFFFFF"/>
        <w:spacing w:before="0" w:beforeAutospacing="0" w:after="0" w:afterAutospacing="0" w:line="360" w:lineRule="atLeast"/>
        <w:rPr>
          <w:rFonts w:ascii="Arial" w:hAnsi="Arial" w:cs="Arial"/>
          <w:sz w:val="27"/>
          <w:szCs w:val="27"/>
        </w:rPr>
      </w:pPr>
      <w:r>
        <w:rPr>
          <w:rStyle w:val="HTMLCode"/>
          <w:color w:val="FFFFFF"/>
          <w:shd w:val="clear" w:color="auto" w:fill="000000"/>
        </w:rPr>
        <w:t>@Transactional</w:t>
      </w:r>
      <w:r>
        <w:rPr>
          <w:rFonts w:ascii="Arial" w:hAnsi="Arial" w:cs="Arial"/>
          <w:sz w:val="27"/>
          <w:szCs w:val="27"/>
        </w:rPr>
        <w:t> is the spring declarative transaction management annotation, read more at </w:t>
      </w:r>
      <w:hyperlink r:id="rId27" w:history="1">
        <w:r>
          <w:rPr>
            <w:rStyle w:val="Hyperlink"/>
            <w:rFonts w:ascii="Arial" w:hAnsi="Arial" w:cs="Arial"/>
            <w:color w:val="9B27B0"/>
            <w:sz w:val="27"/>
            <w:szCs w:val="27"/>
          </w:rPr>
          <w:t>Spring MVC Hibernate</w:t>
        </w:r>
      </w:hyperlink>
      <w:r>
        <w:rPr>
          <w:rFonts w:ascii="Arial" w:hAnsi="Arial" w:cs="Arial"/>
          <w:sz w:val="27"/>
          <w:szCs w:val="27"/>
        </w:rPr>
        <w:t>.</w:t>
      </w:r>
    </w:p>
    <w:p w:rsidR="004760C4" w:rsidRDefault="004760C4" w:rsidP="004760C4">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Spring Security Annotations</w:t>
      </w:r>
    </w:p>
    <w:p w:rsidR="004760C4" w:rsidRDefault="004760C4" w:rsidP="004760C4">
      <w:pPr>
        <w:pStyle w:val="NormalWeb"/>
        <w:shd w:val="clear" w:color="auto" w:fill="FFFFFF"/>
        <w:spacing w:before="0" w:beforeAutospacing="0" w:after="0" w:afterAutospacing="0" w:line="360" w:lineRule="atLeast"/>
        <w:rPr>
          <w:rFonts w:ascii="Arial" w:hAnsi="Arial" w:cs="Arial"/>
          <w:sz w:val="27"/>
          <w:szCs w:val="27"/>
        </w:rPr>
      </w:pPr>
      <w:r>
        <w:rPr>
          <w:rStyle w:val="HTMLCode"/>
          <w:color w:val="FFFFFF"/>
          <w:shd w:val="clear" w:color="auto" w:fill="000000"/>
        </w:rPr>
        <w:t>@EnableWebSecurity</w:t>
      </w:r>
      <w:r>
        <w:rPr>
          <w:rFonts w:ascii="Arial" w:hAnsi="Arial" w:cs="Arial"/>
          <w:sz w:val="27"/>
          <w:szCs w:val="27"/>
        </w:rPr>
        <w:t> is used with @Configuration class to have the Spring Security configuration defined, read more at </w:t>
      </w:r>
      <w:hyperlink r:id="rId28" w:history="1">
        <w:r>
          <w:rPr>
            <w:rStyle w:val="Hyperlink"/>
            <w:rFonts w:ascii="Arial" w:hAnsi="Arial" w:cs="Arial"/>
            <w:color w:val="9B27B0"/>
            <w:sz w:val="27"/>
            <w:szCs w:val="27"/>
          </w:rPr>
          <w:t>Spring Security Example</w:t>
        </w:r>
      </w:hyperlink>
      <w:r>
        <w:rPr>
          <w:rFonts w:ascii="Arial" w:hAnsi="Arial" w:cs="Arial"/>
          <w:sz w:val="27"/>
          <w:szCs w:val="27"/>
        </w:rPr>
        <w:t>.</w:t>
      </w:r>
    </w:p>
    <w:p w:rsidR="004760C4" w:rsidRDefault="004760C4" w:rsidP="004760C4">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Spring Boot Annotations</w:t>
      </w:r>
    </w:p>
    <w:p w:rsidR="004760C4" w:rsidRDefault="004760C4" w:rsidP="0013606E">
      <w:pPr>
        <w:numPr>
          <w:ilvl w:val="0"/>
          <w:numId w:val="31"/>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@SpringBootApplication</w:t>
      </w:r>
    </w:p>
    <w:p w:rsidR="004760C4" w:rsidRDefault="004760C4" w:rsidP="0013606E">
      <w:pPr>
        <w:numPr>
          <w:ilvl w:val="0"/>
          <w:numId w:val="31"/>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@EnableAutoConfiguration</w:t>
      </w:r>
    </w:p>
    <w:p w:rsidR="004760C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What are the scopes in Spring?</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161"/>
      </w:tblGrid>
      <w:tr w:rsidR="004760C4" w:rsidRPr="004760C4" w:rsidTr="004760C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760C4" w:rsidRPr="004760C4" w:rsidRDefault="004760C4" w:rsidP="004760C4">
            <w:pPr>
              <w:spacing w:after="300" w:line="240" w:lineRule="auto"/>
              <w:jc w:val="center"/>
              <w:rPr>
                <w:rFonts w:ascii="Arial" w:eastAsia="Times New Roman" w:hAnsi="Arial" w:cs="Arial"/>
                <w:b/>
                <w:bCs/>
                <w:sz w:val="21"/>
                <w:szCs w:val="21"/>
                <w:lang w:eastAsia="en-IN"/>
              </w:rPr>
            </w:pPr>
            <w:r w:rsidRPr="004760C4">
              <w:rPr>
                <w:rFonts w:ascii="Arial" w:eastAsia="Times New Roman" w:hAnsi="Arial" w:cs="Arial"/>
                <w:b/>
                <w:bCs/>
                <w:sz w:val="21"/>
                <w:szCs w:val="21"/>
                <w:lang w:eastAsia="en-IN"/>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760C4" w:rsidRPr="004760C4" w:rsidRDefault="004760C4" w:rsidP="004760C4">
            <w:pPr>
              <w:spacing w:after="300" w:line="240" w:lineRule="auto"/>
              <w:jc w:val="center"/>
              <w:rPr>
                <w:rFonts w:ascii="Arial" w:eastAsia="Times New Roman" w:hAnsi="Arial" w:cs="Arial"/>
                <w:b/>
                <w:bCs/>
                <w:sz w:val="21"/>
                <w:szCs w:val="21"/>
                <w:lang w:eastAsia="en-IN"/>
              </w:rPr>
            </w:pPr>
            <w:r w:rsidRPr="004760C4">
              <w:rPr>
                <w:rFonts w:ascii="Arial" w:eastAsia="Times New Roman" w:hAnsi="Arial" w:cs="Arial"/>
                <w:b/>
                <w:bCs/>
                <w:sz w:val="21"/>
                <w:szCs w:val="21"/>
                <w:lang w:eastAsia="en-IN"/>
              </w:rPr>
              <w:t>Scope &amp; Description</w:t>
            </w:r>
          </w:p>
        </w:tc>
      </w:tr>
      <w:tr w:rsidR="004760C4" w:rsidRPr="004760C4" w:rsidTr="00476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after="300" w:line="240" w:lineRule="auto"/>
              <w:rPr>
                <w:rFonts w:ascii="Arial" w:eastAsia="Times New Roman" w:hAnsi="Arial" w:cs="Arial"/>
                <w:sz w:val="21"/>
                <w:szCs w:val="21"/>
                <w:lang w:eastAsia="en-IN"/>
              </w:rPr>
            </w:pPr>
            <w:r w:rsidRPr="004760C4">
              <w:rPr>
                <w:rFonts w:ascii="Arial" w:eastAsia="Times New Roman" w:hAnsi="Arial" w:cs="Arial"/>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b/>
                <w:bCs/>
                <w:color w:val="000000"/>
                <w:sz w:val="21"/>
                <w:szCs w:val="21"/>
                <w:lang w:eastAsia="en-IN"/>
              </w:rPr>
              <w:t>singleton</w:t>
            </w:r>
          </w:p>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color w:val="000000"/>
                <w:sz w:val="21"/>
                <w:szCs w:val="21"/>
                <w:lang w:eastAsia="en-IN"/>
              </w:rPr>
              <w:t>This scopes the bean definition to a single instance per Spring IoC container (default).</w:t>
            </w:r>
          </w:p>
        </w:tc>
      </w:tr>
      <w:tr w:rsidR="004760C4" w:rsidRPr="004760C4" w:rsidTr="00476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after="0" w:line="240" w:lineRule="auto"/>
              <w:rPr>
                <w:rFonts w:ascii="Arial" w:eastAsia="Times New Roman" w:hAnsi="Arial" w:cs="Arial"/>
                <w:sz w:val="21"/>
                <w:szCs w:val="21"/>
                <w:lang w:eastAsia="en-IN"/>
              </w:rPr>
            </w:pPr>
            <w:r w:rsidRPr="004760C4">
              <w:rPr>
                <w:rFonts w:ascii="Arial" w:eastAsia="Times New Roman" w:hAnsi="Arial" w:cs="Arial"/>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b/>
                <w:bCs/>
                <w:color w:val="000000"/>
                <w:sz w:val="21"/>
                <w:szCs w:val="21"/>
                <w:lang w:eastAsia="en-IN"/>
              </w:rPr>
              <w:t>prototype</w:t>
            </w:r>
          </w:p>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color w:val="000000"/>
                <w:sz w:val="21"/>
                <w:szCs w:val="21"/>
                <w:lang w:eastAsia="en-IN"/>
              </w:rPr>
              <w:t>This scopes a single bean definition to have any number of object instances.</w:t>
            </w:r>
          </w:p>
        </w:tc>
      </w:tr>
      <w:tr w:rsidR="004760C4" w:rsidRPr="004760C4" w:rsidTr="00476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after="0" w:line="240" w:lineRule="auto"/>
              <w:rPr>
                <w:rFonts w:ascii="Arial" w:eastAsia="Times New Roman" w:hAnsi="Arial" w:cs="Arial"/>
                <w:sz w:val="21"/>
                <w:szCs w:val="21"/>
                <w:lang w:eastAsia="en-IN"/>
              </w:rPr>
            </w:pPr>
            <w:r w:rsidRPr="004760C4">
              <w:rPr>
                <w:rFonts w:ascii="Arial" w:eastAsia="Times New Roman" w:hAnsi="Arial" w:cs="Arial"/>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b/>
                <w:bCs/>
                <w:color w:val="000000"/>
                <w:sz w:val="21"/>
                <w:szCs w:val="21"/>
                <w:lang w:eastAsia="en-IN"/>
              </w:rPr>
              <w:t>request</w:t>
            </w:r>
          </w:p>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color w:val="000000"/>
                <w:sz w:val="21"/>
                <w:szCs w:val="21"/>
                <w:lang w:eastAsia="en-IN"/>
              </w:rPr>
              <w:t>This scopes a bean definition to an HTTP request. Only valid in the context of a web-aware Spring ApplicationContext.</w:t>
            </w:r>
          </w:p>
        </w:tc>
      </w:tr>
      <w:tr w:rsidR="004760C4" w:rsidRPr="004760C4" w:rsidTr="00476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after="0" w:line="240" w:lineRule="auto"/>
              <w:rPr>
                <w:rFonts w:ascii="Arial" w:eastAsia="Times New Roman" w:hAnsi="Arial" w:cs="Arial"/>
                <w:sz w:val="21"/>
                <w:szCs w:val="21"/>
                <w:lang w:eastAsia="en-IN"/>
              </w:rPr>
            </w:pPr>
            <w:r w:rsidRPr="004760C4">
              <w:rPr>
                <w:rFonts w:ascii="Arial" w:eastAsia="Times New Roman" w:hAnsi="Arial" w:cs="Arial"/>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b/>
                <w:bCs/>
                <w:color w:val="000000"/>
                <w:sz w:val="21"/>
                <w:szCs w:val="21"/>
                <w:lang w:eastAsia="en-IN"/>
              </w:rPr>
              <w:t>session</w:t>
            </w:r>
          </w:p>
          <w:p w:rsidR="004760C4" w:rsidRPr="004760C4" w:rsidRDefault="004760C4" w:rsidP="004760C4">
            <w:pPr>
              <w:spacing w:after="0" w:line="240" w:lineRule="auto"/>
              <w:rPr>
                <w:rFonts w:ascii="Arial" w:eastAsia="Times New Roman" w:hAnsi="Arial" w:cs="Arial"/>
                <w:sz w:val="21"/>
                <w:szCs w:val="21"/>
                <w:lang w:eastAsia="en-IN"/>
              </w:rPr>
            </w:pPr>
            <w:r w:rsidRPr="004760C4">
              <w:rPr>
                <w:rFonts w:ascii="Arial" w:eastAsia="Times New Roman" w:hAnsi="Arial" w:cs="Arial"/>
                <w:sz w:val="21"/>
                <w:szCs w:val="21"/>
                <w:lang w:eastAsia="en-IN"/>
              </w:rPr>
              <w:t>This scopes a bean definition to an HTTP session. Only valid in the context of a web-aware Spring ApplicationContext.</w:t>
            </w:r>
          </w:p>
        </w:tc>
      </w:tr>
      <w:tr w:rsidR="004760C4" w:rsidRPr="004760C4" w:rsidTr="00476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after="0" w:line="240" w:lineRule="auto"/>
              <w:rPr>
                <w:rFonts w:ascii="Arial" w:eastAsia="Times New Roman" w:hAnsi="Arial" w:cs="Arial"/>
                <w:sz w:val="21"/>
                <w:szCs w:val="21"/>
                <w:lang w:eastAsia="en-IN"/>
              </w:rPr>
            </w:pPr>
            <w:r w:rsidRPr="004760C4">
              <w:rPr>
                <w:rFonts w:ascii="Arial" w:eastAsia="Times New Roman" w:hAnsi="Arial" w:cs="Arial"/>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b/>
                <w:bCs/>
                <w:color w:val="000000"/>
                <w:sz w:val="21"/>
                <w:szCs w:val="21"/>
                <w:lang w:eastAsia="en-IN"/>
              </w:rPr>
              <w:t>global-session</w:t>
            </w:r>
          </w:p>
          <w:p w:rsidR="004760C4" w:rsidRPr="004760C4" w:rsidRDefault="004760C4" w:rsidP="004760C4">
            <w:pPr>
              <w:spacing w:before="120" w:after="144" w:line="240" w:lineRule="auto"/>
              <w:ind w:left="48" w:right="48"/>
              <w:jc w:val="both"/>
              <w:rPr>
                <w:rFonts w:ascii="Arial" w:eastAsia="Times New Roman" w:hAnsi="Arial" w:cs="Arial"/>
                <w:color w:val="000000"/>
                <w:sz w:val="21"/>
                <w:szCs w:val="21"/>
                <w:lang w:eastAsia="en-IN"/>
              </w:rPr>
            </w:pPr>
            <w:r w:rsidRPr="004760C4">
              <w:rPr>
                <w:rFonts w:ascii="Arial" w:eastAsia="Times New Roman" w:hAnsi="Arial" w:cs="Arial"/>
                <w:color w:val="000000"/>
                <w:sz w:val="21"/>
                <w:szCs w:val="21"/>
                <w:lang w:eastAsia="en-IN"/>
              </w:rPr>
              <w:t>This scopes a bean definition to a global HTTP session. Only valid in the context of a web-aware Spring ApplicationContext.</w:t>
            </w:r>
          </w:p>
        </w:tc>
      </w:tr>
    </w:tbl>
    <w:p w:rsidR="004760C4"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What is bean inheritence ,Inner beans?</w:t>
      </w:r>
    </w:p>
    <w:p w:rsidR="004760C4" w:rsidRDefault="004760C4" w:rsidP="00BC6C5F">
      <w:pPr>
        <w:pStyle w:val="NormalWeb"/>
        <w:shd w:val="clear" w:color="auto" w:fill="FFFFFF"/>
        <w:spacing w:before="240" w:beforeAutospacing="0" w:after="240" w:afterAutospacing="0"/>
        <w:rPr>
          <w:rFonts w:ascii="Arial" w:hAnsi="Arial" w:cs="Arial"/>
          <w:color w:val="222222"/>
          <w:shd w:val="clear" w:color="auto" w:fill="FFFFFF"/>
        </w:rPr>
      </w:pPr>
      <w:r>
        <w:rPr>
          <w:rFonts w:ascii="Arial" w:hAnsi="Arial" w:cs="Arial"/>
          <w:b/>
          <w:bCs/>
          <w:color w:val="222222"/>
          <w:shd w:val="clear" w:color="auto" w:fill="FFFFFF"/>
        </w:rPr>
        <w:t>Spring</w:t>
      </w:r>
      <w:r>
        <w:rPr>
          <w:rFonts w:ascii="Arial" w:hAnsi="Arial" w:cs="Arial"/>
          <w:color w:val="222222"/>
          <w:shd w:val="clear" w:color="auto" w:fill="FFFFFF"/>
        </w:rPr>
        <w:t> - </w:t>
      </w:r>
      <w:r>
        <w:rPr>
          <w:rFonts w:ascii="Arial" w:hAnsi="Arial" w:cs="Arial"/>
          <w:b/>
          <w:bCs/>
          <w:color w:val="222222"/>
          <w:shd w:val="clear" w:color="auto" w:fill="FFFFFF"/>
        </w:rPr>
        <w:t>Bean</w:t>
      </w:r>
      <w:r>
        <w:rPr>
          <w:rFonts w:ascii="Arial" w:hAnsi="Arial" w:cs="Arial"/>
          <w:color w:val="222222"/>
          <w:shd w:val="clear" w:color="auto" w:fill="FFFFFF"/>
        </w:rPr>
        <w:t> Definition </w:t>
      </w:r>
      <w:r>
        <w:rPr>
          <w:rFonts w:ascii="Arial" w:hAnsi="Arial" w:cs="Arial"/>
          <w:b/>
          <w:bCs/>
          <w:color w:val="222222"/>
          <w:shd w:val="clear" w:color="auto" w:fill="FFFFFF"/>
        </w:rPr>
        <w:t>Inheritance</w:t>
      </w:r>
      <w:r>
        <w:rPr>
          <w:rFonts w:ascii="Arial" w:hAnsi="Arial" w:cs="Arial"/>
          <w:color w:val="222222"/>
          <w:shd w:val="clear" w:color="auto" w:fill="FFFFFF"/>
        </w:rPr>
        <w:t>. ... A child </w:t>
      </w:r>
      <w:r>
        <w:rPr>
          <w:rFonts w:ascii="Arial" w:hAnsi="Arial" w:cs="Arial"/>
          <w:b/>
          <w:bCs/>
          <w:color w:val="222222"/>
          <w:shd w:val="clear" w:color="auto" w:fill="FFFFFF"/>
        </w:rPr>
        <w:t>bean</w:t>
      </w:r>
      <w:r>
        <w:rPr>
          <w:rFonts w:ascii="Arial" w:hAnsi="Arial" w:cs="Arial"/>
          <w:color w:val="222222"/>
          <w:shd w:val="clear" w:color="auto" w:fill="FFFFFF"/>
        </w:rPr>
        <w:t> definition </w:t>
      </w:r>
      <w:r>
        <w:rPr>
          <w:rFonts w:ascii="Arial" w:hAnsi="Arial" w:cs="Arial"/>
          <w:b/>
          <w:bCs/>
          <w:color w:val="222222"/>
          <w:shd w:val="clear" w:color="auto" w:fill="FFFFFF"/>
        </w:rPr>
        <w:t>inherits</w:t>
      </w:r>
      <w:r>
        <w:rPr>
          <w:rFonts w:ascii="Arial" w:hAnsi="Arial" w:cs="Arial"/>
          <w:color w:val="222222"/>
          <w:shd w:val="clear" w:color="auto" w:fill="FFFFFF"/>
        </w:rPr>
        <w:t> configuration data from a parent definition. The child definition can override some values, or add others, as needed. </w:t>
      </w:r>
    </w:p>
    <w:p w:rsidR="00ED618C" w:rsidRDefault="00ED618C" w:rsidP="00ED618C">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&lt;</w:t>
      </w:r>
      <w:r>
        <w:rPr>
          <w:rStyle w:val="token"/>
          <w:rFonts w:ascii="Consolas" w:hAnsi="Consolas"/>
          <w:color w:val="990055"/>
        </w:rPr>
        <w:t xml:space="preserve">bean </w:t>
      </w:r>
      <w:r>
        <w:rPr>
          <w:rStyle w:val="token"/>
          <w:rFonts w:ascii="Consolas" w:hAnsi="Consolas"/>
          <w:color w:val="669900"/>
        </w:rPr>
        <w:t>id</w:t>
      </w:r>
      <w:r>
        <w:rPr>
          <w:rStyle w:val="token"/>
          <w:rFonts w:ascii="Consolas" w:hAnsi="Consolas"/>
          <w:color w:val="999999"/>
        </w:rPr>
        <w:t>="</w:t>
      </w:r>
      <w:r>
        <w:rPr>
          <w:rStyle w:val="token"/>
          <w:rFonts w:ascii="Consolas" w:hAnsi="Consolas"/>
          <w:color w:val="0077AA"/>
        </w:rPr>
        <w:t>CustomerBean</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parent</w:t>
      </w:r>
      <w:r>
        <w:rPr>
          <w:rStyle w:val="token"/>
          <w:rFonts w:ascii="Consolas" w:hAnsi="Consolas"/>
          <w:color w:val="999999"/>
        </w:rPr>
        <w:t>="</w:t>
      </w:r>
      <w:r>
        <w:rPr>
          <w:rStyle w:val="token"/>
          <w:rFonts w:ascii="Consolas" w:hAnsi="Consolas"/>
          <w:color w:val="0077AA"/>
        </w:rPr>
        <w:t>BaseCustomerMalaysia</w:t>
      </w:r>
      <w:r>
        <w:rPr>
          <w:rStyle w:val="token"/>
          <w:rFonts w:ascii="Consolas" w:hAnsi="Consolas"/>
          <w:color w:val="999999"/>
        </w:rPr>
        <w:t>"&gt;</w:t>
      </w:r>
    </w:p>
    <w:p w:rsidR="00ED618C" w:rsidRDefault="00ED618C" w:rsidP="00ED618C">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token"/>
          <w:rFonts w:ascii="Consolas" w:hAnsi="Consolas"/>
          <w:color w:val="999999"/>
        </w:rPr>
        <w:t>&lt;</w:t>
      </w:r>
      <w:r>
        <w:rPr>
          <w:rStyle w:val="token"/>
          <w:rFonts w:ascii="Consolas" w:hAnsi="Consolas"/>
          <w:color w:val="990055"/>
        </w:rPr>
        <w:t xml:space="preserve">property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action</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value</w:t>
      </w:r>
      <w:r>
        <w:rPr>
          <w:rStyle w:val="token"/>
          <w:rFonts w:ascii="Consolas" w:hAnsi="Consolas"/>
          <w:color w:val="999999"/>
        </w:rPr>
        <w:t>="</w:t>
      </w:r>
      <w:r>
        <w:rPr>
          <w:rStyle w:val="token"/>
          <w:rFonts w:ascii="Consolas" w:hAnsi="Consolas"/>
          <w:color w:val="0077AA"/>
        </w:rPr>
        <w:t>buy</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999999"/>
        </w:rPr>
        <w:t>/&gt;</w:t>
      </w:r>
    </w:p>
    <w:p w:rsidR="00ED618C" w:rsidRDefault="00ED618C" w:rsidP="00ED618C">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token"/>
          <w:rFonts w:ascii="Consolas" w:hAnsi="Consolas"/>
          <w:color w:val="999999"/>
        </w:rPr>
        <w:t>&lt;</w:t>
      </w:r>
      <w:r>
        <w:rPr>
          <w:rStyle w:val="token"/>
          <w:rFonts w:ascii="Consolas" w:hAnsi="Consolas"/>
          <w:color w:val="990055"/>
        </w:rPr>
        <w:t xml:space="preserve">property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type</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value</w:t>
      </w:r>
      <w:r>
        <w:rPr>
          <w:rStyle w:val="token"/>
          <w:rFonts w:ascii="Consolas" w:hAnsi="Consolas"/>
          <w:color w:val="999999"/>
        </w:rPr>
        <w:t>="</w:t>
      </w:r>
      <w:r>
        <w:rPr>
          <w:rStyle w:val="token"/>
          <w:rFonts w:ascii="Consolas" w:hAnsi="Consolas"/>
          <w:color w:val="0077AA"/>
        </w:rPr>
        <w:t>1</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999999"/>
        </w:rPr>
        <w:t>/&gt;</w:t>
      </w:r>
    </w:p>
    <w:p w:rsidR="00ED618C" w:rsidRDefault="00ED618C" w:rsidP="00ED618C">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Style w:val="HTMLCode"/>
          <w:rFonts w:ascii="Consolas" w:hAnsi="Consolas"/>
          <w:color w:val="000000"/>
        </w:rPr>
        <w:tab/>
      </w:r>
      <w:r>
        <w:rPr>
          <w:rStyle w:val="token"/>
          <w:rFonts w:ascii="Consolas" w:hAnsi="Consolas"/>
          <w:color w:val="999999"/>
        </w:rPr>
        <w:t>&lt;/</w:t>
      </w:r>
      <w:r>
        <w:rPr>
          <w:rStyle w:val="token"/>
          <w:rFonts w:ascii="Consolas" w:hAnsi="Consolas"/>
          <w:color w:val="990055"/>
        </w:rPr>
        <w:t>bean</w:t>
      </w:r>
      <w:r>
        <w:rPr>
          <w:rStyle w:val="token"/>
          <w:rFonts w:ascii="Consolas" w:hAnsi="Consolas"/>
          <w:color w:val="999999"/>
        </w:rPr>
        <w:t>&gt;</w:t>
      </w:r>
    </w:p>
    <w:p w:rsidR="00ED618C" w:rsidRDefault="00ED618C" w:rsidP="00BC6C5F">
      <w:pPr>
        <w:pStyle w:val="NormalWeb"/>
        <w:shd w:val="clear" w:color="auto" w:fill="FFFFFF"/>
        <w:spacing w:before="240" w:beforeAutospacing="0" w:after="240" w:afterAutospacing="0"/>
        <w:rPr>
          <w:rFonts w:ascii="Arial" w:hAnsi="Arial" w:cs="Arial"/>
          <w:b/>
          <w:bCs/>
          <w:color w:val="222222"/>
          <w:shd w:val="clear" w:color="auto" w:fill="FFFFFF"/>
        </w:rPr>
      </w:pPr>
    </w:p>
    <w:p w:rsidR="00ED618C" w:rsidRDefault="004760C4" w:rsidP="00BC6C5F">
      <w:pPr>
        <w:pStyle w:val="NormalWeb"/>
        <w:shd w:val="clear" w:color="auto" w:fill="FFFFFF"/>
        <w:spacing w:before="240" w:beforeAutospacing="0" w:after="240" w:afterAutospacing="0"/>
        <w:rPr>
          <w:rFonts w:ascii="Arial" w:hAnsi="Arial" w:cs="Arial"/>
          <w:color w:val="222222"/>
          <w:shd w:val="clear" w:color="auto" w:fill="FFFFFF"/>
        </w:rPr>
      </w:pPr>
      <w:r>
        <w:rPr>
          <w:rFonts w:ascii="Arial" w:hAnsi="Arial" w:cs="Arial"/>
          <w:b/>
          <w:bCs/>
          <w:color w:val="222222"/>
          <w:shd w:val="clear" w:color="auto" w:fill="FFFFFF"/>
        </w:rPr>
        <w:t>Inner beans</w:t>
      </w:r>
      <w:r>
        <w:rPr>
          <w:rFonts w:ascii="Arial" w:hAnsi="Arial" w:cs="Arial"/>
          <w:color w:val="222222"/>
          <w:shd w:val="clear" w:color="auto" w:fill="FFFFFF"/>
        </w:rPr>
        <w:t> are the </w:t>
      </w:r>
      <w:r>
        <w:rPr>
          <w:rFonts w:ascii="Arial" w:hAnsi="Arial" w:cs="Arial"/>
          <w:b/>
          <w:bCs/>
          <w:color w:val="222222"/>
          <w:shd w:val="clear" w:color="auto" w:fill="FFFFFF"/>
        </w:rPr>
        <w:t>beans</w:t>
      </w:r>
      <w:r>
        <w:rPr>
          <w:rFonts w:ascii="Arial" w:hAnsi="Arial" w:cs="Arial"/>
          <w:color w:val="222222"/>
          <w:shd w:val="clear" w:color="auto" w:fill="FFFFFF"/>
        </w:rPr>
        <w:t> that are defined within the scope of another </w:t>
      </w:r>
      <w:r>
        <w:rPr>
          <w:rFonts w:ascii="Arial" w:hAnsi="Arial" w:cs="Arial"/>
          <w:b/>
          <w:bCs/>
          <w:color w:val="222222"/>
          <w:shd w:val="clear" w:color="auto" w:fill="FFFFFF"/>
        </w:rPr>
        <w:t>bean</w:t>
      </w:r>
      <w:r>
        <w:rPr>
          <w:rFonts w:ascii="Arial" w:hAnsi="Arial" w:cs="Arial"/>
          <w:color w:val="222222"/>
          <w:shd w:val="clear" w:color="auto" w:fill="FFFFFF"/>
        </w:rPr>
        <w:t>. Thus, a &lt;</w:t>
      </w:r>
      <w:r>
        <w:rPr>
          <w:rFonts w:ascii="Arial" w:hAnsi="Arial" w:cs="Arial"/>
          <w:b/>
          <w:bCs/>
          <w:color w:val="222222"/>
          <w:shd w:val="clear" w:color="auto" w:fill="FFFFFF"/>
        </w:rPr>
        <w:t>bean</w:t>
      </w:r>
      <w:r>
        <w:rPr>
          <w:rFonts w:ascii="Arial" w:hAnsi="Arial" w:cs="Arial"/>
          <w:color w:val="222222"/>
          <w:shd w:val="clear" w:color="auto" w:fill="FFFFFF"/>
        </w:rPr>
        <w:t>/&gt; element inside the &lt;property/&gt; or &lt;constructor-arg/&gt; elements is called </w:t>
      </w:r>
      <w:r>
        <w:rPr>
          <w:rFonts w:ascii="Arial" w:hAnsi="Arial" w:cs="Arial"/>
          <w:b/>
          <w:bCs/>
          <w:color w:val="222222"/>
          <w:shd w:val="clear" w:color="auto" w:fill="FFFFFF"/>
        </w:rPr>
        <w:t>inner bean</w:t>
      </w:r>
      <w:r>
        <w:rPr>
          <w:rFonts w:ascii="Arial" w:hAnsi="Arial" w:cs="Arial"/>
          <w:color w:val="222222"/>
          <w:shd w:val="clear" w:color="auto" w:fill="FFFFFF"/>
        </w:rPr>
        <w:t>.</w:t>
      </w:r>
    </w:p>
    <w:p w:rsidR="00ED618C"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Bean life cycle</w:t>
      </w:r>
    </w:p>
    <w:p w:rsidR="00ED618C" w:rsidRDefault="00ED618C" w:rsidP="00ED618C">
      <w:pPr>
        <w:pStyle w:val="NormalWeb"/>
        <w:shd w:val="clear" w:color="auto" w:fill="FFFFFF"/>
        <w:spacing w:before="0" w:beforeAutospacing="0" w:after="120" w:afterAutospacing="0"/>
        <w:rPr>
          <w:rFonts w:ascii="Helvetica" w:hAnsi="Helvetica"/>
          <w:color w:val="555555"/>
        </w:rPr>
      </w:pPr>
      <w:r>
        <w:rPr>
          <w:rFonts w:ascii="Helvetica" w:hAnsi="Helvetica"/>
          <w:color w:val="555555"/>
        </w:rPr>
        <w:t>)</w:t>
      </w:r>
      <w:r>
        <w:rPr>
          <w:rFonts w:ascii="Helvetica" w:hAnsi="Helvetica"/>
          <w:noProof/>
          <w:color w:val="555555"/>
        </w:rPr>
        <w:drawing>
          <wp:inline distT="0" distB="0" distL="0" distR="0">
            <wp:extent cx="5105400" cy="4286250"/>
            <wp:effectExtent l="0" t="0" r="0" b="0"/>
            <wp:docPr id="16" name="Picture 16" descr="Spring Bean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ing Bean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4286250"/>
                    </a:xfrm>
                    <a:prstGeom prst="rect">
                      <a:avLst/>
                    </a:prstGeom>
                    <a:noFill/>
                    <a:ln>
                      <a:noFill/>
                    </a:ln>
                  </pic:spPr>
                </pic:pic>
              </a:graphicData>
            </a:graphic>
          </wp:inline>
        </w:drawing>
      </w:r>
    </w:p>
    <w:p w:rsidR="00ED618C" w:rsidRDefault="00ED618C" w:rsidP="00ED618C">
      <w:pPr>
        <w:pStyle w:val="NormalWeb"/>
        <w:shd w:val="clear" w:color="auto" w:fill="FFFFFF"/>
        <w:spacing w:before="0" w:beforeAutospacing="0" w:after="120" w:afterAutospacing="0"/>
        <w:rPr>
          <w:rFonts w:ascii="Helvetica" w:hAnsi="Helvetica"/>
          <w:color w:val="555555"/>
        </w:rPr>
      </w:pPr>
      <w:r>
        <w:rPr>
          <w:rFonts w:ascii="Helvetica" w:hAnsi="Helvetica"/>
          <w:color w:val="555555"/>
        </w:rPr>
        <w:t>Following diagram shows the method calling  at the time of destruction.</w:t>
      </w:r>
    </w:p>
    <w:p w:rsidR="00ED618C" w:rsidRDefault="00ED618C" w:rsidP="00ED618C">
      <w:pPr>
        <w:pStyle w:val="NormalWeb"/>
        <w:shd w:val="clear" w:color="auto" w:fill="FFFFFF"/>
        <w:spacing w:before="0" w:beforeAutospacing="0" w:after="120" w:afterAutospacing="0"/>
        <w:rPr>
          <w:rFonts w:ascii="Helvetica" w:hAnsi="Helvetica"/>
          <w:color w:val="555555"/>
        </w:rPr>
      </w:pPr>
      <w:r>
        <w:rPr>
          <w:rFonts w:ascii="Helvetica" w:hAnsi="Helvetica"/>
          <w:noProof/>
          <w:color w:val="555555"/>
        </w:rPr>
        <w:lastRenderedPageBreak/>
        <w:drawing>
          <wp:inline distT="0" distB="0" distL="0" distR="0">
            <wp:extent cx="5067300" cy="1790700"/>
            <wp:effectExtent l="0" t="0" r="0" b="0"/>
            <wp:docPr id="15" name="Picture 15" descr="method calling at the time of de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ethod calling at the time of destru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1790700"/>
                    </a:xfrm>
                    <a:prstGeom prst="rect">
                      <a:avLst/>
                    </a:prstGeom>
                    <a:noFill/>
                    <a:ln>
                      <a:noFill/>
                    </a:ln>
                  </pic:spPr>
                </pic:pic>
              </a:graphicData>
            </a:graphic>
          </wp:inline>
        </w:drawing>
      </w:r>
    </w:p>
    <w:p w:rsidR="00ED618C" w:rsidRDefault="00ED618C" w:rsidP="00ED618C">
      <w:pPr>
        <w:pStyle w:val="NormalWeb"/>
        <w:shd w:val="clear" w:color="auto" w:fill="FFFFFF"/>
        <w:spacing w:before="240" w:beforeAutospacing="0" w:after="240" w:afterAutospacing="0"/>
        <w:rPr>
          <w:rFonts w:asciiTheme="minorHAnsi" w:hAnsiTheme="minorHAnsi" w:cstheme="minorHAnsi"/>
          <w:color w:val="FF0000"/>
          <w:sz w:val="28"/>
          <w:szCs w:val="28"/>
        </w:rPr>
      </w:pPr>
      <w:r>
        <w:rPr>
          <w:noProof/>
        </w:rPr>
        <w:t xml:space="preserve"> </w:t>
      </w:r>
    </w:p>
    <w:p w:rsidR="00B91CEB"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BeanPostProcessor</w:t>
      </w:r>
    </w:p>
    <w:p w:rsidR="00B91CEB" w:rsidRDefault="00B91CEB" w:rsidP="00BC6C5F">
      <w:pPr>
        <w:pStyle w:val="NormalWeb"/>
        <w:shd w:val="clear" w:color="auto" w:fill="FFFFFF"/>
        <w:spacing w:before="240" w:beforeAutospacing="0" w:after="240" w:afterAutospacing="0"/>
        <w:rPr>
          <w:rFonts w:ascii="Arial" w:hAnsi="Arial" w:cs="Arial"/>
          <w:color w:val="000000"/>
          <w:sz w:val="23"/>
          <w:szCs w:val="23"/>
          <w:shd w:val="clear" w:color="auto" w:fill="FFFFFF"/>
        </w:rPr>
      </w:pPr>
      <w:r>
        <w:rPr>
          <w:rFonts w:ascii="Arial" w:hAnsi="Arial" w:cs="Arial"/>
          <w:color w:val="000000"/>
          <w:sz w:val="23"/>
          <w:szCs w:val="23"/>
          <w:shd w:val="clear" w:color="auto" w:fill="FFFFFF"/>
        </w:rPr>
        <w:t>The </w:t>
      </w:r>
      <w:r>
        <w:rPr>
          <w:rFonts w:ascii="Arial" w:hAnsi="Arial" w:cs="Arial"/>
          <w:b/>
          <w:bCs/>
          <w:color w:val="000000"/>
          <w:sz w:val="23"/>
          <w:szCs w:val="23"/>
          <w:shd w:val="clear" w:color="auto" w:fill="FFFFFF"/>
        </w:rPr>
        <w:t>BeanPostProcessor</w:t>
      </w:r>
      <w:r>
        <w:rPr>
          <w:rFonts w:ascii="Arial" w:hAnsi="Arial" w:cs="Arial"/>
          <w:color w:val="000000"/>
          <w:sz w:val="23"/>
          <w:szCs w:val="23"/>
          <w:shd w:val="clear" w:color="auto" w:fill="FFFFFF"/>
        </w:rPr>
        <w:t> interface defines callback methods that you can implement to provide your own instantiation logic, dependency-resolution logic, etc. You can also implement some custom logic after the Spring container finishes instantiating, configuring, and initializing a bean by plugging in one or more BeanPostProcessor implementations.</w:t>
      </w:r>
    </w:p>
    <w:p w:rsidR="00347D0A" w:rsidRDefault="00347D0A" w:rsidP="00347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Object</w:t>
      </w:r>
      <w:r>
        <w:rPr>
          <w:rStyle w:val="pln"/>
          <w:color w:val="000000"/>
          <w:sz w:val="23"/>
          <w:szCs w:val="23"/>
        </w:rPr>
        <w:t xml:space="preserve"> postProcessBeforeInitialization</w:t>
      </w:r>
      <w:r>
        <w:rPr>
          <w:rStyle w:val="pun"/>
          <w:color w:val="666600"/>
          <w:sz w:val="23"/>
          <w:szCs w:val="23"/>
        </w:rPr>
        <w:t>(</w:t>
      </w:r>
      <w:r>
        <w:rPr>
          <w:rStyle w:val="typ"/>
          <w:color w:val="660066"/>
          <w:sz w:val="23"/>
          <w:szCs w:val="23"/>
        </w:rPr>
        <w:t>Object</w:t>
      </w:r>
      <w:r>
        <w:rPr>
          <w:rStyle w:val="pln"/>
          <w:color w:val="000000"/>
          <w:sz w:val="23"/>
          <w:szCs w:val="23"/>
        </w:rPr>
        <w:t xml:space="preserve"> bean</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beanName</w:t>
      </w:r>
      <w:r>
        <w:rPr>
          <w:rStyle w:val="pun"/>
          <w:color w:val="666600"/>
          <w:sz w:val="23"/>
          <w:szCs w:val="23"/>
        </w:rPr>
        <w:t>)</w:t>
      </w:r>
      <w:r>
        <w:rPr>
          <w:rStyle w:val="pln"/>
          <w:color w:val="000000"/>
          <w:sz w:val="23"/>
          <w:szCs w:val="23"/>
        </w:rPr>
        <w:t xml:space="preserve"> </w:t>
      </w:r>
    </w:p>
    <w:p w:rsidR="00347D0A" w:rsidRDefault="00347D0A" w:rsidP="00347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BeansException</w:t>
      </w:r>
      <w:r>
        <w:rPr>
          <w:rStyle w:val="pln"/>
          <w:color w:val="000000"/>
          <w:sz w:val="23"/>
          <w:szCs w:val="23"/>
        </w:rPr>
        <w:t xml:space="preserve"> </w:t>
      </w:r>
      <w:r>
        <w:rPr>
          <w:rStyle w:val="pun"/>
          <w:color w:val="666600"/>
          <w:sz w:val="23"/>
          <w:szCs w:val="23"/>
        </w:rPr>
        <w:t>{</w:t>
      </w:r>
    </w:p>
    <w:p w:rsidR="00347D0A" w:rsidRDefault="00347D0A" w:rsidP="00347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347D0A" w:rsidRDefault="00347D0A" w:rsidP="00347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"BeforeInitialization : "</w:t>
      </w:r>
      <w:r>
        <w:rPr>
          <w:rStyle w:val="pln"/>
          <w:color w:val="000000"/>
          <w:sz w:val="23"/>
          <w:szCs w:val="23"/>
        </w:rPr>
        <w:t xml:space="preserve"> </w:t>
      </w:r>
      <w:r>
        <w:rPr>
          <w:rStyle w:val="pun"/>
          <w:color w:val="666600"/>
          <w:sz w:val="23"/>
          <w:szCs w:val="23"/>
        </w:rPr>
        <w:t>+</w:t>
      </w:r>
      <w:r>
        <w:rPr>
          <w:rStyle w:val="pln"/>
          <w:color w:val="000000"/>
          <w:sz w:val="23"/>
          <w:szCs w:val="23"/>
        </w:rPr>
        <w:t xml:space="preserve"> beanName</w:t>
      </w:r>
      <w:r>
        <w:rPr>
          <w:rStyle w:val="pun"/>
          <w:color w:val="666600"/>
          <w:sz w:val="23"/>
          <w:szCs w:val="23"/>
        </w:rPr>
        <w:t>);</w:t>
      </w:r>
    </w:p>
    <w:p w:rsidR="00347D0A" w:rsidRDefault="00347D0A" w:rsidP="00347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bean</w:t>
      </w:r>
      <w:r>
        <w:rPr>
          <w:rStyle w:val="pun"/>
          <w:color w:val="666600"/>
          <w:sz w:val="23"/>
          <w:szCs w:val="23"/>
        </w:rPr>
        <w:t>;</w:t>
      </w:r>
      <w:r>
        <w:rPr>
          <w:rStyle w:val="pln"/>
          <w:color w:val="000000"/>
          <w:sz w:val="23"/>
          <w:szCs w:val="23"/>
        </w:rPr>
        <w:t xml:space="preserve">  </w:t>
      </w:r>
      <w:r>
        <w:rPr>
          <w:rStyle w:val="com"/>
          <w:color w:val="880000"/>
          <w:sz w:val="23"/>
          <w:szCs w:val="23"/>
        </w:rPr>
        <w:t>// you can return any other object as well</w:t>
      </w:r>
    </w:p>
    <w:p w:rsidR="00347D0A" w:rsidRDefault="00347D0A" w:rsidP="00347D0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pun"/>
          <w:color w:val="666600"/>
          <w:sz w:val="23"/>
          <w:szCs w:val="23"/>
        </w:rPr>
        <w:t>}</w:t>
      </w:r>
    </w:p>
    <w:p w:rsidR="00BC6C5F" w:rsidRPr="00094CB6" w:rsidRDefault="00BC6C5F" w:rsidP="00BC6C5F">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Explain Spring MVC architecture.</w:t>
      </w:r>
    </w:p>
    <w:p w:rsidR="00347D0A" w:rsidRDefault="00347D0A" w:rsidP="00347D0A">
      <w:pPr>
        <w:spacing w:line="345" w:lineRule="atLeast"/>
        <w:ind w:left="300"/>
        <w:rPr>
          <w:rFonts w:ascii="Verdana" w:hAnsi="Verdana"/>
          <w:color w:val="000000"/>
          <w:sz w:val="20"/>
          <w:szCs w:val="20"/>
        </w:rPr>
      </w:pPr>
      <w:hyperlink r:id="rId31" w:history="1">
        <w:r>
          <w:rPr>
            <w:rStyle w:val="Hyperlink"/>
            <w:b/>
            <w:bCs/>
            <w:color w:val="FFFFFF"/>
            <w:sz w:val="20"/>
            <w:szCs w:val="20"/>
            <w:shd w:val="clear" w:color="auto" w:fill="8BC34A"/>
          </w:rPr>
          <w:t>next →</w:t>
        </w:r>
      </w:hyperlink>
      <w:hyperlink r:id="rId32" w:history="1">
        <w:r>
          <w:rPr>
            <w:rStyle w:val="Hyperlink"/>
            <w:b/>
            <w:bCs/>
            <w:color w:val="FFFFFF"/>
            <w:sz w:val="20"/>
            <w:szCs w:val="20"/>
            <w:shd w:val="clear" w:color="auto" w:fill="8BC34A"/>
          </w:rPr>
          <w:t>← prev</w:t>
        </w:r>
      </w:hyperlink>
    </w:p>
    <w:p w:rsidR="00347D0A" w:rsidRDefault="00347D0A" w:rsidP="00347D0A">
      <w:pPr>
        <w:pStyle w:val="Heading1"/>
        <w:spacing w:before="75" w:line="312" w:lineRule="atLeast"/>
        <w:ind w:left="300"/>
        <w:rPr>
          <w:rFonts w:ascii="Helvetica" w:hAnsi="Helvetica"/>
          <w:color w:val="610B38"/>
          <w:sz w:val="44"/>
          <w:szCs w:val="44"/>
        </w:rPr>
      </w:pPr>
      <w:r>
        <w:rPr>
          <w:rFonts w:ascii="Helvetica" w:hAnsi="Helvetica"/>
          <w:b/>
          <w:bCs/>
          <w:color w:val="610B38"/>
          <w:sz w:val="44"/>
          <w:szCs w:val="44"/>
        </w:rPr>
        <w:t>Spring MVC Tutorial</w:t>
      </w:r>
    </w:p>
    <w:p w:rsidR="00347D0A" w:rsidRDefault="00347D0A" w:rsidP="00347D0A">
      <w:pPr>
        <w:pStyle w:val="NormalWeb"/>
        <w:spacing w:line="345" w:lineRule="atLeast"/>
        <w:ind w:left="300"/>
        <w:rPr>
          <w:rFonts w:ascii="Verdana" w:hAnsi="Verdana"/>
          <w:color w:val="000000"/>
          <w:sz w:val="20"/>
          <w:szCs w:val="20"/>
        </w:rPr>
      </w:pPr>
      <w:r>
        <w:rPr>
          <w:rFonts w:ascii="Verdana" w:hAnsi="Verdana"/>
          <w:color w:val="000000"/>
          <w:sz w:val="20"/>
          <w:szCs w:val="20"/>
        </w:rPr>
        <w:t>A Spring MVC is a Java framework which is used to build web applications. It follows the Model-View-Controller design pattern. It implements all the basic features of a core spring framework like Inversion of Control, Dependency Injection.</w:t>
      </w:r>
    </w:p>
    <w:p w:rsidR="00347D0A" w:rsidRDefault="00347D0A" w:rsidP="00347D0A">
      <w:pPr>
        <w:pStyle w:val="NormalWeb"/>
        <w:spacing w:line="345" w:lineRule="atLeast"/>
        <w:ind w:left="300"/>
        <w:rPr>
          <w:rFonts w:ascii="Verdana" w:hAnsi="Verdana"/>
          <w:color w:val="000000"/>
          <w:sz w:val="20"/>
          <w:szCs w:val="20"/>
        </w:rPr>
      </w:pPr>
      <w:r>
        <w:rPr>
          <w:rFonts w:ascii="Verdana" w:hAnsi="Verdana"/>
          <w:color w:val="000000"/>
          <w:sz w:val="20"/>
          <w:szCs w:val="20"/>
        </w:rPr>
        <w:t>A Spring MVC provides an elegant solution to use MVC in spring framework by the help of </w:t>
      </w:r>
      <w:r>
        <w:rPr>
          <w:rStyle w:val="Strong"/>
          <w:rFonts w:ascii="Verdana" w:hAnsi="Verdana"/>
          <w:color w:val="000000"/>
          <w:sz w:val="20"/>
          <w:szCs w:val="20"/>
        </w:rPr>
        <w:t>DispatcherServlet</w:t>
      </w:r>
      <w:r>
        <w:rPr>
          <w:rFonts w:ascii="Verdana" w:hAnsi="Verdana"/>
          <w:color w:val="000000"/>
          <w:sz w:val="20"/>
          <w:szCs w:val="20"/>
        </w:rPr>
        <w:t>. Here, </w:t>
      </w:r>
      <w:r>
        <w:rPr>
          <w:rStyle w:val="Strong"/>
          <w:rFonts w:ascii="Verdana" w:hAnsi="Verdana"/>
          <w:color w:val="000000"/>
          <w:sz w:val="20"/>
          <w:szCs w:val="20"/>
        </w:rPr>
        <w:t>DispatcherServlet</w:t>
      </w:r>
      <w:r>
        <w:rPr>
          <w:rFonts w:ascii="Verdana" w:hAnsi="Verdana"/>
          <w:color w:val="000000"/>
          <w:sz w:val="20"/>
          <w:szCs w:val="20"/>
        </w:rPr>
        <w:t> is a class that receives the incoming request and maps it to the right resource such as controllers, models, and views.</w:t>
      </w:r>
    </w:p>
    <w:p w:rsidR="00347D0A" w:rsidRDefault="00347D0A" w:rsidP="00347D0A">
      <w:pPr>
        <w:pStyle w:val="Heading2"/>
        <w:spacing w:line="312" w:lineRule="atLeast"/>
        <w:ind w:left="300"/>
        <w:rPr>
          <w:rFonts w:ascii="Helvetica" w:hAnsi="Helvetica"/>
          <w:color w:val="610B38"/>
          <w:sz w:val="38"/>
          <w:szCs w:val="38"/>
        </w:rPr>
      </w:pPr>
      <w:r>
        <w:rPr>
          <w:rFonts w:ascii="Helvetica" w:hAnsi="Helvetica"/>
          <w:b/>
          <w:bCs/>
          <w:color w:val="610B38"/>
          <w:sz w:val="38"/>
          <w:szCs w:val="38"/>
        </w:rPr>
        <w:lastRenderedPageBreak/>
        <w:t>Spring Web Model-View-Controller</w:t>
      </w:r>
    </w:p>
    <w:p w:rsidR="00347D0A" w:rsidRDefault="00347D0A" w:rsidP="00347D0A">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14:anchorId="25CA17E3" wp14:editId="550313EA">
            <wp:extent cx="4200525" cy="2105025"/>
            <wp:effectExtent l="0" t="0" r="9525" b="9525"/>
            <wp:docPr id="17" name="Picture 17"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pring MVC Tutori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0525" cy="2105025"/>
                    </a:xfrm>
                    <a:prstGeom prst="rect">
                      <a:avLst/>
                    </a:prstGeom>
                    <a:noFill/>
                    <a:ln>
                      <a:noFill/>
                    </a:ln>
                  </pic:spPr>
                </pic:pic>
              </a:graphicData>
            </a:graphic>
          </wp:inline>
        </w:drawing>
      </w:r>
    </w:p>
    <w:p w:rsidR="00347D0A" w:rsidRDefault="00347D0A" w:rsidP="0013606E">
      <w:pPr>
        <w:numPr>
          <w:ilvl w:val="0"/>
          <w:numId w:val="3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Model</w:t>
      </w:r>
      <w:r>
        <w:rPr>
          <w:rFonts w:ascii="Verdana" w:hAnsi="Verdana"/>
          <w:color w:val="000000"/>
          <w:sz w:val="20"/>
          <w:szCs w:val="20"/>
        </w:rPr>
        <w:t> - A model contains the data of the application. A data can be a single object or a collection of objects.</w:t>
      </w:r>
    </w:p>
    <w:p w:rsidR="00347D0A" w:rsidRDefault="00347D0A" w:rsidP="0013606E">
      <w:pPr>
        <w:numPr>
          <w:ilvl w:val="0"/>
          <w:numId w:val="3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Controller</w:t>
      </w:r>
      <w:r>
        <w:rPr>
          <w:rFonts w:ascii="Verdana" w:hAnsi="Verdana"/>
          <w:color w:val="000000"/>
          <w:sz w:val="20"/>
          <w:szCs w:val="20"/>
        </w:rPr>
        <w:t> - A controller contains the business logic of an application. Here, the @Controller annotation is used to mark the class as the controller.</w:t>
      </w:r>
    </w:p>
    <w:p w:rsidR="00347D0A" w:rsidRDefault="00347D0A" w:rsidP="0013606E">
      <w:pPr>
        <w:numPr>
          <w:ilvl w:val="0"/>
          <w:numId w:val="3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View</w:t>
      </w:r>
      <w:r>
        <w:rPr>
          <w:rFonts w:ascii="Verdana" w:hAnsi="Verdana"/>
          <w:color w:val="000000"/>
          <w:sz w:val="20"/>
          <w:szCs w:val="20"/>
        </w:rPr>
        <w:t> - A view represents the provided information in a particular format. Generally, JSP+JSTL is used to create a view page. Although spring also supports other view technologies such as Apache Velocity, Thymeleaf and FreeMarker.</w:t>
      </w:r>
    </w:p>
    <w:p w:rsidR="00347D0A" w:rsidRDefault="00347D0A" w:rsidP="0013606E">
      <w:pPr>
        <w:numPr>
          <w:ilvl w:val="0"/>
          <w:numId w:val="32"/>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Front Controller</w:t>
      </w:r>
      <w:r>
        <w:rPr>
          <w:rFonts w:ascii="Verdana" w:hAnsi="Verdana"/>
          <w:color w:val="000000"/>
          <w:sz w:val="20"/>
          <w:szCs w:val="20"/>
        </w:rPr>
        <w:t> - In Spring Web MVC, the DispatcherServlet class works as the front controller. It is responsible to manage the flow of the Spring MVC application.</w:t>
      </w:r>
    </w:p>
    <w:p w:rsidR="003D2E83" w:rsidRPr="00094CB6" w:rsidRDefault="003D2E83">
      <w:pPr>
        <w:rPr>
          <w:rFonts w:cstheme="minorHAnsi"/>
          <w:color w:val="FF0000"/>
          <w:sz w:val="28"/>
          <w:szCs w:val="28"/>
        </w:rPr>
      </w:pPr>
    </w:p>
    <w:p w:rsidR="002E3E77" w:rsidRPr="00347D0A" w:rsidRDefault="002E3E77" w:rsidP="002E3E77">
      <w:pPr>
        <w:pStyle w:val="NormalWeb"/>
        <w:shd w:val="clear" w:color="auto" w:fill="FFFFFF"/>
        <w:spacing w:before="0" w:beforeAutospacing="0" w:after="90" w:afterAutospacing="0"/>
        <w:rPr>
          <w:rFonts w:asciiTheme="minorHAnsi" w:hAnsiTheme="minorHAnsi" w:cstheme="minorHAnsi"/>
          <w:color w:val="002060"/>
          <w:sz w:val="28"/>
          <w:szCs w:val="28"/>
        </w:rPr>
      </w:pPr>
      <w:r w:rsidRPr="00347D0A">
        <w:rPr>
          <w:rFonts w:asciiTheme="minorHAnsi" w:hAnsiTheme="minorHAnsi" w:cstheme="minorHAnsi"/>
          <w:color w:val="002060"/>
          <w:sz w:val="28"/>
          <w:szCs w:val="28"/>
        </w:rPr>
        <w:t>Hi friends, this is arun..after seeing my previous post lot of people called me and asked me how to crack interview as experienced java developer.</w:t>
      </w:r>
    </w:p>
    <w:p w:rsidR="002E3E77" w:rsidRPr="00347D0A"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347D0A">
        <w:rPr>
          <w:rFonts w:asciiTheme="minorHAnsi" w:hAnsiTheme="minorHAnsi" w:cstheme="minorHAnsi"/>
          <w:color w:val="002060"/>
          <w:sz w:val="28"/>
          <w:szCs w:val="28"/>
        </w:rPr>
        <w:t>few tips note down it,</w:t>
      </w:r>
    </w:p>
    <w:p w:rsidR="002E3E77" w:rsidRPr="00347D0A"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347D0A">
        <w:rPr>
          <w:rFonts w:asciiTheme="minorHAnsi" w:hAnsiTheme="minorHAnsi" w:cstheme="minorHAnsi"/>
          <w:color w:val="002060"/>
          <w:sz w:val="28"/>
          <w:szCs w:val="28"/>
        </w:rPr>
        <w:t>tell about yourself with start your name and end with your roles and responsibility in previous project which you have worked in previous company.</w:t>
      </w:r>
    </w:p>
    <w:p w:rsidR="002E3E77" w:rsidRPr="00347D0A"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347D0A">
        <w:rPr>
          <w:rFonts w:asciiTheme="minorHAnsi" w:hAnsiTheme="minorHAnsi" w:cstheme="minorHAnsi"/>
          <w:color w:val="002060"/>
          <w:sz w:val="28"/>
          <w:szCs w:val="28"/>
        </w:rPr>
        <w:t>ex- my self a arun kumar basically i am from odisha, i have completed bca in 2013,after completion of my studies i started my carrier by working in infogrid technology that is there in banglore. in this organization i am working as a java developer. i have been working in this organisation since 3.4 years in one project named as AGD. AGD stands for all goods details .its a erp domain project and our client for this project from Europe.</w:t>
      </w:r>
      <w:r w:rsidRPr="00347D0A">
        <w:rPr>
          <w:rFonts w:asciiTheme="minorHAnsi" w:hAnsiTheme="minorHAnsi" w:cstheme="minorHAnsi"/>
          <w:color w:val="002060"/>
          <w:sz w:val="28"/>
          <w:szCs w:val="28"/>
        </w:rPr>
        <w:br/>
        <w:t xml:space="preserve">the main objective of this project is a user can interact with suppliers through online. user can get the status through online by mail about transpored product and availability.user check and view about historical data and user can generate his own reports.this application is acts as a mediator between user </w:t>
      </w:r>
      <w:r w:rsidRPr="00347D0A">
        <w:rPr>
          <w:rFonts w:asciiTheme="minorHAnsi" w:hAnsiTheme="minorHAnsi" w:cstheme="minorHAnsi"/>
          <w:color w:val="002060"/>
          <w:sz w:val="28"/>
          <w:szCs w:val="28"/>
        </w:rPr>
        <w:lastRenderedPageBreak/>
        <w:t>and suplliers.</w:t>
      </w:r>
      <w:r w:rsidRPr="00347D0A">
        <w:rPr>
          <w:rFonts w:asciiTheme="minorHAnsi" w:hAnsiTheme="minorHAnsi" w:cstheme="minorHAnsi"/>
          <w:color w:val="002060"/>
          <w:sz w:val="28"/>
          <w:szCs w:val="28"/>
        </w:rPr>
        <w:br/>
        <w:t>to implement this project we have been following agile mathodology.we are developing code and transfer to tester.afer completion of testing we deploy into live environment then another sprint wil be released by our scrum master. again we follow same. each sprint we takes around 15 to 20 days.and we conduct daily one meeting roughly around 15 minutes about. in this duration we talk about what we have done yesterday what problem we faced and what we are going to do next.</w:t>
      </w:r>
    </w:p>
    <w:p w:rsidR="002E3E77" w:rsidRPr="00347D0A"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347D0A">
        <w:rPr>
          <w:rFonts w:asciiTheme="minorHAnsi" w:hAnsiTheme="minorHAnsi" w:cstheme="minorHAnsi"/>
          <w:color w:val="002060"/>
          <w:sz w:val="28"/>
          <w:szCs w:val="28"/>
        </w:rPr>
        <w:t>in this project my roles and responsibilities are</w:t>
      </w:r>
      <w:r w:rsidRPr="00347D0A">
        <w:rPr>
          <w:rFonts w:asciiTheme="minorHAnsi" w:hAnsiTheme="minorHAnsi" w:cstheme="minorHAnsi"/>
          <w:color w:val="002060"/>
          <w:sz w:val="28"/>
          <w:szCs w:val="28"/>
        </w:rPr>
        <w:br/>
        <w:t>implementing dao by using hibernate</w:t>
      </w:r>
      <w:r w:rsidRPr="00347D0A">
        <w:rPr>
          <w:rFonts w:asciiTheme="minorHAnsi" w:hAnsiTheme="minorHAnsi" w:cstheme="minorHAnsi"/>
          <w:color w:val="002060"/>
          <w:sz w:val="28"/>
          <w:szCs w:val="28"/>
        </w:rPr>
        <w:br/>
        <w:t>developing modules by following spring mvc.</w:t>
      </w:r>
      <w:r w:rsidRPr="00347D0A">
        <w:rPr>
          <w:rFonts w:asciiTheme="minorHAnsi" w:hAnsiTheme="minorHAnsi" w:cstheme="minorHAnsi"/>
          <w:color w:val="002060"/>
          <w:sz w:val="28"/>
          <w:szCs w:val="28"/>
        </w:rPr>
        <w:br/>
        <w:t>testing web serviece by using saop ui.</w:t>
      </w:r>
      <w:r w:rsidRPr="00347D0A">
        <w:rPr>
          <w:rFonts w:asciiTheme="minorHAnsi" w:hAnsiTheme="minorHAnsi" w:cstheme="minorHAnsi"/>
          <w:color w:val="002060"/>
          <w:sz w:val="28"/>
          <w:szCs w:val="28"/>
        </w:rPr>
        <w:br/>
        <w:t>generate wsdl, creat wsdl.</w:t>
      </w:r>
      <w:r w:rsidRPr="00347D0A">
        <w:rPr>
          <w:rFonts w:asciiTheme="minorHAnsi" w:hAnsiTheme="minorHAnsi" w:cstheme="minorHAnsi"/>
          <w:color w:val="002060"/>
          <w:sz w:val="28"/>
          <w:szCs w:val="28"/>
        </w:rPr>
        <w:br/>
        <w:t>debug the code and fixing bugs.</w:t>
      </w:r>
      <w:r w:rsidRPr="00347D0A">
        <w:rPr>
          <w:rFonts w:asciiTheme="minorHAnsi" w:hAnsiTheme="minorHAnsi" w:cstheme="minorHAnsi"/>
          <w:color w:val="002060"/>
          <w:sz w:val="28"/>
          <w:szCs w:val="28"/>
        </w:rPr>
        <w:br/>
        <w:t>adding jars in pom.xml.</w:t>
      </w:r>
      <w:r w:rsidRPr="00347D0A">
        <w:rPr>
          <w:rFonts w:asciiTheme="minorHAnsi" w:hAnsiTheme="minorHAnsi" w:cstheme="minorHAnsi"/>
          <w:color w:val="002060"/>
          <w:sz w:val="28"/>
          <w:szCs w:val="28"/>
        </w:rPr>
        <w:br/>
        <w:t>to make application to get better performation developing code by following several design pattern like singleton, factory pattern, templet, abstarct factory pattern etc.</w:t>
      </w:r>
    </w:p>
    <w:p w:rsidR="002E3E77" w:rsidRPr="00347D0A"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347D0A">
        <w:rPr>
          <w:rFonts w:asciiTheme="minorHAnsi" w:hAnsiTheme="minorHAnsi" w:cstheme="minorHAnsi"/>
          <w:color w:val="002060"/>
          <w:sz w:val="28"/>
          <w:szCs w:val="28"/>
        </w:rPr>
        <w:t>implementing bussiness logics,</w:t>
      </w:r>
      <w:r w:rsidRPr="00347D0A">
        <w:rPr>
          <w:rFonts w:asciiTheme="minorHAnsi" w:hAnsiTheme="minorHAnsi" w:cstheme="minorHAnsi"/>
          <w:color w:val="002060"/>
          <w:sz w:val="28"/>
          <w:szCs w:val="28"/>
        </w:rPr>
        <w:br/>
        <w:t>analys bussiness requirement.</w:t>
      </w:r>
    </w:p>
    <w:p w:rsidR="002E3E77" w:rsidRPr="00347D0A"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347D0A">
        <w:rPr>
          <w:rFonts w:asciiTheme="minorHAnsi" w:hAnsiTheme="minorHAnsi" w:cstheme="minorHAnsi"/>
          <w:color w:val="002060"/>
          <w:sz w:val="28"/>
          <w:szCs w:val="28"/>
        </w:rPr>
        <w:t>these are my roles and responsibilities in this projects</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then the interviewer will start asking queations from core java to frameworks.</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important topics in core java</w:t>
      </w:r>
      <w:r w:rsidRPr="00094CB6">
        <w:rPr>
          <w:rFonts w:asciiTheme="minorHAnsi" w:hAnsiTheme="minorHAnsi" w:cstheme="minorHAnsi"/>
          <w:color w:val="FF0000"/>
          <w:sz w:val="28"/>
          <w:szCs w:val="28"/>
        </w:rPr>
        <w:br/>
        <w:t>1 strings</w:t>
      </w:r>
      <w:r w:rsidRPr="00094CB6">
        <w:rPr>
          <w:rFonts w:asciiTheme="minorHAnsi" w:hAnsiTheme="minorHAnsi" w:cstheme="minorHAnsi"/>
          <w:color w:val="FF0000"/>
          <w:sz w:val="28"/>
          <w:szCs w:val="28"/>
        </w:rPr>
        <w:br/>
        <w:t>2oops</w:t>
      </w:r>
      <w:r w:rsidRPr="00094CB6">
        <w:rPr>
          <w:rFonts w:asciiTheme="minorHAnsi" w:hAnsiTheme="minorHAnsi" w:cstheme="minorHAnsi"/>
          <w:color w:val="FF0000"/>
          <w:sz w:val="28"/>
          <w:szCs w:val="28"/>
        </w:rPr>
        <w:br/>
        <w:t>3collections include concurrent collections</w:t>
      </w:r>
      <w:r w:rsidRPr="00094CB6">
        <w:rPr>
          <w:rFonts w:asciiTheme="minorHAnsi" w:hAnsiTheme="minorHAnsi" w:cstheme="minorHAnsi"/>
          <w:color w:val="FF0000"/>
          <w:sz w:val="28"/>
          <w:szCs w:val="28"/>
        </w:rPr>
        <w:br/>
        <w:t>4multi threading</w:t>
      </w:r>
      <w:r w:rsidRPr="00094CB6">
        <w:rPr>
          <w:rFonts w:asciiTheme="minorHAnsi" w:hAnsiTheme="minorHAnsi" w:cstheme="minorHAnsi"/>
          <w:color w:val="FF0000"/>
          <w:sz w:val="28"/>
          <w:szCs w:val="28"/>
        </w:rPr>
        <w:br/>
        <w:t>5 several logical programs like, reversing, sorting, etc</w:t>
      </w:r>
    </w:p>
    <w:p w:rsidR="00347D0A"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hibernate</w:t>
      </w:r>
      <w:r w:rsidRPr="00094CB6">
        <w:rPr>
          <w:rFonts w:asciiTheme="minorHAnsi" w:hAnsiTheme="minorHAnsi" w:cstheme="minorHAnsi"/>
          <w:color w:val="FF0000"/>
          <w:sz w:val="28"/>
          <w:szCs w:val="28"/>
        </w:rPr>
        <w:br/>
        <w:t>1 difference between get and load</w:t>
      </w:r>
    </w:p>
    <w:p w:rsidR="00347D0A" w:rsidRDefault="00347D0A" w:rsidP="00347D0A">
      <w:pPr>
        <w:pStyle w:val="Heading2"/>
        <w:shd w:val="clear" w:color="auto" w:fill="FFFFFF"/>
        <w:rPr>
          <w:rFonts w:ascii="Segoe UI" w:hAnsi="Segoe UI" w:cs="Segoe UI"/>
          <w:color w:val="212529"/>
        </w:rPr>
      </w:pPr>
      <w:r>
        <w:rPr>
          <w:rFonts w:ascii="Segoe UI" w:hAnsi="Segoe UI" w:cs="Segoe UI"/>
          <w:b/>
          <w:bCs/>
          <w:color w:val="212529"/>
        </w:rPr>
        <w:t>1. session.load()</w:t>
      </w:r>
    </w:p>
    <w:p w:rsidR="00347D0A" w:rsidRDefault="00347D0A" w:rsidP="0013606E">
      <w:pPr>
        <w:numPr>
          <w:ilvl w:val="0"/>
          <w:numId w:val="33"/>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It will always return a “</w:t>
      </w:r>
      <w:r>
        <w:rPr>
          <w:rStyle w:val="Strong"/>
          <w:rFonts w:ascii="Segoe UI" w:hAnsi="Segoe UI" w:cs="Segoe UI"/>
          <w:color w:val="212529"/>
        </w:rPr>
        <w:t>proxy</w:t>
      </w:r>
      <w:r>
        <w:rPr>
          <w:rFonts w:ascii="Segoe UI" w:hAnsi="Segoe UI" w:cs="Segoe UI"/>
          <w:color w:val="212529"/>
        </w:rPr>
        <w:t>” (Hibernate term) without hitting the database. In Hibernate, proxy is an object with the given identifier value, its properties are not initialized yet, it just look like a temporary fake object.</w:t>
      </w:r>
    </w:p>
    <w:p w:rsidR="00347D0A" w:rsidRDefault="00347D0A" w:rsidP="0013606E">
      <w:pPr>
        <w:numPr>
          <w:ilvl w:val="0"/>
          <w:numId w:val="33"/>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If no row found , it will throws an </w:t>
      </w:r>
      <w:r>
        <w:rPr>
          <w:rStyle w:val="Strong"/>
          <w:rFonts w:ascii="Segoe UI" w:hAnsi="Segoe UI" w:cs="Segoe UI"/>
          <w:color w:val="212529"/>
        </w:rPr>
        <w:t>ObjectNotFoundException</w:t>
      </w:r>
      <w:r>
        <w:rPr>
          <w:rFonts w:ascii="Segoe UI" w:hAnsi="Segoe UI" w:cs="Segoe UI"/>
          <w:color w:val="212529"/>
        </w:rPr>
        <w:t>.</w:t>
      </w:r>
    </w:p>
    <w:p w:rsidR="00347D0A" w:rsidRDefault="00347D0A" w:rsidP="00347D0A">
      <w:pPr>
        <w:pStyle w:val="Heading2"/>
        <w:shd w:val="clear" w:color="auto" w:fill="FFFFFF"/>
        <w:rPr>
          <w:rFonts w:ascii="Segoe UI" w:hAnsi="Segoe UI" w:cs="Segoe UI"/>
          <w:color w:val="212529"/>
        </w:rPr>
      </w:pPr>
      <w:r>
        <w:rPr>
          <w:rFonts w:ascii="Segoe UI" w:hAnsi="Segoe UI" w:cs="Segoe UI"/>
          <w:b/>
          <w:bCs/>
          <w:color w:val="212529"/>
        </w:rPr>
        <w:lastRenderedPageBreak/>
        <w:t>2. session.get()</w:t>
      </w:r>
    </w:p>
    <w:p w:rsidR="00347D0A" w:rsidRDefault="00347D0A" w:rsidP="0013606E">
      <w:pPr>
        <w:numPr>
          <w:ilvl w:val="0"/>
          <w:numId w:val="34"/>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It always </w:t>
      </w:r>
      <w:r>
        <w:rPr>
          <w:rStyle w:val="Strong"/>
          <w:rFonts w:ascii="Segoe UI" w:hAnsi="Segoe UI" w:cs="Segoe UI"/>
          <w:color w:val="212529"/>
        </w:rPr>
        <w:t>hit the database</w:t>
      </w:r>
      <w:r>
        <w:rPr>
          <w:rFonts w:ascii="Segoe UI" w:hAnsi="Segoe UI" w:cs="Segoe UI"/>
          <w:color w:val="212529"/>
        </w:rPr>
        <w:t> and return the real object, an object that represent the database row, not proxy.</w:t>
      </w:r>
    </w:p>
    <w:p w:rsidR="00347D0A" w:rsidRDefault="00347D0A" w:rsidP="0013606E">
      <w:pPr>
        <w:numPr>
          <w:ilvl w:val="0"/>
          <w:numId w:val="34"/>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If no row found , it return </w:t>
      </w:r>
      <w:r>
        <w:rPr>
          <w:rStyle w:val="Strong"/>
          <w:rFonts w:ascii="Segoe UI" w:hAnsi="Segoe UI" w:cs="Segoe UI"/>
          <w:color w:val="212529"/>
        </w:rPr>
        <w:t>null</w:t>
      </w:r>
      <w:r>
        <w:rPr>
          <w:rFonts w:ascii="Segoe UI" w:hAnsi="Segoe UI" w:cs="Segoe UI"/>
          <w:color w:val="212529"/>
        </w:rPr>
        <w:t>.</w:t>
      </w:r>
    </w:p>
    <w:p w:rsidR="00347D0A"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3 difference between merge and saveOrUpate</w:t>
      </w:r>
    </w:p>
    <w:p w:rsidR="00347D0A" w:rsidRPr="00347D0A" w:rsidRDefault="00347D0A" w:rsidP="00347D0A">
      <w:pPr>
        <w:shd w:val="clear" w:color="auto" w:fill="FFFFFF"/>
        <w:spacing w:after="240" w:line="240" w:lineRule="auto"/>
        <w:textAlignment w:val="baseline"/>
        <w:rPr>
          <w:rFonts w:ascii="inherit" w:eastAsia="Times New Roman" w:hAnsi="inherit" w:cs="Arial"/>
          <w:color w:val="242729"/>
          <w:sz w:val="24"/>
          <w:szCs w:val="24"/>
          <w:lang w:eastAsia="en-IN"/>
        </w:rPr>
      </w:pPr>
      <w:r w:rsidRPr="00347D0A">
        <w:rPr>
          <w:rFonts w:ascii="inherit" w:eastAsia="Times New Roman" w:hAnsi="inherit" w:cs="Arial"/>
          <w:color w:val="242729"/>
          <w:sz w:val="24"/>
          <w:szCs w:val="24"/>
          <w:lang w:eastAsia="en-IN"/>
        </w:rPr>
        <w:t>session.update() - It is used for a scenario when you have load an object Person1 from hibernate session. Now it is being used in application - may be on client side also, has been updated. We want to save it again. We know that no change has been done in Person object in data base. So we can simply use update.</w:t>
      </w:r>
    </w:p>
    <w:p w:rsidR="00347D0A" w:rsidRPr="00347D0A" w:rsidRDefault="00347D0A" w:rsidP="00347D0A">
      <w:pPr>
        <w:shd w:val="clear" w:color="auto" w:fill="FFFFFF"/>
        <w:spacing w:after="240" w:line="240" w:lineRule="auto"/>
        <w:textAlignment w:val="baseline"/>
        <w:rPr>
          <w:rFonts w:ascii="inherit" w:eastAsia="Times New Roman" w:hAnsi="inherit" w:cs="Arial"/>
          <w:color w:val="242729"/>
          <w:sz w:val="24"/>
          <w:szCs w:val="24"/>
          <w:lang w:eastAsia="en-IN"/>
        </w:rPr>
      </w:pPr>
      <w:r w:rsidRPr="00347D0A">
        <w:rPr>
          <w:rFonts w:ascii="inherit" w:eastAsia="Times New Roman" w:hAnsi="inherit" w:cs="Arial"/>
          <w:color w:val="242729"/>
          <w:sz w:val="24"/>
          <w:szCs w:val="24"/>
          <w:lang w:eastAsia="en-IN"/>
        </w:rPr>
        <w:t>session.merge() - In above scenario, if changes have been done in person data before saving the changed Person1 object, then we should use merge. It will merge the changes.</w:t>
      </w:r>
    </w:p>
    <w:p w:rsidR="00347D0A" w:rsidRPr="00347D0A" w:rsidRDefault="00347D0A" w:rsidP="00347D0A">
      <w:pPr>
        <w:shd w:val="clear" w:color="auto" w:fill="FFFFFF"/>
        <w:spacing w:after="240" w:line="240" w:lineRule="auto"/>
        <w:textAlignment w:val="baseline"/>
        <w:rPr>
          <w:rFonts w:ascii="inherit" w:eastAsia="Times New Roman" w:hAnsi="inherit" w:cs="Arial"/>
          <w:color w:val="242729"/>
          <w:sz w:val="24"/>
          <w:szCs w:val="24"/>
          <w:lang w:eastAsia="en-IN"/>
        </w:rPr>
      </w:pPr>
      <w:r w:rsidRPr="00347D0A">
        <w:rPr>
          <w:rFonts w:ascii="inherit" w:eastAsia="Times New Roman" w:hAnsi="inherit" w:cs="Arial"/>
          <w:color w:val="242729"/>
          <w:sz w:val="24"/>
          <w:szCs w:val="24"/>
          <w:lang w:eastAsia="en-IN"/>
        </w:rPr>
        <w:t>session.save() - It can be used to save a new object. It returns the serialiable identity.</w:t>
      </w:r>
    </w:p>
    <w:p w:rsidR="00347D0A" w:rsidRPr="00347D0A" w:rsidRDefault="00347D0A" w:rsidP="00347D0A">
      <w:pPr>
        <w:shd w:val="clear" w:color="auto" w:fill="FFFFFF"/>
        <w:spacing w:after="240" w:line="240" w:lineRule="auto"/>
        <w:textAlignment w:val="baseline"/>
        <w:rPr>
          <w:rFonts w:ascii="inherit" w:eastAsia="Times New Roman" w:hAnsi="inherit" w:cs="Arial"/>
          <w:color w:val="242729"/>
          <w:sz w:val="24"/>
          <w:szCs w:val="24"/>
          <w:lang w:eastAsia="en-IN"/>
        </w:rPr>
      </w:pPr>
      <w:r w:rsidRPr="00347D0A">
        <w:rPr>
          <w:rFonts w:ascii="inherit" w:eastAsia="Times New Roman" w:hAnsi="inherit" w:cs="Arial"/>
          <w:color w:val="242729"/>
          <w:sz w:val="24"/>
          <w:szCs w:val="24"/>
          <w:lang w:eastAsia="en-IN"/>
        </w:rPr>
        <w:t>session.persist() - It is same as save(), but is void method and does not return anything.</w:t>
      </w:r>
    </w:p>
    <w:p w:rsidR="00347D0A" w:rsidRPr="00347D0A" w:rsidRDefault="00347D0A" w:rsidP="00347D0A">
      <w:pPr>
        <w:shd w:val="clear" w:color="auto" w:fill="FFFFFF"/>
        <w:spacing w:after="240" w:line="240" w:lineRule="auto"/>
        <w:textAlignment w:val="baseline"/>
        <w:rPr>
          <w:rFonts w:ascii="inherit" w:eastAsia="Times New Roman" w:hAnsi="inherit" w:cs="Arial"/>
          <w:color w:val="242729"/>
          <w:sz w:val="24"/>
          <w:szCs w:val="24"/>
          <w:lang w:eastAsia="en-IN"/>
        </w:rPr>
      </w:pPr>
      <w:r w:rsidRPr="00347D0A">
        <w:rPr>
          <w:rFonts w:ascii="inherit" w:eastAsia="Times New Roman" w:hAnsi="inherit" w:cs="Arial"/>
          <w:color w:val="242729"/>
          <w:sz w:val="24"/>
          <w:szCs w:val="24"/>
          <w:lang w:eastAsia="en-IN"/>
        </w:rPr>
        <w:t>session.saveOrUpdate() - This method will work for both new and old objects. If object is new, it will work like simple save or if object is already persistent, it will work like update.</w:t>
      </w:r>
    </w:p>
    <w:p w:rsidR="00347D0A" w:rsidRPr="00347D0A" w:rsidRDefault="00347D0A" w:rsidP="00347D0A">
      <w:pPr>
        <w:shd w:val="clear" w:color="auto" w:fill="FFFFFF"/>
        <w:spacing w:after="240" w:line="240" w:lineRule="auto"/>
        <w:textAlignment w:val="baseline"/>
        <w:rPr>
          <w:rFonts w:ascii="inherit" w:eastAsia="Times New Roman" w:hAnsi="inherit" w:cs="Arial"/>
          <w:color w:val="242729"/>
          <w:sz w:val="24"/>
          <w:szCs w:val="24"/>
          <w:lang w:eastAsia="en-IN"/>
        </w:rPr>
      </w:pPr>
      <w:r w:rsidRPr="00347D0A">
        <w:rPr>
          <w:rFonts w:ascii="inherit" w:eastAsia="Times New Roman" w:hAnsi="inherit" w:cs="Arial"/>
          <w:color w:val="242729"/>
          <w:sz w:val="24"/>
          <w:szCs w:val="24"/>
          <w:lang w:eastAsia="en-IN"/>
        </w:rPr>
        <w:t>session.lock() - It is used only to take the lock on object or you can say to check the version of object. It is not meant for updating the object. It should be used to reattach the object, only if you are sure that object state is not changed in database already. Otherwise, it may override the changes. &lt; Inviting more points on this.</w:t>
      </w:r>
    </w:p>
    <w:p w:rsidR="00C36D0F"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4 caching</w:t>
      </w:r>
    </w:p>
    <w:p w:rsidR="00C36D0F" w:rsidRDefault="00C36D0F"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Hibernate</w:t>
      </w:r>
      <w:r>
        <w:rPr>
          <w:rFonts w:ascii="Arial" w:hAnsi="Arial" w:cs="Arial"/>
          <w:color w:val="222222"/>
          <w:shd w:val="clear" w:color="auto" w:fill="FFFFFF"/>
        </w:rPr>
        <w:t> - </w:t>
      </w:r>
      <w:r>
        <w:rPr>
          <w:rFonts w:ascii="Arial" w:hAnsi="Arial" w:cs="Arial"/>
          <w:b/>
          <w:bCs/>
          <w:color w:val="222222"/>
          <w:shd w:val="clear" w:color="auto" w:fill="FFFFFF"/>
        </w:rPr>
        <w:t>Caching</w:t>
      </w:r>
      <w:r>
        <w:rPr>
          <w:rFonts w:ascii="Arial" w:hAnsi="Arial" w:cs="Arial"/>
          <w:color w:val="222222"/>
          <w:shd w:val="clear" w:color="auto" w:fill="FFFFFF"/>
        </w:rPr>
        <w:t>. </w:t>
      </w:r>
      <w:r>
        <w:rPr>
          <w:rFonts w:ascii="Arial" w:hAnsi="Arial" w:cs="Arial"/>
          <w:b/>
          <w:bCs/>
          <w:color w:val="222222"/>
          <w:shd w:val="clear" w:color="auto" w:fill="FFFFFF"/>
        </w:rPr>
        <w:t>Caching</w:t>
      </w:r>
      <w:r>
        <w:rPr>
          <w:rFonts w:ascii="Arial" w:hAnsi="Arial" w:cs="Arial"/>
          <w:color w:val="222222"/>
          <w:shd w:val="clear" w:color="auto" w:fill="FFFFFF"/>
        </w:rPr>
        <w:t> is a mechanism to enhance the performance of a system. It is a buffer memorythat lies between the application and the database. </w:t>
      </w:r>
      <w:r>
        <w:rPr>
          <w:rFonts w:ascii="Arial" w:hAnsi="Arial" w:cs="Arial"/>
          <w:b/>
          <w:bCs/>
          <w:color w:val="222222"/>
          <w:shd w:val="clear" w:color="auto" w:fill="FFFFFF"/>
        </w:rPr>
        <w:t>Cache</w:t>
      </w:r>
      <w:r>
        <w:rPr>
          <w:rFonts w:ascii="Arial" w:hAnsi="Arial" w:cs="Arial"/>
          <w:color w:val="222222"/>
          <w:shd w:val="clear" w:color="auto" w:fill="FFFFFF"/>
        </w:rPr>
        <w:t> memory stores recently used data items in order to reduce the number of database hits as much as possible.</w:t>
      </w:r>
    </w:p>
    <w:p w:rsidR="00C36D0F" w:rsidRDefault="00C36D0F" w:rsidP="00C36D0F">
      <w:pPr>
        <w:pStyle w:val="Heading2"/>
        <w:rPr>
          <w:rFonts w:ascii="Arial" w:hAnsi="Arial" w:cs="Arial"/>
          <w:sz w:val="35"/>
          <w:szCs w:val="35"/>
        </w:rPr>
      </w:pPr>
      <w:r>
        <w:rPr>
          <w:rFonts w:ascii="Arial" w:hAnsi="Arial" w:cs="Arial"/>
          <w:b/>
          <w:bCs/>
          <w:sz w:val="35"/>
          <w:szCs w:val="35"/>
        </w:rPr>
        <w:t>First-level Cache</w:t>
      </w:r>
    </w:p>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first-level cache is the Session cache and is a mandatory cache through which all requests must pass. The Session object keeps an object under its own power before committing it to the database.</w:t>
      </w:r>
    </w:p>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issue multiple updates to an object, Hibernate tries to delay doing the update as long as possible to reduce the number of update SQL statements issued. If you close the session, all the objects being cached are lost and either persisted or updated in the database.</w:t>
      </w:r>
    </w:p>
    <w:p w:rsidR="00C36D0F" w:rsidRDefault="00C36D0F" w:rsidP="00C36D0F">
      <w:pPr>
        <w:pStyle w:val="Heading2"/>
        <w:rPr>
          <w:rFonts w:ascii="Arial" w:hAnsi="Arial" w:cs="Arial"/>
          <w:color w:val="auto"/>
          <w:sz w:val="35"/>
          <w:szCs w:val="35"/>
        </w:rPr>
      </w:pPr>
      <w:r>
        <w:rPr>
          <w:rFonts w:ascii="Arial" w:hAnsi="Arial" w:cs="Arial"/>
          <w:b/>
          <w:bCs/>
          <w:sz w:val="35"/>
          <w:szCs w:val="35"/>
        </w:rPr>
        <w:t>Second-level Cache</w:t>
      </w:r>
    </w:p>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Second level cache is an optional cache and first-level cache will always be consulted before any attempt is made to locate an object in the second-level cache. The second </w:t>
      </w:r>
      <w:r>
        <w:rPr>
          <w:rFonts w:ascii="Arial" w:hAnsi="Arial" w:cs="Arial"/>
          <w:color w:val="000000"/>
        </w:rPr>
        <w:lastRenderedPageBreak/>
        <w:t>level cache can be configured on a per-class and per-collection basis and mainly responsible for caching objects across sessions.</w:t>
      </w:r>
    </w:p>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Any third-party cache can be used with Hibernate. An </w:t>
      </w:r>
      <w:r>
        <w:rPr>
          <w:rFonts w:ascii="Arial" w:hAnsi="Arial" w:cs="Arial"/>
          <w:b/>
          <w:bCs/>
          <w:color w:val="000000"/>
        </w:rPr>
        <w:t>org.hibernate.cache.CacheProvider</w:t>
      </w:r>
      <w:r>
        <w:rPr>
          <w:rFonts w:ascii="Arial" w:hAnsi="Arial" w:cs="Arial"/>
          <w:color w:val="000000"/>
        </w:rPr>
        <w:t> interface is provided, which must be implemented to provide Hibernate with a handle to the cache implementation.</w:t>
      </w:r>
    </w:p>
    <w:p w:rsidR="00C36D0F" w:rsidRDefault="00C36D0F" w:rsidP="00C36D0F">
      <w:pPr>
        <w:pStyle w:val="Heading2"/>
        <w:rPr>
          <w:rFonts w:ascii="Arial" w:hAnsi="Arial" w:cs="Arial"/>
          <w:color w:val="auto"/>
          <w:sz w:val="35"/>
          <w:szCs w:val="35"/>
        </w:rPr>
      </w:pPr>
      <w:r>
        <w:rPr>
          <w:rFonts w:ascii="Arial" w:hAnsi="Arial" w:cs="Arial"/>
          <w:b/>
          <w:bCs/>
          <w:sz w:val="35"/>
          <w:szCs w:val="35"/>
        </w:rPr>
        <w:t>Query-level Cache</w:t>
      </w:r>
    </w:p>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Hibernate also implements a cache for query resultsets that integrates closely with the second-level cache.</w:t>
      </w:r>
    </w:p>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an optional feature and requires two additional physical cache regions that hold the cached query results and the timestamps when a table was last updated. This is only useful for queries that are run frequently with the same parameters.</w:t>
      </w:r>
    </w:p>
    <w:p w:rsidR="00C36D0F" w:rsidRDefault="00C36D0F" w:rsidP="00C36D0F">
      <w:pPr>
        <w:pStyle w:val="Heading2"/>
        <w:rPr>
          <w:rFonts w:ascii="Arial" w:hAnsi="Arial" w:cs="Arial"/>
          <w:sz w:val="35"/>
          <w:szCs w:val="35"/>
        </w:rPr>
      </w:pPr>
      <w:r>
        <w:rPr>
          <w:rFonts w:ascii="Arial" w:hAnsi="Arial" w:cs="Arial"/>
          <w:b/>
          <w:bCs/>
          <w:sz w:val="35"/>
          <w:szCs w:val="35"/>
        </w:rPr>
        <w:t>Cache Provider</w:t>
      </w:r>
    </w:p>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Your next step after considering the concurrency strategies, you will use your cache candidate classes to pick a cache provider. Hibernate forces you to choose a single cache provider for the whole application.</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161"/>
      </w:tblGrid>
      <w:tr w:rsidR="00C36D0F" w:rsidTr="00C36D0F">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6D0F" w:rsidRDefault="00C36D0F">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6D0F" w:rsidRDefault="00C36D0F">
            <w:pPr>
              <w:spacing w:after="300"/>
              <w:jc w:val="center"/>
              <w:rPr>
                <w:rFonts w:ascii="Arial" w:hAnsi="Arial" w:cs="Arial"/>
                <w:b/>
                <w:bCs/>
                <w:sz w:val="21"/>
                <w:szCs w:val="21"/>
              </w:rPr>
            </w:pPr>
            <w:r>
              <w:rPr>
                <w:rFonts w:ascii="Arial" w:hAnsi="Arial" w:cs="Arial"/>
                <w:b/>
                <w:bCs/>
                <w:sz w:val="21"/>
                <w:szCs w:val="21"/>
              </w:rPr>
              <w:t>Cache Name &amp; Description</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EHCache</w:t>
            </w:r>
          </w:p>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It can cache in memory or on disk and clustered caching and it supports the optional Hibernate query result cache.</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OSCache</w:t>
            </w:r>
          </w:p>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Supports caching to memory and disk in a single JVM with a rich set of expiration policies and query cache support.</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warmCache</w:t>
            </w:r>
          </w:p>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 cluster cache based on JGroups. It uses clustered invalidation, but doesn't support the Hibernate query cache.</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JBoss Cache</w:t>
            </w:r>
          </w:p>
          <w:p w:rsidR="00C36D0F" w:rsidRDefault="00C36D0F">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 fully transactional replicated clustered cache also based on the JGroups multicast library. It supports replication or invalidation, synchronous or asynchronous communication, and optimistic and pessimistic locking. The Hibernate query cache is supported.</w:t>
            </w:r>
          </w:p>
        </w:tc>
      </w:tr>
    </w:tbl>
    <w:p w:rsidR="00C36D0F" w:rsidRDefault="00C36D0F" w:rsidP="00C36D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Every cache provider is not compatible with every concurrency strategy. The following compatibility matrix will help you choose an appropriate combination.</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94"/>
        <w:gridCol w:w="1510"/>
        <w:gridCol w:w="2605"/>
        <w:gridCol w:w="1580"/>
        <w:gridCol w:w="1931"/>
      </w:tblGrid>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6D0F" w:rsidRDefault="00C36D0F">
            <w:pPr>
              <w:spacing w:after="300"/>
              <w:jc w:val="center"/>
              <w:rPr>
                <w:rFonts w:ascii="Arial" w:hAnsi="Arial" w:cs="Arial"/>
                <w:b/>
                <w:bCs/>
                <w:sz w:val="21"/>
                <w:szCs w:val="21"/>
              </w:rPr>
            </w:pPr>
            <w:r>
              <w:rPr>
                <w:rFonts w:ascii="Arial" w:hAnsi="Arial" w:cs="Arial"/>
                <w:b/>
                <w:bCs/>
                <w:sz w:val="21"/>
                <w:szCs w:val="21"/>
              </w:rPr>
              <w:t>Strategy/Provider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6D0F" w:rsidRDefault="00C36D0F">
            <w:pPr>
              <w:spacing w:after="300"/>
              <w:jc w:val="center"/>
              <w:rPr>
                <w:rFonts w:ascii="Arial" w:hAnsi="Arial" w:cs="Arial"/>
                <w:b/>
                <w:bCs/>
                <w:sz w:val="21"/>
                <w:szCs w:val="21"/>
              </w:rPr>
            </w:pPr>
            <w:r>
              <w:rPr>
                <w:rFonts w:ascii="Arial" w:hAnsi="Arial" w:cs="Arial"/>
                <w:b/>
                <w:bCs/>
                <w:sz w:val="21"/>
                <w:szCs w:val="21"/>
              </w:rPr>
              <w:t>Read-only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6D0F" w:rsidRDefault="00C36D0F">
            <w:pPr>
              <w:spacing w:after="300"/>
              <w:jc w:val="center"/>
              <w:rPr>
                <w:rFonts w:ascii="Arial" w:hAnsi="Arial" w:cs="Arial"/>
                <w:b/>
                <w:bCs/>
                <w:sz w:val="21"/>
                <w:szCs w:val="21"/>
              </w:rPr>
            </w:pPr>
            <w:r>
              <w:rPr>
                <w:rFonts w:ascii="Arial" w:hAnsi="Arial" w:cs="Arial"/>
                <w:b/>
                <w:bCs/>
                <w:sz w:val="21"/>
                <w:szCs w:val="21"/>
              </w:rPr>
              <w:t>Nonstrictread-write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6D0F" w:rsidRDefault="00C36D0F">
            <w:pPr>
              <w:spacing w:after="300"/>
              <w:jc w:val="center"/>
              <w:rPr>
                <w:rFonts w:ascii="Arial" w:hAnsi="Arial" w:cs="Arial"/>
                <w:b/>
                <w:bCs/>
                <w:sz w:val="21"/>
                <w:szCs w:val="21"/>
              </w:rPr>
            </w:pPr>
            <w:r>
              <w:rPr>
                <w:rFonts w:ascii="Arial" w:hAnsi="Arial" w:cs="Arial"/>
                <w:b/>
                <w:bCs/>
                <w:sz w:val="21"/>
                <w:szCs w:val="21"/>
              </w:rPr>
              <w:t>Read-write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6D0F" w:rsidRDefault="00C36D0F">
            <w:pPr>
              <w:spacing w:after="300"/>
              <w:jc w:val="center"/>
              <w:rPr>
                <w:rFonts w:ascii="Arial" w:hAnsi="Arial" w:cs="Arial"/>
                <w:b/>
                <w:bCs/>
                <w:sz w:val="21"/>
                <w:szCs w:val="21"/>
              </w:rPr>
            </w:pPr>
            <w:r>
              <w:rPr>
                <w:rFonts w:ascii="Arial" w:hAnsi="Arial" w:cs="Arial"/>
                <w:b/>
                <w:bCs/>
                <w:sz w:val="21"/>
                <w:szCs w:val="21"/>
              </w:rPr>
              <w:t>Transactional</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lastRenderedPageBreak/>
              <w:t>EHCache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 </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OSCache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 </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SwarmCache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 </w:t>
            </w:r>
          </w:p>
        </w:tc>
      </w:tr>
      <w:tr w:rsidR="00C36D0F" w:rsidTr="00C36D0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JBoss 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6D0F" w:rsidRDefault="00C36D0F">
            <w:pPr>
              <w:spacing w:after="300"/>
              <w:jc w:val="center"/>
              <w:rPr>
                <w:rFonts w:ascii="Arial" w:hAnsi="Arial" w:cs="Arial"/>
                <w:sz w:val="21"/>
                <w:szCs w:val="21"/>
              </w:rPr>
            </w:pPr>
            <w:r>
              <w:rPr>
                <w:rFonts w:ascii="Arial" w:hAnsi="Arial" w:cs="Arial"/>
                <w:sz w:val="21"/>
                <w:szCs w:val="21"/>
              </w:rPr>
              <w:t>X</w:t>
            </w:r>
          </w:p>
        </w:tc>
      </w:tr>
    </w:tbl>
    <w:p w:rsidR="00C36D0F"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 mappings one to many,many to one many to many</w:t>
      </w:r>
    </w:p>
    <w:p w:rsidR="00D866B4" w:rsidRDefault="00D866B4" w:rsidP="00D866B4">
      <w:pPr>
        <w:pStyle w:val="Heading2"/>
        <w:shd w:val="clear" w:color="auto" w:fill="FFFFFF"/>
        <w:spacing w:before="480" w:after="240"/>
        <w:rPr>
          <w:rFonts w:ascii="Segoe UI" w:hAnsi="Segoe UI" w:cs="Segoe UI"/>
          <w:color w:val="272727"/>
          <w:sz w:val="42"/>
          <w:szCs w:val="42"/>
        </w:rPr>
      </w:pPr>
      <w:r>
        <w:rPr>
          <w:rFonts w:ascii="Segoe UI" w:hAnsi="Segoe UI" w:cs="Segoe UI"/>
          <w:color w:val="272727"/>
          <w:sz w:val="42"/>
          <w:szCs w:val="42"/>
        </w:rPr>
        <w:t>When to use one to many mapping</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Use one to mapping to create </w:t>
      </w:r>
      <w:r>
        <w:rPr>
          <w:rStyle w:val="Strong"/>
          <w:rFonts w:ascii="Segoe UI" w:hAnsi="Segoe UI" w:cs="Segoe UI"/>
          <w:color w:val="272727"/>
        </w:rPr>
        <w:t>1..N relationship</w:t>
      </w:r>
      <w:r>
        <w:rPr>
          <w:rFonts w:ascii="Segoe UI" w:hAnsi="Segoe UI" w:cs="Segoe UI"/>
          <w:color w:val="272727"/>
        </w:rPr>
        <w:t> between entities or objects.</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For example, we have to write two entities i.e. </w:t>
      </w:r>
      <w:r>
        <w:rPr>
          <w:rStyle w:val="HTMLCode"/>
          <w:rFonts w:ascii="Consolas" w:hAnsi="Consolas"/>
          <w:color w:val="37474F"/>
          <w:sz w:val="22"/>
          <w:szCs w:val="22"/>
          <w:shd w:val="clear" w:color="auto" w:fill="F1F3F4"/>
        </w:rPr>
        <w:t>EmployeeEntity</w:t>
      </w:r>
      <w:r>
        <w:rPr>
          <w:rFonts w:ascii="Segoe UI" w:hAnsi="Segoe UI" w:cs="Segoe UI"/>
          <w:color w:val="272727"/>
        </w:rPr>
        <w:t> and </w:t>
      </w:r>
      <w:r>
        <w:rPr>
          <w:rStyle w:val="HTMLCode"/>
          <w:rFonts w:ascii="Consolas" w:hAnsi="Consolas"/>
          <w:color w:val="37474F"/>
          <w:sz w:val="22"/>
          <w:szCs w:val="22"/>
          <w:shd w:val="clear" w:color="auto" w:fill="F1F3F4"/>
        </w:rPr>
        <w:t>AccountEntity</w:t>
      </w:r>
      <w:r>
        <w:rPr>
          <w:rFonts w:ascii="Segoe UI" w:hAnsi="Segoe UI" w:cs="Segoe UI"/>
          <w:color w:val="272727"/>
        </w:rPr>
        <w:t> such that multiple accounts can be associated with a single employee, but one single account can not be shared between two or more employees.</w:t>
      </w:r>
    </w:p>
    <w:p w:rsidR="00D866B4" w:rsidRDefault="00D866B4" w:rsidP="00D866B4">
      <w:pPr>
        <w:pStyle w:val="Heading2"/>
        <w:shd w:val="clear" w:color="auto" w:fill="FFFFFF"/>
        <w:spacing w:before="480" w:after="240"/>
        <w:rPr>
          <w:rFonts w:ascii="Segoe UI" w:hAnsi="Segoe UI" w:cs="Segoe UI"/>
          <w:color w:val="272727"/>
          <w:sz w:val="42"/>
          <w:szCs w:val="42"/>
        </w:rPr>
      </w:pPr>
      <w:r>
        <w:rPr>
          <w:rFonts w:ascii="Segoe UI" w:hAnsi="Segoe UI" w:cs="Segoe UI"/>
          <w:color w:val="272727"/>
          <w:sz w:val="42"/>
          <w:szCs w:val="42"/>
        </w:rPr>
        <w:t>Hibernate one to many mapping solutions</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This problem can be solved in two different ways.</w:t>
      </w:r>
    </w:p>
    <w:p w:rsidR="00D866B4" w:rsidRDefault="00D866B4" w:rsidP="0013606E">
      <w:pPr>
        <w:numPr>
          <w:ilvl w:val="0"/>
          <w:numId w:val="35"/>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One is to have a </w:t>
      </w:r>
      <w:r>
        <w:rPr>
          <w:rStyle w:val="Strong"/>
          <w:rFonts w:ascii="Segoe UI" w:hAnsi="Segoe UI" w:cs="Segoe UI"/>
          <w:color w:val="272727"/>
        </w:rPr>
        <w:t>foreign key column</w:t>
      </w:r>
      <w:r>
        <w:rPr>
          <w:rFonts w:ascii="Segoe UI" w:hAnsi="Segoe UI" w:cs="Segoe UI"/>
          <w:color w:val="272727"/>
        </w:rPr>
        <w:t> in account table i.e. </w:t>
      </w:r>
      <w:r>
        <w:rPr>
          <w:rStyle w:val="HTMLCode"/>
          <w:rFonts w:ascii="Consolas" w:eastAsiaTheme="minorHAnsi" w:hAnsi="Consolas"/>
          <w:color w:val="37474F"/>
          <w:shd w:val="clear" w:color="auto" w:fill="F1F3F4"/>
        </w:rPr>
        <w:t>EMPLOYEE_ID</w:t>
      </w:r>
      <w:r>
        <w:rPr>
          <w:rFonts w:ascii="Segoe UI" w:hAnsi="Segoe UI" w:cs="Segoe UI"/>
          <w:color w:val="272727"/>
        </w:rPr>
        <w:t>. This column will refer to primary key of </w:t>
      </w:r>
      <w:r>
        <w:rPr>
          <w:rStyle w:val="HTMLCode"/>
          <w:rFonts w:ascii="Consolas" w:eastAsiaTheme="minorHAnsi" w:hAnsi="Consolas"/>
          <w:color w:val="37474F"/>
          <w:shd w:val="clear" w:color="auto" w:fill="F1F3F4"/>
        </w:rPr>
        <w:t>Employee</w:t>
      </w:r>
      <w:r>
        <w:rPr>
          <w:rFonts w:ascii="Segoe UI" w:hAnsi="Segoe UI" w:cs="Segoe UI"/>
          <w:color w:val="272727"/>
        </w:rPr>
        <w:t> table. This way no two accounts can be associated with multiple employees. Obviously, account number needs to be unique for enforcing this restriction.</w:t>
      </w:r>
    </w:p>
    <w:p w:rsidR="00D866B4" w:rsidRDefault="00D866B4" w:rsidP="0013606E">
      <w:pPr>
        <w:numPr>
          <w:ilvl w:val="0"/>
          <w:numId w:val="35"/>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Second approach is to have a common </w:t>
      </w:r>
      <w:r>
        <w:rPr>
          <w:rStyle w:val="Strong"/>
          <w:rFonts w:ascii="Segoe UI" w:hAnsi="Segoe UI" w:cs="Segoe UI"/>
          <w:color w:val="272727"/>
        </w:rPr>
        <w:t>join table</w:t>
      </w:r>
      <w:r>
        <w:rPr>
          <w:rFonts w:ascii="Segoe UI" w:hAnsi="Segoe UI" w:cs="Segoe UI"/>
          <w:color w:val="272727"/>
        </w:rPr>
        <w:t> lets say </w:t>
      </w:r>
      <w:r>
        <w:rPr>
          <w:rStyle w:val="HTMLCode"/>
          <w:rFonts w:ascii="Consolas" w:eastAsiaTheme="minorHAnsi" w:hAnsi="Consolas"/>
          <w:color w:val="37474F"/>
          <w:shd w:val="clear" w:color="auto" w:fill="F1F3F4"/>
        </w:rPr>
        <w:t>EMPLOYEE_ACCOUNT</w:t>
      </w:r>
      <w:r>
        <w:rPr>
          <w:rFonts w:ascii="Segoe UI" w:hAnsi="Segoe UI" w:cs="Segoe UI"/>
          <w:color w:val="272727"/>
        </w:rPr>
        <w:t>. This table will have two column i.e. </w:t>
      </w:r>
      <w:r>
        <w:rPr>
          <w:rStyle w:val="HTMLCode"/>
          <w:rFonts w:ascii="Consolas" w:eastAsiaTheme="minorHAnsi" w:hAnsi="Consolas"/>
          <w:color w:val="37474F"/>
          <w:shd w:val="clear" w:color="auto" w:fill="F1F3F4"/>
        </w:rPr>
        <w:t>EMP_ID</w:t>
      </w:r>
      <w:r>
        <w:rPr>
          <w:rFonts w:ascii="Segoe UI" w:hAnsi="Segoe UI" w:cs="Segoe UI"/>
          <w:color w:val="272727"/>
        </w:rPr>
        <w:t> which will be foreign key referring to primary key in </w:t>
      </w:r>
      <w:r>
        <w:rPr>
          <w:rStyle w:val="HTMLCode"/>
          <w:rFonts w:ascii="Consolas" w:eastAsiaTheme="minorHAnsi" w:hAnsi="Consolas"/>
          <w:color w:val="37474F"/>
          <w:shd w:val="clear" w:color="auto" w:fill="F1F3F4"/>
        </w:rPr>
        <w:t>EMPLOYEE</w:t>
      </w:r>
      <w:r>
        <w:rPr>
          <w:rFonts w:ascii="Segoe UI" w:hAnsi="Segoe UI" w:cs="Segoe UI"/>
          <w:color w:val="272727"/>
        </w:rPr>
        <w:t> table and similarly </w:t>
      </w:r>
      <w:r>
        <w:rPr>
          <w:rStyle w:val="HTMLCode"/>
          <w:rFonts w:ascii="Consolas" w:eastAsiaTheme="minorHAnsi" w:hAnsi="Consolas"/>
          <w:color w:val="37474F"/>
          <w:shd w:val="clear" w:color="auto" w:fill="F1F3F4"/>
        </w:rPr>
        <w:t>ACCOUNT_ID</w:t>
      </w:r>
      <w:r>
        <w:rPr>
          <w:rFonts w:ascii="Segoe UI" w:hAnsi="Segoe UI" w:cs="Segoe UI"/>
          <w:color w:val="272727"/>
        </w:rPr>
        <w:t> which will be foreign key referring to primary key of </w:t>
      </w:r>
      <w:r>
        <w:rPr>
          <w:rStyle w:val="HTMLCode"/>
          <w:rFonts w:ascii="Consolas" w:eastAsiaTheme="minorHAnsi" w:hAnsi="Consolas"/>
          <w:color w:val="37474F"/>
          <w:shd w:val="clear" w:color="auto" w:fill="F1F3F4"/>
        </w:rPr>
        <w:t>ACCOUNT</w:t>
      </w:r>
      <w:r>
        <w:rPr>
          <w:rFonts w:ascii="Segoe UI" w:hAnsi="Segoe UI" w:cs="Segoe UI"/>
          <w:color w:val="272727"/>
        </w:rPr>
        <w:t> table.</w:t>
      </w:r>
    </w:p>
    <w:p w:rsidR="00D866B4" w:rsidRDefault="00D866B4" w:rsidP="00D866B4">
      <w:pPr>
        <w:pStyle w:val="Heading2"/>
        <w:shd w:val="clear" w:color="auto" w:fill="FFFFFF"/>
        <w:spacing w:before="480" w:after="240"/>
        <w:rPr>
          <w:rFonts w:ascii="Segoe UI" w:hAnsi="Segoe UI" w:cs="Segoe UI"/>
          <w:color w:val="272727"/>
          <w:sz w:val="42"/>
          <w:szCs w:val="42"/>
        </w:rPr>
      </w:pPr>
      <w:r>
        <w:rPr>
          <w:rFonts w:ascii="Segoe UI" w:hAnsi="Segoe UI" w:cs="Segoe UI"/>
          <w:color w:val="272727"/>
          <w:sz w:val="42"/>
          <w:szCs w:val="42"/>
        </w:rPr>
        <w:lastRenderedPageBreak/>
        <w:t>1. Hibernate one to many mapping with foreign key association</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In this approach, </w:t>
      </w:r>
      <w:r>
        <w:rPr>
          <w:rStyle w:val="Strong"/>
          <w:rFonts w:ascii="Segoe UI" w:hAnsi="Segoe UI" w:cs="Segoe UI"/>
          <w:color w:val="272727"/>
        </w:rPr>
        <w:t>both entity will be responsible for making the relationship</w:t>
      </w:r>
      <w:r>
        <w:rPr>
          <w:rFonts w:ascii="Segoe UI" w:hAnsi="Segoe UI" w:cs="Segoe UI"/>
          <w:color w:val="272727"/>
        </w:rPr>
        <w:t> and maintaining it. </w:t>
      </w:r>
      <w:r>
        <w:rPr>
          <w:rStyle w:val="HTMLCode"/>
          <w:rFonts w:ascii="Consolas" w:hAnsi="Consolas"/>
          <w:color w:val="37474F"/>
          <w:sz w:val="22"/>
          <w:szCs w:val="22"/>
          <w:shd w:val="clear" w:color="auto" w:fill="F1F3F4"/>
        </w:rPr>
        <w:t>EmployeeEntity</w:t>
      </w:r>
      <w:r>
        <w:rPr>
          <w:rFonts w:ascii="Segoe UI" w:hAnsi="Segoe UI" w:cs="Segoe UI"/>
          <w:color w:val="272727"/>
        </w:rPr>
        <w:t> should declare that relationship is one to many, and </w:t>
      </w:r>
      <w:r>
        <w:rPr>
          <w:rStyle w:val="HTMLCode"/>
          <w:rFonts w:ascii="Consolas" w:hAnsi="Consolas"/>
          <w:color w:val="37474F"/>
          <w:sz w:val="22"/>
          <w:szCs w:val="22"/>
          <w:shd w:val="clear" w:color="auto" w:fill="F1F3F4"/>
        </w:rPr>
        <w:t>AccountEntity</w:t>
      </w:r>
      <w:r>
        <w:rPr>
          <w:rFonts w:ascii="Segoe UI" w:hAnsi="Segoe UI" w:cs="Segoe UI"/>
          <w:color w:val="272727"/>
        </w:rPr>
        <w:t> should declare that relationship from its end is many to one.</w:t>
      </w:r>
    </w:p>
    <w:p w:rsidR="00D866B4" w:rsidRDefault="00D866B4" w:rsidP="00D866B4">
      <w:pPr>
        <w:pStyle w:val="Heading4"/>
        <w:shd w:val="clear" w:color="auto" w:fill="FFFFFF"/>
        <w:spacing w:before="450" w:beforeAutospacing="0" w:after="270" w:afterAutospacing="0"/>
        <w:rPr>
          <w:rFonts w:ascii="Segoe UI" w:hAnsi="Segoe UI" w:cs="Segoe UI"/>
          <w:color w:val="272727"/>
        </w:rPr>
      </w:pPr>
      <w:r>
        <w:rPr>
          <w:rFonts w:ascii="Segoe UI" w:hAnsi="Segoe UI" w:cs="Segoe UI"/>
          <w:color w:val="272727"/>
        </w:rPr>
        <w:t>1.1. Design one to many mapping relationship</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Lets first see the schema design.</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noProof/>
          <w:color w:val="272727"/>
        </w:rPr>
        <w:drawing>
          <wp:inline distT="0" distB="0" distL="0" distR="0">
            <wp:extent cx="4629150" cy="1524000"/>
            <wp:effectExtent l="0" t="0" r="0" b="0"/>
            <wp:docPr id="18" name="Picture 18" descr="one To Many association in hiberate using foreig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ne To Many association in hiberate using foreign ke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0" cy="1524000"/>
                    </a:xfrm>
                    <a:prstGeom prst="rect">
                      <a:avLst/>
                    </a:prstGeom>
                    <a:noFill/>
                    <a:ln>
                      <a:noFill/>
                    </a:ln>
                  </pic:spPr>
                </pic:pic>
              </a:graphicData>
            </a:graphic>
          </wp:inline>
        </w:drawing>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@Entity(name = "ForeignKeyAssoEntity")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@Table(name = "Employee", uniqueConstraints =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@UniqueConstraint(columnNames = "ID"),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@UniqueConstraint(columnNames = "EMAIL")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public</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class</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EmployeeEntity implements</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Serializable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static</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final</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long</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serialVersionUID = -1798070786993154676L;</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@GeneratedValue(strategy = GenerationType.IDENTITY)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"ID", unique = true, nullable = false)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Integer employeeId;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"EMAIL", unique = true, nullable = false, length = 100)</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String email;</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"FIRST_NAME", unique = false, nullable = false, length = 100)</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String firstName;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"LAST_NAME", unique = false, nullable = false, length = 100)</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String lastName;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@OneToMany(cascade=CascadeType.ALL)</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@JoinColumn(name="EMPLOYEE_ID")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Set&lt;AccountEntity&gt; accounts;</w:t>
      </w:r>
    </w:p>
    <w:p w:rsidR="00D866B4" w:rsidRDefault="00D866B4"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D866B4" w:rsidRDefault="00D866B4" w:rsidP="002E3E77">
      <w:pPr>
        <w:pStyle w:val="NormalWeb"/>
        <w:shd w:val="clear" w:color="auto" w:fill="FFFFFF"/>
        <w:spacing w:before="90" w:beforeAutospacing="0" w:after="90" w:afterAutospacing="0"/>
        <w:rPr>
          <w:rFonts w:ascii="Segoe UI" w:hAnsi="Segoe UI" w:cs="Segoe UI"/>
          <w:color w:val="272727"/>
          <w:shd w:val="clear" w:color="auto" w:fill="FFFFFF"/>
        </w:rPr>
      </w:pPr>
      <w:r>
        <w:rPr>
          <w:rStyle w:val="Strong"/>
          <w:rFonts w:ascii="Segoe UI" w:hAnsi="Segoe UI" w:cs="Segoe UI"/>
          <w:color w:val="272727"/>
          <w:shd w:val="clear" w:color="auto" w:fill="FFFFFF"/>
        </w:rPr>
        <w:lastRenderedPageBreak/>
        <w:t>Hibernate many to many mapping</w:t>
      </w:r>
      <w:r>
        <w:rPr>
          <w:rFonts w:ascii="Segoe UI" w:hAnsi="Segoe UI" w:cs="Segoe UI"/>
          <w:color w:val="272727"/>
          <w:shd w:val="clear" w:color="auto" w:fill="FFFFFF"/>
        </w:rPr>
        <w:t> is made between two entities where one can have relation with multiple other entity instances. For example, for a subscription service </w:t>
      </w:r>
      <w:r>
        <w:rPr>
          <w:rStyle w:val="HTMLCode"/>
          <w:rFonts w:ascii="Consolas" w:hAnsi="Consolas"/>
          <w:color w:val="37474F"/>
          <w:sz w:val="22"/>
          <w:szCs w:val="22"/>
          <w:shd w:val="clear" w:color="auto" w:fill="F1F3F4"/>
        </w:rPr>
        <w:t>SubscriptionEntity</w:t>
      </w:r>
      <w:r>
        <w:rPr>
          <w:rFonts w:ascii="Segoe UI" w:hAnsi="Segoe UI" w:cs="Segoe UI"/>
          <w:color w:val="272727"/>
          <w:shd w:val="clear" w:color="auto" w:fill="FFFFFF"/>
        </w:rPr>
        <w:t> and </w:t>
      </w:r>
      <w:r>
        <w:rPr>
          <w:rStyle w:val="HTMLCode"/>
          <w:rFonts w:ascii="Consolas" w:hAnsi="Consolas"/>
          <w:color w:val="37474F"/>
          <w:sz w:val="22"/>
          <w:szCs w:val="22"/>
          <w:shd w:val="clear" w:color="auto" w:fill="F1F3F4"/>
        </w:rPr>
        <w:t>ReaderEntity</w:t>
      </w:r>
      <w:r>
        <w:rPr>
          <w:rFonts w:ascii="Segoe UI" w:hAnsi="Segoe UI" w:cs="Segoe UI"/>
          <w:color w:val="272727"/>
          <w:shd w:val="clear" w:color="auto" w:fill="FFFFFF"/>
        </w:rPr>
        <w:t xml:space="preserve"> can be two type of entities. Any subscription can have multiple readers, where a reader can subscribe to multiple subscriptions. </w:t>
      </w:r>
    </w:p>
    <w:p w:rsidR="00D866B4" w:rsidRDefault="00D866B4" w:rsidP="00D866B4">
      <w:pPr>
        <w:pStyle w:val="Heading2"/>
        <w:shd w:val="clear" w:color="auto" w:fill="FFFFFF"/>
        <w:spacing w:before="480" w:after="240"/>
        <w:rPr>
          <w:rFonts w:ascii="Segoe UI" w:hAnsi="Segoe UI" w:cs="Segoe UI"/>
          <w:color w:val="272727"/>
          <w:sz w:val="42"/>
          <w:szCs w:val="42"/>
        </w:rPr>
      </w:pPr>
      <w:r>
        <w:rPr>
          <w:rFonts w:ascii="Segoe UI" w:hAnsi="Segoe UI" w:cs="Segoe UI"/>
          <w:color w:val="272727"/>
          <w:sz w:val="42"/>
          <w:szCs w:val="42"/>
        </w:rPr>
        <w:t>Hibernate many to many mapping design</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To demonstrate many to many mapping using hibernate annotations, we will associate two entities i.e. </w:t>
      </w:r>
      <w:r>
        <w:rPr>
          <w:rStyle w:val="HTMLCode"/>
          <w:rFonts w:ascii="Consolas" w:hAnsi="Consolas"/>
          <w:color w:val="37474F"/>
          <w:sz w:val="22"/>
          <w:szCs w:val="22"/>
          <w:shd w:val="clear" w:color="auto" w:fill="F1F3F4"/>
        </w:rPr>
        <w:t>ReaderEntity</w:t>
      </w:r>
      <w:r>
        <w:rPr>
          <w:rFonts w:ascii="Segoe UI" w:hAnsi="Segoe UI" w:cs="Segoe UI"/>
          <w:color w:val="272727"/>
        </w:rPr>
        <w:t> and </w:t>
      </w:r>
      <w:r>
        <w:rPr>
          <w:rStyle w:val="HTMLCode"/>
          <w:rFonts w:ascii="Consolas" w:hAnsi="Consolas"/>
          <w:color w:val="37474F"/>
          <w:sz w:val="22"/>
          <w:szCs w:val="22"/>
          <w:shd w:val="clear" w:color="auto" w:fill="F1F3F4"/>
        </w:rPr>
        <w:t>SubscriptionEntity</w:t>
      </w:r>
      <w:r>
        <w:rPr>
          <w:rFonts w:ascii="Segoe UI" w:hAnsi="Segoe UI" w:cs="Segoe UI"/>
          <w:color w:val="272727"/>
        </w:rPr>
        <w:t>.</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Their database schema should look like this. Using these tables, any application can save multiple associations between readers and subscriptions.</w:t>
      </w:r>
    </w:p>
    <w:p w:rsidR="00D866B4" w:rsidRDefault="00D866B4" w:rsidP="00D866B4">
      <w:pPr>
        <w:pStyle w:val="NormalWeb"/>
        <w:shd w:val="clear" w:color="auto" w:fill="FFFFFF"/>
        <w:spacing w:before="150" w:beforeAutospacing="0" w:after="240" w:afterAutospacing="0"/>
        <w:rPr>
          <w:rFonts w:ascii="Segoe UI" w:hAnsi="Segoe UI" w:cs="Segoe UI"/>
          <w:color w:val="272727"/>
        </w:rPr>
      </w:pPr>
      <w:r>
        <w:rPr>
          <w:rFonts w:ascii="Segoe UI" w:hAnsi="Segoe UI" w:cs="Segoe UI"/>
          <w:noProof/>
          <w:color w:val="272727"/>
        </w:rPr>
        <w:drawing>
          <wp:inline distT="0" distB="0" distL="0" distR="0">
            <wp:extent cx="6391275" cy="1524000"/>
            <wp:effectExtent l="0" t="0" r="9525" b="0"/>
            <wp:docPr id="19" name="Picture 19" descr="many-to-many-hibernate-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ny-to-many-hibernate-ma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1275" cy="1524000"/>
                    </a:xfrm>
                    <a:prstGeom prst="rect">
                      <a:avLst/>
                    </a:prstGeom>
                    <a:noFill/>
                    <a:ln>
                      <a:noFill/>
                    </a:ln>
                  </pic:spPr>
                </pic:pic>
              </a:graphicData>
            </a:graphic>
          </wp:inline>
        </w:drawing>
      </w:r>
    </w:p>
    <w:p w:rsidR="00D866B4" w:rsidRDefault="00D866B4" w:rsidP="00D866B4">
      <w:pPr>
        <w:pStyle w:val="Heading2"/>
        <w:shd w:val="clear" w:color="auto" w:fill="FFFFFF"/>
        <w:spacing w:before="480" w:after="240"/>
        <w:rPr>
          <w:rFonts w:ascii="Segoe UI" w:hAnsi="Segoe UI" w:cs="Segoe UI"/>
          <w:color w:val="272727"/>
          <w:sz w:val="42"/>
          <w:szCs w:val="42"/>
        </w:rPr>
      </w:pPr>
      <w:r>
        <w:rPr>
          <w:rFonts w:ascii="Segoe UI" w:hAnsi="Segoe UI" w:cs="Segoe UI"/>
          <w:color w:val="272727"/>
          <w:sz w:val="42"/>
          <w:szCs w:val="42"/>
        </w:rPr>
        <w:t>Owner 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@Entity(name = "ReaderEntity")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@Table(name = "READER", uniqueConstraints =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@UniqueConstraint(columnNames = "ID"),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@UniqueConstraint(columnNames = "EMAIL")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public</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class</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ReaderEntity implements</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 xml:space="preserve">Serializable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static</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final</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long</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serialVersionUID = -1798070786993154676L;</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@GeneratedValue(strategy = GenerationType.IDENTITY)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"ID", unique = true, nullable = false)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Integer readerId;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"EMAIL", unique = true, nullable = false, length = 100)</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String email;</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"FIRST_NAME", unique = false, nullable = false, length = 100)</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String firstName;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"LAST_NAME", unique = false, nullable = false, length = 100)</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String lastName;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lastRenderedPageBreak/>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@ManyToMany(cascade=CascadeType.ALL)</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@JoinTable(name="READER_SUBSCRIPTIONS", joinColumns={@JoinColumn(referencedColumnName="ID")}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 xml:space="preserve">, inverseJoinColumns={@JoinColumn(referencedColumnName="ID")})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Set&lt;SubscriptionEntity&gt; subscriptions;</w:t>
      </w:r>
    </w:p>
    <w:p w:rsidR="00D866B4" w:rsidRDefault="00D866B4"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D866B4" w:rsidRDefault="00D866B4" w:rsidP="00D866B4">
      <w:pPr>
        <w:pStyle w:val="Heading2"/>
        <w:shd w:val="clear" w:color="auto" w:fill="FFFFFF"/>
        <w:spacing w:before="480" w:after="240"/>
        <w:rPr>
          <w:rFonts w:ascii="Segoe UI" w:hAnsi="Segoe UI" w:cs="Segoe UI"/>
          <w:color w:val="272727"/>
          <w:sz w:val="42"/>
          <w:szCs w:val="42"/>
        </w:rPr>
      </w:pPr>
      <w:r>
        <w:rPr>
          <w:rFonts w:ascii="Segoe UI" w:hAnsi="Segoe UI" w:cs="Segoe UI"/>
          <w:color w:val="272727"/>
          <w:sz w:val="42"/>
          <w:szCs w:val="42"/>
        </w:rPr>
        <w:t>Mapped 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@Entity(name = "SubscriptionEntity")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@Table(name = "SUBSCRIPTION", uniqueConstraints =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@UniqueConstraint(columnNames = "ID")})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public</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class</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SubscriptionEntity implements</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 xml:space="preserve">Serializable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static</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final</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long</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serialVersionUID = -6790693372846798580L;</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@GeneratedValue(strategy = GenerationType.IDENTITY)</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"ID", unique = true, nullable = false)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Integer subscriptionId;</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@Column(name = "SUBS_NAME", unique = true, nullable = false, length = 100)</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String subscriptionName;</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@ManyToMany(mappedBy="subscriptions")</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private</w:t>
      </w:r>
      <w:r w:rsidRPr="00D866B4">
        <w:rPr>
          <w:rFonts w:ascii="Courier New" w:eastAsia="Times New Roman" w:hAnsi="Courier New" w:cs="Courier New"/>
          <w:color w:val="272727"/>
          <w:sz w:val="21"/>
          <w:szCs w:val="21"/>
          <w:lang w:eastAsia="en-IN"/>
        </w:rPr>
        <w:t xml:space="preserve"> </w:t>
      </w:r>
      <w:r w:rsidRPr="00D866B4">
        <w:rPr>
          <w:rFonts w:ascii="Courier New" w:eastAsia="Times New Roman" w:hAnsi="Courier New" w:cs="Courier New"/>
          <w:color w:val="272727"/>
          <w:sz w:val="20"/>
          <w:szCs w:val="20"/>
          <w:lang w:eastAsia="en-IN"/>
        </w:rPr>
        <w:t>Set&lt;ReaderEntity&gt; readers;</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1"/>
          <w:szCs w:val="21"/>
          <w:lang w:eastAsia="en-IN"/>
        </w:rPr>
        <w:t> </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37474F"/>
          <w:sz w:val="20"/>
          <w:szCs w:val="20"/>
          <w:lang w:eastAsia="en-IN"/>
        </w:rPr>
        <w:t>    </w:t>
      </w:r>
      <w:r w:rsidRPr="00D866B4">
        <w:rPr>
          <w:rFonts w:ascii="Courier New" w:eastAsia="Times New Roman" w:hAnsi="Courier New" w:cs="Courier New"/>
          <w:color w:val="272727"/>
          <w:sz w:val="20"/>
          <w:szCs w:val="20"/>
          <w:lang w:eastAsia="en-IN"/>
        </w:rPr>
        <w:t>//Getters and setters</w:t>
      </w:r>
    </w:p>
    <w:p w:rsidR="00D866B4" w:rsidRPr="00D866B4" w:rsidRDefault="00D866B4" w:rsidP="00D866B4">
      <w:pPr>
        <w:spacing w:after="0" w:line="240" w:lineRule="auto"/>
        <w:rPr>
          <w:rFonts w:ascii="Courier New" w:eastAsia="Times New Roman" w:hAnsi="Courier New" w:cs="Courier New"/>
          <w:color w:val="272727"/>
          <w:sz w:val="21"/>
          <w:szCs w:val="21"/>
          <w:lang w:eastAsia="en-IN"/>
        </w:rPr>
      </w:pPr>
      <w:r w:rsidRPr="00D866B4">
        <w:rPr>
          <w:rFonts w:ascii="Courier New" w:eastAsia="Times New Roman" w:hAnsi="Courier New" w:cs="Courier New"/>
          <w:color w:val="272727"/>
          <w:sz w:val="20"/>
          <w:szCs w:val="20"/>
          <w:lang w:eastAsia="en-IN"/>
        </w:rPr>
        <w:t>}</w:t>
      </w:r>
    </w:p>
    <w:p w:rsidR="00D866B4" w:rsidRDefault="00D866B4"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834ACF"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 why sessionfactory is threadsafe</w:t>
      </w:r>
    </w:p>
    <w:p w:rsidR="00834ACF" w:rsidRPr="00834ACF" w:rsidRDefault="00834ACF" w:rsidP="0013606E">
      <w:pPr>
        <w:numPr>
          <w:ilvl w:val="0"/>
          <w:numId w:val="36"/>
        </w:numPr>
        <w:shd w:val="clear" w:color="auto" w:fill="FFFFFF"/>
        <w:spacing w:after="0" w:line="351" w:lineRule="atLeast"/>
        <w:ind w:left="360"/>
        <w:textAlignment w:val="baseline"/>
        <w:rPr>
          <w:rFonts w:ascii="Verdana" w:eastAsia="Times New Roman" w:hAnsi="Verdana" w:cs="Times New Roman"/>
          <w:color w:val="333333"/>
          <w:sz w:val="20"/>
          <w:szCs w:val="20"/>
          <w:lang w:eastAsia="en-IN"/>
        </w:rPr>
      </w:pPr>
      <w:r w:rsidRPr="00834ACF">
        <w:rPr>
          <w:rFonts w:ascii="Verdana" w:eastAsia="Times New Roman" w:hAnsi="Verdana" w:cs="Times New Roman"/>
          <w:color w:val="333333"/>
          <w:sz w:val="20"/>
          <w:szCs w:val="20"/>
          <w:lang w:eastAsia="en-IN"/>
        </w:rPr>
        <w:t>SessionFactory  is a factory to hibernate Session objects.</w:t>
      </w:r>
    </w:p>
    <w:p w:rsidR="00834ACF" w:rsidRPr="00834ACF" w:rsidRDefault="00834ACF" w:rsidP="0013606E">
      <w:pPr>
        <w:numPr>
          <w:ilvl w:val="0"/>
          <w:numId w:val="36"/>
        </w:numPr>
        <w:shd w:val="clear" w:color="auto" w:fill="FFFFFF"/>
        <w:spacing w:after="0" w:line="351" w:lineRule="atLeast"/>
        <w:ind w:left="360"/>
        <w:textAlignment w:val="baseline"/>
        <w:rPr>
          <w:rFonts w:ascii="Verdana" w:eastAsia="Times New Roman" w:hAnsi="Verdana" w:cs="Times New Roman"/>
          <w:color w:val="333333"/>
          <w:sz w:val="20"/>
          <w:szCs w:val="20"/>
          <w:lang w:eastAsia="en-IN"/>
        </w:rPr>
      </w:pPr>
      <w:r w:rsidRPr="00834ACF">
        <w:rPr>
          <w:rFonts w:ascii="Verdana" w:eastAsia="Times New Roman" w:hAnsi="Verdana" w:cs="Times New Roman"/>
          <w:color w:val="333333"/>
          <w:sz w:val="20"/>
          <w:szCs w:val="20"/>
          <w:lang w:eastAsia="en-IN"/>
        </w:rPr>
        <w:t>SessionFactory is often built during start-up and used by application code to get session object.</w:t>
      </w:r>
    </w:p>
    <w:p w:rsidR="00834ACF" w:rsidRPr="00834ACF" w:rsidRDefault="00834ACF" w:rsidP="0013606E">
      <w:pPr>
        <w:numPr>
          <w:ilvl w:val="0"/>
          <w:numId w:val="36"/>
        </w:numPr>
        <w:shd w:val="clear" w:color="auto" w:fill="FFFFFF"/>
        <w:spacing w:after="0" w:line="351" w:lineRule="atLeast"/>
        <w:ind w:left="360"/>
        <w:textAlignment w:val="baseline"/>
        <w:rPr>
          <w:rFonts w:ascii="Verdana" w:eastAsia="Times New Roman" w:hAnsi="Verdana" w:cs="Times New Roman"/>
          <w:color w:val="333333"/>
          <w:sz w:val="20"/>
          <w:szCs w:val="20"/>
          <w:lang w:eastAsia="en-IN"/>
        </w:rPr>
      </w:pPr>
      <w:r w:rsidRPr="00834ACF">
        <w:rPr>
          <w:rFonts w:ascii="Verdana" w:eastAsia="Times New Roman" w:hAnsi="Verdana" w:cs="Times New Roman"/>
          <w:color w:val="333333"/>
          <w:sz w:val="20"/>
          <w:szCs w:val="20"/>
          <w:lang w:eastAsia="en-IN"/>
        </w:rPr>
        <w:t>Java JEE application has just one SessionFactory, and individual threads, which are servicing client’s request obtain hibernate Session instances from this factory.</w:t>
      </w:r>
    </w:p>
    <w:p w:rsidR="00834ACF" w:rsidRPr="00834ACF" w:rsidRDefault="00834ACF" w:rsidP="0013606E">
      <w:pPr>
        <w:numPr>
          <w:ilvl w:val="0"/>
          <w:numId w:val="36"/>
        </w:numPr>
        <w:shd w:val="clear" w:color="auto" w:fill="FFFFFF"/>
        <w:spacing w:after="0" w:line="351" w:lineRule="atLeast"/>
        <w:ind w:left="360"/>
        <w:textAlignment w:val="baseline"/>
        <w:rPr>
          <w:rFonts w:ascii="Verdana" w:eastAsia="Times New Roman" w:hAnsi="Verdana" w:cs="Times New Roman"/>
          <w:color w:val="333333"/>
          <w:sz w:val="20"/>
          <w:szCs w:val="20"/>
          <w:lang w:eastAsia="en-IN"/>
        </w:rPr>
      </w:pPr>
      <w:r w:rsidRPr="00834ACF">
        <w:rPr>
          <w:rFonts w:ascii="Verdana" w:eastAsia="Times New Roman" w:hAnsi="Verdana" w:cs="Times New Roman"/>
          <w:color w:val="333333"/>
          <w:sz w:val="20"/>
          <w:szCs w:val="20"/>
          <w:lang w:eastAsia="en-IN"/>
        </w:rPr>
        <w:t>The internal state of a SessionFactory is </w:t>
      </w:r>
      <w:r w:rsidRPr="00834ACF">
        <w:rPr>
          <w:rFonts w:ascii="Verdana" w:eastAsia="Times New Roman" w:hAnsi="Verdana" w:cs="Times New Roman"/>
          <w:b/>
          <w:bCs/>
          <w:color w:val="333333"/>
          <w:sz w:val="20"/>
          <w:szCs w:val="20"/>
          <w:bdr w:val="none" w:sz="0" w:space="0" w:color="auto" w:frame="1"/>
          <w:lang w:eastAsia="en-IN"/>
        </w:rPr>
        <w:t>immutable</w:t>
      </w:r>
      <w:r w:rsidRPr="00834ACF">
        <w:rPr>
          <w:rFonts w:ascii="Verdana" w:eastAsia="Times New Roman" w:hAnsi="Verdana" w:cs="Times New Roman"/>
          <w:color w:val="333333"/>
          <w:sz w:val="20"/>
          <w:szCs w:val="20"/>
          <w:lang w:eastAsia="en-IN"/>
        </w:rPr>
        <w:t>.</w:t>
      </w:r>
    </w:p>
    <w:p w:rsidR="00834ACF" w:rsidRPr="00834ACF" w:rsidRDefault="00834ACF" w:rsidP="0013606E">
      <w:pPr>
        <w:numPr>
          <w:ilvl w:val="0"/>
          <w:numId w:val="36"/>
        </w:numPr>
        <w:shd w:val="clear" w:color="auto" w:fill="FFFFFF"/>
        <w:spacing w:after="0" w:line="351" w:lineRule="atLeast"/>
        <w:ind w:left="360"/>
        <w:textAlignment w:val="baseline"/>
        <w:rPr>
          <w:rFonts w:ascii="Verdana" w:eastAsia="Times New Roman" w:hAnsi="Verdana" w:cs="Times New Roman"/>
          <w:color w:val="333333"/>
          <w:sz w:val="20"/>
          <w:szCs w:val="20"/>
          <w:lang w:eastAsia="en-IN"/>
        </w:rPr>
      </w:pPr>
      <w:r w:rsidRPr="00834ACF">
        <w:rPr>
          <w:rFonts w:ascii="Verdana" w:eastAsia="Times New Roman" w:hAnsi="Verdana" w:cs="Times New Roman"/>
          <w:color w:val="333333"/>
          <w:sz w:val="20"/>
          <w:szCs w:val="20"/>
          <w:lang w:eastAsia="en-IN"/>
        </w:rPr>
        <w:t>Most problems with concurrency occur due to sharing of objects with mutable state.</w:t>
      </w:r>
    </w:p>
    <w:p w:rsidR="00834ACF" w:rsidRPr="00834ACF" w:rsidRDefault="00834ACF" w:rsidP="0013606E">
      <w:pPr>
        <w:numPr>
          <w:ilvl w:val="0"/>
          <w:numId w:val="36"/>
        </w:numPr>
        <w:shd w:val="clear" w:color="auto" w:fill="FFFFFF"/>
        <w:spacing w:after="0" w:line="351" w:lineRule="atLeast"/>
        <w:ind w:left="360"/>
        <w:textAlignment w:val="baseline"/>
        <w:rPr>
          <w:rFonts w:ascii="Verdana" w:eastAsia="Times New Roman" w:hAnsi="Verdana" w:cs="Times New Roman"/>
          <w:color w:val="333333"/>
          <w:sz w:val="20"/>
          <w:szCs w:val="20"/>
          <w:lang w:eastAsia="en-IN"/>
        </w:rPr>
      </w:pPr>
      <w:r w:rsidRPr="00834ACF">
        <w:rPr>
          <w:rFonts w:ascii="Verdana" w:eastAsia="Times New Roman" w:hAnsi="Verdana" w:cs="Times New Roman"/>
          <w:color w:val="333333"/>
          <w:sz w:val="20"/>
          <w:szCs w:val="20"/>
          <w:bdr w:val="none" w:sz="0" w:space="0" w:color="auto" w:frame="1"/>
          <w:lang w:eastAsia="en-IN"/>
        </w:rPr>
        <w:t>Once the object is immutable, its internal state is settled on creation and cannot be changed. So many threads can access it concurrently and request for sessions.hence the SessionFactory   is thread-safe.</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spring</w:t>
      </w:r>
    </w:p>
    <w:p w:rsidR="002E015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 why dependency injection came into the picture</w:t>
      </w:r>
    </w:p>
    <w:p w:rsidR="002E0156" w:rsidRDefault="002E0156"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Dependency injection</w:t>
      </w:r>
      <w:r>
        <w:rPr>
          <w:rFonts w:ascii="Arial" w:hAnsi="Arial" w:cs="Arial"/>
          <w:color w:val="222222"/>
          <w:shd w:val="clear" w:color="auto" w:fill="FFFFFF"/>
        </w:rPr>
        <w:t> is a powerful technique that can be applied in many situations across all layers of an application. But this does not mean that </w:t>
      </w:r>
      <w:r>
        <w:rPr>
          <w:rFonts w:ascii="Arial" w:hAnsi="Arial" w:cs="Arial"/>
          <w:b/>
          <w:bCs/>
          <w:color w:val="222222"/>
          <w:shd w:val="clear" w:color="auto" w:fill="FFFFFF"/>
        </w:rPr>
        <w:t>dependency injection</w:t>
      </w:r>
      <w:r>
        <w:rPr>
          <w:rFonts w:ascii="Arial" w:hAnsi="Arial" w:cs="Arial"/>
          <w:color w:val="222222"/>
          <w:shd w:val="clear" w:color="auto" w:fill="FFFFFF"/>
        </w:rPr>
        <w:t> should be used every time a class depends on another class. ... You need to </w:t>
      </w:r>
      <w:r>
        <w:rPr>
          <w:rFonts w:ascii="Arial" w:hAnsi="Arial" w:cs="Arial"/>
          <w:b/>
          <w:bCs/>
          <w:color w:val="222222"/>
          <w:shd w:val="clear" w:color="auto" w:fill="FFFFFF"/>
        </w:rPr>
        <w:t>inject</w:t>
      </w:r>
      <w:r>
        <w:rPr>
          <w:rFonts w:ascii="Arial" w:hAnsi="Arial" w:cs="Arial"/>
          <w:color w:val="222222"/>
          <w:shd w:val="clear" w:color="auto" w:fill="FFFFFF"/>
        </w:rPr>
        <w:t> the same </w:t>
      </w:r>
      <w:r>
        <w:rPr>
          <w:rFonts w:ascii="Arial" w:hAnsi="Arial" w:cs="Arial"/>
          <w:b/>
          <w:bCs/>
          <w:color w:val="222222"/>
          <w:shd w:val="clear" w:color="auto" w:fill="FFFFFF"/>
        </w:rPr>
        <w:t>dependency</w:t>
      </w:r>
      <w:r>
        <w:rPr>
          <w:rFonts w:ascii="Arial" w:hAnsi="Arial" w:cs="Arial"/>
          <w:color w:val="222222"/>
          <w:shd w:val="clear" w:color="auto" w:fill="FFFFFF"/>
        </w:rPr>
        <w:t> into multiple components.</w:t>
      </w:r>
    </w:p>
    <w:p w:rsidR="002E0156" w:rsidRDefault="002E0156" w:rsidP="002E3E77">
      <w:pPr>
        <w:pStyle w:val="NormalWeb"/>
        <w:shd w:val="clear" w:color="auto" w:fill="FFFFFF"/>
        <w:spacing w:before="90" w:beforeAutospacing="0" w:after="90" w:afterAutospacing="0"/>
        <w:rPr>
          <w:rFonts w:ascii="Arial" w:hAnsi="Arial" w:cs="Arial"/>
          <w:color w:val="222222"/>
          <w:shd w:val="clear" w:color="auto" w:fill="FFFFFF"/>
        </w:rPr>
      </w:pPr>
    </w:p>
    <w:p w:rsidR="002E0156" w:rsidRDefault="002E0156"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To achieve loose coupling without touching code</w:t>
      </w:r>
    </w:p>
    <w:p w:rsidR="002E0156" w:rsidRDefault="002E0156"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To share single object to multiple components</w:t>
      </w:r>
    </w:p>
    <w:p w:rsidR="002E015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 what is ioc</w:t>
      </w:r>
    </w:p>
    <w:p w:rsidR="002E0156" w:rsidRDefault="002E0156" w:rsidP="002E3E77">
      <w:pPr>
        <w:pStyle w:val="NormalWeb"/>
        <w:shd w:val="clear" w:color="auto" w:fill="FFFFFF"/>
        <w:spacing w:before="90" w:beforeAutospacing="0" w:after="90" w:afterAutospacing="0"/>
        <w:rPr>
          <w:rFonts w:ascii="Arial" w:hAnsi="Arial" w:cs="Arial"/>
          <w:color w:val="242729"/>
          <w:sz w:val="23"/>
          <w:szCs w:val="23"/>
          <w:shd w:val="clear" w:color="auto" w:fill="FFFFFF"/>
        </w:rPr>
      </w:pPr>
      <w:r>
        <w:rPr>
          <w:rStyle w:val="Strong"/>
          <w:rFonts w:ascii="Arial" w:hAnsi="Arial" w:cs="Arial"/>
          <w:color w:val="242729"/>
          <w:sz w:val="23"/>
          <w:szCs w:val="23"/>
          <w:bdr w:val="none" w:sz="0" w:space="0" w:color="auto" w:frame="1"/>
          <w:shd w:val="clear" w:color="auto" w:fill="FFFFFF"/>
        </w:rPr>
        <w:t>Inversion of Control(IoC) Container:</w:t>
      </w:r>
      <w:r>
        <w:rPr>
          <w:rFonts w:ascii="Arial" w:hAnsi="Arial" w:cs="Arial"/>
          <w:color w:val="242729"/>
          <w:sz w:val="23"/>
          <w:szCs w:val="23"/>
        </w:rPr>
        <w:br/>
      </w:r>
      <w:r>
        <w:rPr>
          <w:rFonts w:ascii="Arial" w:hAnsi="Arial" w:cs="Arial"/>
          <w:color w:val="242729"/>
          <w:sz w:val="23"/>
          <w:szCs w:val="23"/>
          <w:shd w:val="clear" w:color="auto" w:fill="FFFFFF"/>
        </w:rPr>
        <w:t>This is common characteristic of frameworks, IoC </w:t>
      </w:r>
      <w:r>
        <w:rPr>
          <w:rStyle w:val="Strong"/>
          <w:rFonts w:ascii="Arial" w:hAnsi="Arial" w:cs="Arial"/>
          <w:color w:val="242729"/>
          <w:sz w:val="23"/>
          <w:szCs w:val="23"/>
          <w:bdr w:val="none" w:sz="0" w:space="0" w:color="auto" w:frame="1"/>
          <w:shd w:val="clear" w:color="auto" w:fill="FFFFFF"/>
        </w:rPr>
        <w:t>manages java objects</w:t>
      </w:r>
      <w:r>
        <w:rPr>
          <w:rFonts w:ascii="Arial" w:hAnsi="Arial" w:cs="Arial"/>
          <w:color w:val="242729"/>
          <w:sz w:val="23"/>
          <w:szCs w:val="23"/>
        </w:rPr>
        <w:br/>
      </w:r>
      <w:r>
        <w:rPr>
          <w:rFonts w:ascii="Arial" w:hAnsi="Arial" w:cs="Arial"/>
          <w:color w:val="242729"/>
          <w:sz w:val="23"/>
          <w:szCs w:val="23"/>
          <w:shd w:val="clear" w:color="auto" w:fill="FFFFFF"/>
        </w:rPr>
        <w:t>- from instantiation to destruction through its BeanFactory.</w:t>
      </w:r>
      <w:r>
        <w:rPr>
          <w:rFonts w:ascii="Arial" w:hAnsi="Arial" w:cs="Arial"/>
          <w:color w:val="242729"/>
          <w:sz w:val="23"/>
          <w:szCs w:val="23"/>
        </w:rPr>
        <w:br/>
      </w:r>
      <w:r>
        <w:rPr>
          <w:rFonts w:ascii="Arial" w:hAnsi="Arial" w:cs="Arial"/>
          <w:color w:val="242729"/>
          <w:sz w:val="23"/>
          <w:szCs w:val="23"/>
          <w:shd w:val="clear" w:color="auto" w:fill="FFFFFF"/>
        </w:rPr>
        <w:t>- Java components that are instantiated by the IoC container are called beans, and the </w:t>
      </w:r>
      <w:r>
        <w:rPr>
          <w:rStyle w:val="Strong"/>
          <w:rFonts w:ascii="Arial" w:hAnsi="Arial" w:cs="Arial"/>
          <w:color w:val="242729"/>
          <w:sz w:val="23"/>
          <w:szCs w:val="23"/>
          <w:bdr w:val="none" w:sz="0" w:space="0" w:color="auto" w:frame="1"/>
          <w:shd w:val="clear" w:color="auto" w:fill="FFFFFF"/>
        </w:rPr>
        <w:t>IoC container manages a bean's scope, lifecycle events, and any AOP features</w:t>
      </w:r>
      <w:r>
        <w:rPr>
          <w:rFonts w:ascii="Arial" w:hAnsi="Arial" w:cs="Arial"/>
          <w:color w:val="242729"/>
          <w:sz w:val="23"/>
          <w:szCs w:val="23"/>
          <w:shd w:val="clear" w:color="auto" w:fill="FFFFFF"/>
        </w:rPr>
        <w:t> for which it has been configured and coded.</w:t>
      </w:r>
    </w:p>
    <w:p w:rsidR="002E0156" w:rsidRDefault="002E0156" w:rsidP="002E3E77">
      <w:pPr>
        <w:pStyle w:val="NormalWeb"/>
        <w:shd w:val="clear" w:color="auto" w:fill="FFFFFF"/>
        <w:spacing w:before="90" w:beforeAutospacing="0" w:after="90" w:afterAutospacing="0"/>
        <w:rPr>
          <w:rFonts w:ascii="Arial" w:hAnsi="Arial" w:cs="Arial"/>
          <w:color w:val="242729"/>
          <w:sz w:val="23"/>
          <w:szCs w:val="23"/>
          <w:shd w:val="clear" w:color="auto" w:fill="FFFFFF"/>
        </w:rPr>
      </w:pPr>
    </w:p>
    <w:p w:rsidR="002E0156" w:rsidRDefault="002E0156" w:rsidP="002E3E77">
      <w:pPr>
        <w:pStyle w:val="NormalWeb"/>
        <w:shd w:val="clear" w:color="auto" w:fill="FFFFFF"/>
        <w:spacing w:before="90" w:beforeAutospacing="0" w:after="90" w:afterAutospacing="0"/>
        <w:rPr>
          <w:rFonts w:ascii="Arial" w:hAnsi="Arial" w:cs="Arial"/>
          <w:color w:val="242729"/>
          <w:sz w:val="23"/>
          <w:szCs w:val="23"/>
          <w:shd w:val="clear" w:color="auto" w:fill="FFFFFF"/>
        </w:rPr>
      </w:pPr>
      <w:r>
        <w:rPr>
          <w:rStyle w:val="Strong"/>
          <w:rFonts w:ascii="Arial" w:hAnsi="Arial" w:cs="Arial"/>
          <w:color w:val="242729"/>
          <w:sz w:val="23"/>
          <w:szCs w:val="23"/>
          <w:bdr w:val="none" w:sz="0" w:space="0" w:color="auto" w:frame="1"/>
          <w:shd w:val="clear" w:color="auto" w:fill="FFFFFF"/>
        </w:rPr>
        <w:t>Inversion of control as a design guideline serves the following purposes:</w:t>
      </w:r>
      <w:r>
        <w:rPr>
          <w:rFonts w:ascii="Arial" w:hAnsi="Arial" w:cs="Arial"/>
          <w:color w:val="242729"/>
          <w:sz w:val="23"/>
          <w:szCs w:val="23"/>
        </w:rPr>
        <w:br/>
      </w:r>
      <w:r>
        <w:rPr>
          <w:rFonts w:ascii="Arial" w:hAnsi="Arial" w:cs="Arial"/>
          <w:color w:val="242729"/>
          <w:sz w:val="23"/>
          <w:szCs w:val="23"/>
          <w:shd w:val="clear" w:color="auto" w:fill="FFFFFF"/>
        </w:rPr>
        <w:t>- There is a decoupling of the execution of a certain task from implementation.</w:t>
      </w:r>
      <w:r>
        <w:rPr>
          <w:rFonts w:ascii="Arial" w:hAnsi="Arial" w:cs="Arial"/>
          <w:color w:val="242729"/>
          <w:sz w:val="23"/>
          <w:szCs w:val="23"/>
        </w:rPr>
        <w:br/>
      </w:r>
      <w:r>
        <w:rPr>
          <w:rFonts w:ascii="Arial" w:hAnsi="Arial" w:cs="Arial"/>
          <w:color w:val="242729"/>
          <w:sz w:val="23"/>
          <w:szCs w:val="23"/>
          <w:shd w:val="clear" w:color="auto" w:fill="FFFFFF"/>
        </w:rPr>
        <w:t>- Every module can focus on what it is designed for.</w:t>
      </w:r>
      <w:r>
        <w:rPr>
          <w:rFonts w:ascii="Arial" w:hAnsi="Arial" w:cs="Arial"/>
          <w:color w:val="242729"/>
          <w:sz w:val="23"/>
          <w:szCs w:val="23"/>
        </w:rPr>
        <w:br/>
      </w:r>
      <w:r>
        <w:rPr>
          <w:rFonts w:ascii="Arial" w:hAnsi="Arial" w:cs="Arial"/>
          <w:color w:val="242729"/>
          <w:sz w:val="23"/>
          <w:szCs w:val="23"/>
          <w:shd w:val="clear" w:color="auto" w:fill="FFFFFF"/>
        </w:rPr>
        <w:t>- Modules make no assumptions about what other systems do but rely on their contracts.</w:t>
      </w:r>
      <w:r>
        <w:rPr>
          <w:rFonts w:ascii="Arial" w:hAnsi="Arial" w:cs="Arial"/>
          <w:color w:val="242729"/>
          <w:sz w:val="23"/>
          <w:szCs w:val="23"/>
        </w:rPr>
        <w:br/>
      </w:r>
      <w:r>
        <w:rPr>
          <w:rFonts w:ascii="Arial" w:hAnsi="Arial" w:cs="Arial"/>
          <w:color w:val="242729"/>
          <w:sz w:val="23"/>
          <w:szCs w:val="23"/>
          <w:shd w:val="clear" w:color="auto" w:fill="FFFFFF"/>
        </w:rPr>
        <w:t>- Replacing modules has no side effect on other modules</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3 what are the scopes</w:t>
      </w:r>
      <w:r w:rsidRPr="00094CB6">
        <w:rPr>
          <w:rFonts w:asciiTheme="minorHAnsi" w:hAnsiTheme="minorHAnsi" w:cstheme="minorHAnsi"/>
          <w:color w:val="FF0000"/>
          <w:sz w:val="28"/>
          <w:szCs w:val="28"/>
        </w:rPr>
        <w:br/>
        <w:t>4 what is defference between beanfactory container and application container</w:t>
      </w:r>
    </w:p>
    <w:p w:rsidR="002E015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5 flow of spring mvc</w:t>
      </w:r>
      <w:r w:rsidRPr="00094CB6">
        <w:rPr>
          <w:rFonts w:asciiTheme="minorHAnsi" w:hAnsiTheme="minorHAnsi" w:cstheme="minorHAnsi"/>
          <w:color w:val="FF0000"/>
          <w:sz w:val="28"/>
          <w:szCs w:val="28"/>
        </w:rPr>
        <w:br/>
        <w:t>6 what are the view resolver</w:t>
      </w:r>
    </w:p>
    <w:p w:rsidR="00DA5666" w:rsidRDefault="00DA5666" w:rsidP="00DA5666">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Spring MVC Framework provides the </w:t>
      </w:r>
      <w:r>
        <w:rPr>
          <w:rStyle w:val="HTMLCode"/>
          <w:rFonts w:ascii="Lucida Console" w:hAnsi="Lucida Console"/>
          <w:color w:val="666666"/>
          <w:sz w:val="17"/>
          <w:szCs w:val="17"/>
          <w:bdr w:val="single" w:sz="6" w:space="2" w:color="E1E1E1" w:frame="1"/>
        </w:rPr>
        <w:t>ViewResolver</w:t>
      </w:r>
      <w:r>
        <w:rPr>
          <w:rFonts w:ascii="Tahoma" w:hAnsi="Tahoma" w:cs="Tahoma"/>
          <w:color w:val="333333"/>
          <w:sz w:val="23"/>
          <w:szCs w:val="23"/>
        </w:rPr>
        <w:t> interface, that maps view names to actual views.</w:t>
      </w:r>
    </w:p>
    <w:p w:rsidR="00DA5666" w:rsidRDefault="00DA5666" w:rsidP="00DA5666">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It also provides the </w:t>
      </w:r>
      <w:r>
        <w:rPr>
          <w:rStyle w:val="HTMLCode"/>
          <w:rFonts w:ascii="Lucida Console" w:hAnsi="Lucida Console"/>
          <w:color w:val="666666"/>
          <w:sz w:val="17"/>
          <w:szCs w:val="17"/>
          <w:bdr w:val="single" w:sz="6" w:space="2" w:color="E1E1E1" w:frame="1"/>
        </w:rPr>
        <w:t>View</w:t>
      </w:r>
      <w:r>
        <w:rPr>
          <w:rFonts w:ascii="Tahoma" w:hAnsi="Tahoma" w:cs="Tahoma"/>
          <w:color w:val="333333"/>
          <w:sz w:val="23"/>
          <w:szCs w:val="23"/>
        </w:rPr>
        <w:t> interface, which addresses the request of a view to the view technology. So when a </w:t>
      </w:r>
      <w:r>
        <w:rPr>
          <w:rStyle w:val="HTMLCode"/>
          <w:rFonts w:ascii="Lucida Console" w:hAnsi="Lucida Console"/>
          <w:color w:val="666666"/>
          <w:sz w:val="17"/>
          <w:szCs w:val="17"/>
          <w:bdr w:val="single" w:sz="6" w:space="2" w:color="E1E1E1" w:frame="1"/>
        </w:rPr>
        <w:t>ModelAndView</w:t>
      </w:r>
      <w:r>
        <w:rPr>
          <w:rFonts w:ascii="Tahoma" w:hAnsi="Tahoma" w:cs="Tahoma"/>
          <w:color w:val="333333"/>
          <w:sz w:val="23"/>
          <w:szCs w:val="23"/>
        </w:rPr>
        <w:t> instance is returned by a Controller, the view resolver will resolve the view according to the view name.</w:t>
      </w:r>
    </w:p>
    <w:p w:rsidR="002E0156" w:rsidRDefault="002E0156"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2E0156" w:rsidRPr="002E0156" w:rsidRDefault="002E0156" w:rsidP="0013606E">
      <w:pPr>
        <w:numPr>
          <w:ilvl w:val="0"/>
          <w:numId w:val="37"/>
        </w:numPr>
        <w:spacing w:after="0" w:line="240" w:lineRule="auto"/>
        <w:ind w:left="480" w:right="480"/>
        <w:rPr>
          <w:rFonts w:ascii="Segoe UI" w:eastAsia="Times New Roman" w:hAnsi="Segoe UI" w:cs="Segoe UI"/>
          <w:color w:val="333333"/>
          <w:sz w:val="23"/>
          <w:szCs w:val="23"/>
          <w:lang w:eastAsia="en-IN"/>
        </w:rPr>
      </w:pPr>
      <w:r w:rsidRPr="002E0156">
        <w:rPr>
          <w:rFonts w:ascii="Segoe UI" w:eastAsia="Times New Roman" w:hAnsi="Segoe UI" w:cs="Segoe UI"/>
          <w:b/>
          <w:bCs/>
          <w:color w:val="333333"/>
          <w:sz w:val="23"/>
          <w:szCs w:val="23"/>
          <w:lang w:eastAsia="en-IN"/>
        </w:rPr>
        <w:t>AbstractCachingViewResolver :</w:t>
      </w:r>
      <w:r w:rsidRPr="002E0156">
        <w:rPr>
          <w:rFonts w:ascii="Segoe UI" w:eastAsia="Times New Roman" w:hAnsi="Segoe UI" w:cs="Segoe UI"/>
          <w:color w:val="333333"/>
          <w:sz w:val="23"/>
          <w:szCs w:val="23"/>
          <w:lang w:eastAsia="en-IN"/>
        </w:rPr>
        <w:t> Abstract view resolver that caches views. Often views need preparation before they can be used; extending this view resolver provides caching.</w:t>
      </w:r>
    </w:p>
    <w:p w:rsidR="002E0156" w:rsidRPr="002E0156" w:rsidRDefault="002E0156" w:rsidP="0013606E">
      <w:pPr>
        <w:numPr>
          <w:ilvl w:val="0"/>
          <w:numId w:val="37"/>
        </w:numPr>
        <w:spacing w:after="0" w:line="240" w:lineRule="auto"/>
        <w:ind w:left="480" w:right="480"/>
        <w:rPr>
          <w:rFonts w:ascii="Segoe UI" w:eastAsia="Times New Roman" w:hAnsi="Segoe UI" w:cs="Segoe UI"/>
          <w:color w:val="333333"/>
          <w:sz w:val="23"/>
          <w:szCs w:val="23"/>
          <w:lang w:eastAsia="en-IN"/>
        </w:rPr>
      </w:pPr>
      <w:r w:rsidRPr="002E0156">
        <w:rPr>
          <w:rFonts w:ascii="Segoe UI" w:eastAsia="Times New Roman" w:hAnsi="Segoe UI" w:cs="Segoe UI"/>
          <w:b/>
          <w:bCs/>
          <w:color w:val="333333"/>
          <w:sz w:val="23"/>
          <w:szCs w:val="23"/>
          <w:lang w:eastAsia="en-IN"/>
        </w:rPr>
        <w:t>XmlViewResolver : </w:t>
      </w:r>
      <w:r w:rsidRPr="002E0156">
        <w:rPr>
          <w:rFonts w:ascii="Segoe UI" w:eastAsia="Times New Roman" w:hAnsi="Segoe UI" w:cs="Segoe UI"/>
          <w:color w:val="333333"/>
          <w:sz w:val="23"/>
          <w:szCs w:val="23"/>
          <w:lang w:eastAsia="en-IN"/>
        </w:rPr>
        <w:t>Implementation of ViewResolver that accepts a configuration file written in XML with the same DTD as Spring’s XML bean factories. The default configuration file is /WEB-INF/views.xml.</w:t>
      </w:r>
    </w:p>
    <w:p w:rsidR="002E0156" w:rsidRPr="002E0156" w:rsidRDefault="002E0156" w:rsidP="0013606E">
      <w:pPr>
        <w:numPr>
          <w:ilvl w:val="0"/>
          <w:numId w:val="37"/>
        </w:numPr>
        <w:spacing w:after="0" w:line="240" w:lineRule="auto"/>
        <w:ind w:left="480" w:right="480"/>
        <w:rPr>
          <w:rFonts w:ascii="Segoe UI" w:eastAsia="Times New Roman" w:hAnsi="Segoe UI" w:cs="Segoe UI"/>
          <w:color w:val="333333"/>
          <w:sz w:val="23"/>
          <w:szCs w:val="23"/>
          <w:lang w:eastAsia="en-IN"/>
        </w:rPr>
      </w:pPr>
      <w:r w:rsidRPr="002E0156">
        <w:rPr>
          <w:rFonts w:ascii="Segoe UI" w:eastAsia="Times New Roman" w:hAnsi="Segoe UI" w:cs="Segoe UI"/>
          <w:b/>
          <w:bCs/>
          <w:color w:val="333333"/>
          <w:sz w:val="23"/>
          <w:szCs w:val="23"/>
          <w:lang w:eastAsia="en-IN"/>
        </w:rPr>
        <w:lastRenderedPageBreak/>
        <w:t>ResourceBundleViewResolver : </w:t>
      </w:r>
      <w:r w:rsidRPr="002E0156">
        <w:rPr>
          <w:rFonts w:ascii="Segoe UI" w:eastAsia="Times New Roman" w:hAnsi="Segoe UI" w:cs="Segoe UI"/>
          <w:color w:val="333333"/>
          <w:sz w:val="23"/>
          <w:szCs w:val="23"/>
          <w:lang w:eastAsia="en-IN"/>
        </w:rPr>
        <w:t>Implementation of ViewResolver that uses bean definitions in a ResourceBundle, specified by the bundle base name. Typically you define the bundle in a properties file, located in the classpath. The default file name is views.properties.</w:t>
      </w:r>
    </w:p>
    <w:p w:rsidR="002E0156" w:rsidRPr="002E0156" w:rsidRDefault="002E0156" w:rsidP="0013606E">
      <w:pPr>
        <w:numPr>
          <w:ilvl w:val="0"/>
          <w:numId w:val="37"/>
        </w:numPr>
        <w:spacing w:after="0" w:line="240" w:lineRule="auto"/>
        <w:ind w:left="480" w:right="480"/>
        <w:rPr>
          <w:rFonts w:ascii="Segoe UI" w:eastAsia="Times New Roman" w:hAnsi="Segoe UI" w:cs="Segoe UI"/>
          <w:color w:val="333333"/>
          <w:sz w:val="23"/>
          <w:szCs w:val="23"/>
          <w:lang w:eastAsia="en-IN"/>
        </w:rPr>
      </w:pPr>
      <w:r w:rsidRPr="002E0156">
        <w:rPr>
          <w:rFonts w:ascii="Segoe UI" w:eastAsia="Times New Roman" w:hAnsi="Segoe UI" w:cs="Segoe UI"/>
          <w:b/>
          <w:bCs/>
          <w:color w:val="333333"/>
          <w:sz w:val="23"/>
          <w:szCs w:val="23"/>
          <w:lang w:eastAsia="en-IN"/>
        </w:rPr>
        <w:t>UrlBasedViewResolver : </w:t>
      </w:r>
      <w:r w:rsidRPr="002E0156">
        <w:rPr>
          <w:rFonts w:ascii="Segoe UI" w:eastAsia="Times New Roman" w:hAnsi="Segoe UI" w:cs="Segoe UI"/>
          <w:color w:val="333333"/>
          <w:sz w:val="23"/>
          <w:szCs w:val="23"/>
          <w:lang w:eastAsia="en-IN"/>
        </w:rPr>
        <w:t>Simple implementation of the ViewResolver interface that effects the direct resolution of logical view names to URLs, without an explicit mapping definition. This is appropriate if your logical names match the names of your view resources in a straightforward manner, without the need for arbitrary mappings.</w:t>
      </w:r>
    </w:p>
    <w:p w:rsidR="002E0156" w:rsidRPr="002E0156" w:rsidRDefault="002E0156" w:rsidP="0013606E">
      <w:pPr>
        <w:numPr>
          <w:ilvl w:val="0"/>
          <w:numId w:val="37"/>
        </w:numPr>
        <w:spacing w:after="0" w:line="240" w:lineRule="auto"/>
        <w:ind w:left="480" w:right="480"/>
        <w:rPr>
          <w:rFonts w:ascii="Segoe UI" w:eastAsia="Times New Roman" w:hAnsi="Segoe UI" w:cs="Segoe UI"/>
          <w:color w:val="333333"/>
          <w:sz w:val="23"/>
          <w:szCs w:val="23"/>
          <w:lang w:eastAsia="en-IN"/>
        </w:rPr>
      </w:pPr>
      <w:r w:rsidRPr="002E0156">
        <w:rPr>
          <w:rFonts w:ascii="Segoe UI" w:eastAsia="Times New Roman" w:hAnsi="Segoe UI" w:cs="Segoe UI"/>
          <w:b/>
          <w:bCs/>
          <w:color w:val="333333"/>
          <w:sz w:val="23"/>
          <w:szCs w:val="23"/>
          <w:lang w:eastAsia="en-IN"/>
        </w:rPr>
        <w:t>InternalResourceViewResolver : </w:t>
      </w:r>
      <w:r w:rsidRPr="002E0156">
        <w:rPr>
          <w:rFonts w:ascii="Segoe UI" w:eastAsia="Times New Roman" w:hAnsi="Segoe UI" w:cs="Segoe UI"/>
          <w:color w:val="333333"/>
          <w:sz w:val="23"/>
          <w:szCs w:val="23"/>
          <w:lang w:eastAsia="en-IN"/>
        </w:rPr>
        <w:t>Convenient subclass of UrlBasedViewResolver that supports InternalResourceView (in effect, Servlets and JSPs) and subclasses such as JstlView and TilesView. You can specify the view class for all views generated by this resolver by using setViewClass(..).</w:t>
      </w:r>
    </w:p>
    <w:p w:rsidR="002E0156" w:rsidRPr="002E0156" w:rsidRDefault="002E0156" w:rsidP="0013606E">
      <w:pPr>
        <w:numPr>
          <w:ilvl w:val="0"/>
          <w:numId w:val="37"/>
        </w:numPr>
        <w:spacing w:after="0" w:line="240" w:lineRule="auto"/>
        <w:ind w:left="480" w:right="480"/>
        <w:rPr>
          <w:rFonts w:ascii="Segoe UI" w:eastAsia="Times New Roman" w:hAnsi="Segoe UI" w:cs="Segoe UI"/>
          <w:color w:val="333333"/>
          <w:sz w:val="23"/>
          <w:szCs w:val="23"/>
          <w:lang w:eastAsia="en-IN"/>
        </w:rPr>
      </w:pPr>
      <w:r w:rsidRPr="002E0156">
        <w:rPr>
          <w:rFonts w:ascii="Segoe UI" w:eastAsia="Times New Roman" w:hAnsi="Segoe UI" w:cs="Segoe UI"/>
          <w:b/>
          <w:bCs/>
          <w:color w:val="333333"/>
          <w:sz w:val="23"/>
          <w:szCs w:val="23"/>
          <w:lang w:eastAsia="en-IN"/>
        </w:rPr>
        <w:t>VelocityViewResolver/FreeMarkerViewResolver : </w:t>
      </w:r>
      <w:r w:rsidRPr="002E0156">
        <w:rPr>
          <w:rFonts w:ascii="Segoe UI" w:eastAsia="Times New Roman" w:hAnsi="Segoe UI" w:cs="Segoe UI"/>
          <w:color w:val="333333"/>
          <w:sz w:val="23"/>
          <w:szCs w:val="23"/>
          <w:lang w:eastAsia="en-IN"/>
        </w:rPr>
        <w:t>Convenient subclass of UrlBasedViewResolver that supports VelocityView (in effect, Velocity templates) or FreeMarkerView ,respectively, and custom subclasses of them.</w:t>
      </w:r>
    </w:p>
    <w:p w:rsidR="002E0156" w:rsidRPr="002E0156" w:rsidRDefault="002E0156" w:rsidP="0013606E">
      <w:pPr>
        <w:numPr>
          <w:ilvl w:val="0"/>
          <w:numId w:val="37"/>
        </w:numPr>
        <w:spacing w:after="0" w:line="240" w:lineRule="auto"/>
        <w:ind w:left="480" w:right="480"/>
        <w:rPr>
          <w:rFonts w:ascii="Segoe UI" w:eastAsia="Times New Roman" w:hAnsi="Segoe UI" w:cs="Segoe UI"/>
          <w:color w:val="333333"/>
          <w:sz w:val="23"/>
          <w:szCs w:val="23"/>
          <w:lang w:eastAsia="en-IN"/>
        </w:rPr>
      </w:pPr>
      <w:r w:rsidRPr="002E0156">
        <w:rPr>
          <w:rFonts w:ascii="Segoe UI" w:eastAsia="Times New Roman" w:hAnsi="Segoe UI" w:cs="Segoe UI"/>
          <w:b/>
          <w:bCs/>
          <w:color w:val="333333"/>
          <w:sz w:val="23"/>
          <w:szCs w:val="23"/>
          <w:lang w:eastAsia="en-IN"/>
        </w:rPr>
        <w:t>ContentNegotiatingViewResolver : </w:t>
      </w:r>
      <w:r w:rsidRPr="002E0156">
        <w:rPr>
          <w:rFonts w:ascii="Segoe UI" w:eastAsia="Times New Roman" w:hAnsi="Segoe UI" w:cs="Segoe UI"/>
          <w:color w:val="333333"/>
          <w:sz w:val="23"/>
          <w:szCs w:val="23"/>
          <w:lang w:eastAsia="en-IN"/>
        </w:rPr>
        <w:t>Implementation of the ViewResolver interface that resolves a view based on the request file name or Accept header.</w:t>
      </w:r>
    </w:p>
    <w:p w:rsidR="00DA566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 what is aop</w:t>
      </w:r>
    </w:p>
    <w:p w:rsidR="00DA5666" w:rsidRDefault="00DA5666" w:rsidP="00DA5666">
      <w:pPr>
        <w:shd w:val="clear" w:color="auto" w:fill="FFFFFF"/>
        <w:spacing w:after="75" w:line="240" w:lineRule="auto"/>
        <w:textAlignment w:val="baseline"/>
        <w:rPr>
          <w:rFonts w:ascii="inherit" w:eastAsia="Times New Roman" w:hAnsi="inherit" w:cs="Arial"/>
          <w:color w:val="242729"/>
          <w:sz w:val="23"/>
          <w:szCs w:val="23"/>
          <w:lang w:eastAsia="en-IN"/>
        </w:rPr>
      </w:pPr>
      <w:r w:rsidRPr="00DA5666">
        <w:rPr>
          <w:rFonts w:ascii="inherit" w:eastAsia="Times New Roman" w:hAnsi="inherit" w:cs="Arial"/>
          <w:color w:val="242729"/>
          <w:sz w:val="23"/>
          <w:szCs w:val="23"/>
          <w:lang w:eastAsia="en-IN"/>
        </w:rPr>
        <w:t>AOP addresses the problem of </w:t>
      </w:r>
      <w:r w:rsidRPr="00DA5666">
        <w:rPr>
          <w:rFonts w:ascii="inherit" w:eastAsia="Times New Roman" w:hAnsi="inherit" w:cs="Arial"/>
          <w:i/>
          <w:iCs/>
          <w:color w:val="242729"/>
          <w:sz w:val="23"/>
          <w:szCs w:val="23"/>
          <w:bdr w:val="none" w:sz="0" w:space="0" w:color="auto" w:frame="1"/>
          <w:lang w:eastAsia="en-IN"/>
        </w:rPr>
        <w:t>cross-cutting concerns</w:t>
      </w:r>
      <w:r w:rsidRPr="00DA5666">
        <w:rPr>
          <w:rFonts w:ascii="inherit" w:eastAsia="Times New Roman" w:hAnsi="inherit" w:cs="Arial"/>
          <w:color w:val="242729"/>
          <w:sz w:val="23"/>
          <w:szCs w:val="23"/>
          <w:lang w:eastAsia="en-IN"/>
        </w:rPr>
        <w:t>, which would be any kind of code that is repeated in different methods and can't normally be completely refactored into its own module, like with logging or verification.</w:t>
      </w:r>
    </w:p>
    <w:p w:rsidR="00DA5666" w:rsidRDefault="00DA5666" w:rsidP="00DA5666">
      <w:pPr>
        <w:shd w:val="clear" w:color="auto" w:fill="FFFFFF"/>
        <w:spacing w:after="75" w:line="240" w:lineRule="auto"/>
        <w:textAlignment w:val="baseline"/>
        <w:rPr>
          <w:rFonts w:ascii="inherit" w:eastAsia="Times New Roman" w:hAnsi="inherit" w:cs="Arial"/>
          <w:color w:val="242729"/>
          <w:sz w:val="23"/>
          <w:szCs w:val="23"/>
          <w:lang w:eastAsia="en-IN"/>
        </w:rPr>
      </w:pPr>
      <w:r>
        <w:rPr>
          <w:rFonts w:ascii="inherit" w:eastAsia="Times New Roman" w:hAnsi="inherit" w:cs="Arial"/>
          <w:color w:val="242729"/>
          <w:sz w:val="23"/>
          <w:szCs w:val="23"/>
          <w:lang w:eastAsia="en-IN"/>
        </w:rPr>
        <w:t>(Or) it is a programming approach using this approach we can able to generate new class by mixing primary logic and secondary logic dynamically.</w:t>
      </w:r>
    </w:p>
    <w:p w:rsidR="00DA5666" w:rsidRDefault="00DA5666" w:rsidP="00DA5666">
      <w:pPr>
        <w:shd w:val="clear" w:color="auto" w:fill="FFFFFF"/>
        <w:spacing w:after="75" w:line="240" w:lineRule="auto"/>
        <w:textAlignment w:val="baseline"/>
        <w:rPr>
          <w:rFonts w:ascii="inherit" w:eastAsia="Times New Roman" w:hAnsi="inherit" w:cs="Arial"/>
          <w:color w:val="242729"/>
          <w:sz w:val="23"/>
          <w:szCs w:val="23"/>
          <w:lang w:eastAsia="en-IN"/>
        </w:rPr>
      </w:pPr>
    </w:p>
    <w:p w:rsidR="00DA5666" w:rsidRDefault="00DA5666" w:rsidP="00DA5666">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AOP Concepts and Terminology</w:t>
      </w:r>
    </w:p>
    <w:p w:rsidR="00DA5666" w:rsidRDefault="00DA5666" w:rsidP="00DA5666">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AOP Concepts and Terminology</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AOP concepts and terminologies are as follows:</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Join point</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Advice</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Pointcut</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Introduction</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Target Object</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Aspect</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Interceptor</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AOP Proxy</w:t>
      </w:r>
    </w:p>
    <w:p w:rsidR="00DA5666" w:rsidRDefault="00DA5666" w:rsidP="0013606E">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Weaving</w:t>
      </w:r>
    </w:p>
    <w:p w:rsidR="00DA5666" w:rsidRDefault="00DA5666" w:rsidP="00DA5666">
      <w:pPr>
        <w:spacing w:after="0" w:line="240" w:lineRule="auto"/>
        <w:rPr>
          <w:rFonts w:ascii="Times New Roman" w:hAnsi="Times New Roman"/>
          <w:sz w:val="24"/>
          <w:szCs w:val="24"/>
        </w:rPr>
      </w:pPr>
      <w:r>
        <w:pict>
          <v:rect id="_x0000_i1090"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lastRenderedPageBreak/>
        <w:t>Join point</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Join point is any point in your program such as method execution, exception handling, field access etc. Spring supports only method execution join point.</w:t>
      </w:r>
    </w:p>
    <w:p w:rsidR="00DA5666" w:rsidRDefault="00DA5666" w:rsidP="00DA5666">
      <w:pPr>
        <w:rPr>
          <w:rFonts w:ascii="Times New Roman" w:hAnsi="Times New Roman"/>
          <w:sz w:val="24"/>
          <w:szCs w:val="24"/>
        </w:rPr>
      </w:pPr>
      <w:r>
        <w:pict>
          <v:rect id="_x0000_i1091"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Advice</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Advice represents an action taken by an aspect at a particular join point. There are different types of advices:</w:t>
      </w:r>
    </w:p>
    <w:p w:rsidR="00DA5666" w:rsidRDefault="00DA5666" w:rsidP="0013606E">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Before Advice</w:t>
      </w:r>
      <w:r>
        <w:rPr>
          <w:rFonts w:ascii="Verdana" w:hAnsi="Verdana"/>
          <w:color w:val="000000"/>
          <w:sz w:val="20"/>
          <w:szCs w:val="20"/>
        </w:rPr>
        <w:t>: it executes before a join point.</w:t>
      </w:r>
    </w:p>
    <w:p w:rsidR="00DA5666" w:rsidRDefault="00DA5666" w:rsidP="0013606E">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After Returning Advice</w:t>
      </w:r>
      <w:r>
        <w:rPr>
          <w:rFonts w:ascii="Verdana" w:hAnsi="Verdana"/>
          <w:color w:val="000000"/>
          <w:sz w:val="20"/>
          <w:szCs w:val="20"/>
        </w:rPr>
        <w:t>: it executes after a joint point completes normally.</w:t>
      </w:r>
    </w:p>
    <w:p w:rsidR="00DA5666" w:rsidRDefault="00DA5666" w:rsidP="0013606E">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After Throwing Advice</w:t>
      </w:r>
      <w:r>
        <w:rPr>
          <w:rFonts w:ascii="Verdana" w:hAnsi="Verdana"/>
          <w:color w:val="000000"/>
          <w:sz w:val="20"/>
          <w:szCs w:val="20"/>
        </w:rPr>
        <w:t>: it executes if method exits by throwing an exception.</w:t>
      </w:r>
    </w:p>
    <w:p w:rsidR="00DA5666" w:rsidRDefault="00DA5666" w:rsidP="0013606E">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After (finally) Advice</w:t>
      </w:r>
      <w:r>
        <w:rPr>
          <w:rFonts w:ascii="Verdana" w:hAnsi="Verdana"/>
          <w:color w:val="000000"/>
          <w:sz w:val="20"/>
          <w:szCs w:val="20"/>
        </w:rPr>
        <w:t>: it executes after a join point regardless of join point exit whether normally or exceptional return.</w:t>
      </w:r>
    </w:p>
    <w:p w:rsidR="00DA5666" w:rsidRDefault="00DA5666" w:rsidP="0013606E">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Around Advice</w:t>
      </w:r>
      <w:r>
        <w:rPr>
          <w:rFonts w:ascii="Verdana" w:hAnsi="Verdana"/>
          <w:color w:val="000000"/>
          <w:sz w:val="20"/>
          <w:szCs w:val="20"/>
        </w:rPr>
        <w:t>: It executes before and after a join point.</w:t>
      </w:r>
    </w:p>
    <w:p w:rsidR="00DA5666" w:rsidRDefault="00DA5666" w:rsidP="00DA5666">
      <w:pPr>
        <w:spacing w:after="0" w:line="240" w:lineRule="auto"/>
        <w:rPr>
          <w:rFonts w:ascii="Times New Roman" w:hAnsi="Times New Roman"/>
          <w:sz w:val="24"/>
          <w:szCs w:val="24"/>
        </w:rPr>
      </w:pPr>
      <w:r>
        <w:pict>
          <v:rect id="_x0000_i1092"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Pointcut</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It is an expression language of AOP that matches join points.</w:t>
      </w:r>
    </w:p>
    <w:p w:rsidR="00DA5666" w:rsidRDefault="00DA5666" w:rsidP="00DA5666">
      <w:pPr>
        <w:rPr>
          <w:rFonts w:ascii="Times New Roman" w:hAnsi="Times New Roman"/>
          <w:sz w:val="24"/>
          <w:szCs w:val="24"/>
        </w:rPr>
      </w:pPr>
      <w:r>
        <w:pict>
          <v:rect id="_x0000_i1093"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Introduction</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It means introduction of additional method and fields for a type. It allows you to introduce new interface to any advised object.</w:t>
      </w:r>
    </w:p>
    <w:p w:rsidR="00DA5666" w:rsidRDefault="00DA5666" w:rsidP="00DA5666">
      <w:pPr>
        <w:rPr>
          <w:rFonts w:ascii="Times New Roman" w:hAnsi="Times New Roman"/>
          <w:sz w:val="24"/>
          <w:szCs w:val="24"/>
        </w:rPr>
      </w:pPr>
      <w:r>
        <w:pict>
          <v:rect id="_x0000_i1094"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Target Object</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It is the object i.e. being advised by one or more aspects. It is also known as proxied object in spring because Spring AOP is implemented using runtime proxies.</w:t>
      </w:r>
    </w:p>
    <w:p w:rsidR="00DA5666" w:rsidRDefault="00DA5666" w:rsidP="00DA5666">
      <w:pPr>
        <w:rPr>
          <w:rFonts w:ascii="Times New Roman" w:hAnsi="Times New Roman"/>
          <w:sz w:val="24"/>
          <w:szCs w:val="24"/>
        </w:rPr>
      </w:pPr>
      <w:r>
        <w:pict>
          <v:rect id="_x0000_i1095"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Aspect</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It is a class that contains advices, joinpoints etc.</w:t>
      </w:r>
    </w:p>
    <w:p w:rsidR="00DA5666" w:rsidRDefault="00DA5666" w:rsidP="00DA5666">
      <w:pPr>
        <w:rPr>
          <w:rFonts w:ascii="Times New Roman" w:hAnsi="Times New Roman"/>
          <w:sz w:val="24"/>
          <w:szCs w:val="24"/>
        </w:rPr>
      </w:pPr>
      <w:r>
        <w:pict>
          <v:rect id="_x0000_i1096"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Interceptor</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lastRenderedPageBreak/>
        <w:t>It is an aspect that contains only one advice.</w:t>
      </w:r>
    </w:p>
    <w:p w:rsidR="00DA5666" w:rsidRDefault="00DA5666" w:rsidP="00DA5666">
      <w:pPr>
        <w:rPr>
          <w:rFonts w:ascii="Times New Roman" w:hAnsi="Times New Roman"/>
          <w:sz w:val="24"/>
          <w:szCs w:val="24"/>
        </w:rPr>
      </w:pPr>
      <w:r>
        <w:pict>
          <v:rect id="_x0000_i1097"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AOP Proxy</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It is used to implement aspect contracts, created by AOP framework. It will be a JDK dynamic proxy or CGLIB proxy in spring framework.</w:t>
      </w:r>
    </w:p>
    <w:p w:rsidR="00DA5666" w:rsidRDefault="00DA5666" w:rsidP="00DA5666">
      <w:pPr>
        <w:rPr>
          <w:rFonts w:ascii="Times New Roman" w:hAnsi="Times New Roman"/>
          <w:sz w:val="24"/>
          <w:szCs w:val="24"/>
        </w:rPr>
      </w:pPr>
      <w:r>
        <w:pict>
          <v:rect id="_x0000_i1098" style="width:0;height:.75pt" o:hralign="center" o:hrstd="t" o:hrnoshade="t" o:hr="t" fillcolor="#d4d4d4" stroked="f"/>
        </w:pict>
      </w:r>
    </w:p>
    <w:p w:rsidR="00DA5666" w:rsidRDefault="00DA5666" w:rsidP="00DA5666">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Weaving</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It is the process of linking aspect with other application types or objects to create an advised object. Weaving can be done at compile time, load time or runtime. Spring AOP performs weaving at runtime.</w:t>
      </w:r>
    </w:p>
    <w:p w:rsidR="00DA5666" w:rsidRDefault="00DA5666" w:rsidP="00DA5666">
      <w:pPr>
        <w:rPr>
          <w:rFonts w:ascii="Times New Roman" w:hAnsi="Times New Roman"/>
          <w:sz w:val="24"/>
          <w:szCs w:val="24"/>
        </w:rPr>
      </w:pPr>
      <w:r>
        <w:pict>
          <v:rect id="_x0000_i1099" style="width:0;height:.75pt" o:hralign="center" o:hrstd="t" o:hrnoshade="t" o:hr="t" fillcolor="#d4d4d4" stroked="f"/>
        </w:pict>
      </w:r>
    </w:p>
    <w:p w:rsidR="00DA5666" w:rsidRDefault="00DA5666" w:rsidP="00DA5666">
      <w:pPr>
        <w:pStyle w:val="Heading3"/>
        <w:shd w:val="clear" w:color="auto" w:fill="FFFFFF"/>
        <w:spacing w:line="312" w:lineRule="atLeast"/>
        <w:rPr>
          <w:rFonts w:ascii="Helvetica" w:hAnsi="Helvetica"/>
          <w:color w:val="610B38"/>
          <w:sz w:val="38"/>
          <w:szCs w:val="38"/>
        </w:rPr>
      </w:pPr>
      <w:r>
        <w:rPr>
          <w:rFonts w:ascii="Helvetica" w:hAnsi="Helvetica"/>
          <w:b/>
          <w:bCs/>
          <w:color w:val="610B38"/>
          <w:sz w:val="38"/>
          <w:szCs w:val="38"/>
        </w:rPr>
        <w:t>AOP Implementations</w:t>
      </w:r>
    </w:p>
    <w:p w:rsidR="00DA5666" w:rsidRDefault="00DA5666" w:rsidP="00DA5666">
      <w:pPr>
        <w:pStyle w:val="NormalWeb"/>
        <w:shd w:val="clear" w:color="auto" w:fill="FFFFFF"/>
        <w:rPr>
          <w:rFonts w:ascii="Verdana" w:hAnsi="Verdana"/>
          <w:color w:val="000000"/>
          <w:sz w:val="20"/>
          <w:szCs w:val="20"/>
        </w:rPr>
      </w:pPr>
      <w:r>
        <w:rPr>
          <w:rFonts w:ascii="Verdana" w:hAnsi="Verdana"/>
          <w:color w:val="000000"/>
          <w:sz w:val="20"/>
          <w:szCs w:val="20"/>
        </w:rPr>
        <w:t>AOP implementations are provided by:</w:t>
      </w:r>
    </w:p>
    <w:p w:rsidR="00DA5666" w:rsidRDefault="00DA5666" w:rsidP="0013606E">
      <w:pPr>
        <w:numPr>
          <w:ilvl w:val="0"/>
          <w:numId w:val="4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AspectJ</w:t>
      </w:r>
    </w:p>
    <w:p w:rsidR="00DA5666" w:rsidRDefault="00DA5666" w:rsidP="0013606E">
      <w:pPr>
        <w:numPr>
          <w:ilvl w:val="0"/>
          <w:numId w:val="4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Spring AOP</w:t>
      </w:r>
    </w:p>
    <w:p w:rsidR="00DA5666" w:rsidRDefault="00DA5666" w:rsidP="0013606E">
      <w:pPr>
        <w:numPr>
          <w:ilvl w:val="0"/>
          <w:numId w:val="4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JBoss AOP</w:t>
      </w:r>
    </w:p>
    <w:p w:rsidR="00A8065B" w:rsidRDefault="00A8065B" w:rsidP="00A8065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Spring AOP Example</w:t>
      </w:r>
    </w:p>
    <w:p w:rsidR="00A8065B" w:rsidRDefault="00A8065B" w:rsidP="0013606E">
      <w:pPr>
        <w:numPr>
          <w:ilvl w:val="0"/>
          <w:numId w:val="41"/>
        </w:numPr>
        <w:shd w:val="clear" w:color="auto" w:fill="FFFFFF"/>
        <w:spacing w:before="60" w:after="100" w:afterAutospacing="1" w:line="315" w:lineRule="atLeast"/>
        <w:rPr>
          <w:rFonts w:ascii="Verdana" w:hAnsi="Verdana"/>
          <w:color w:val="000000"/>
          <w:sz w:val="20"/>
          <w:szCs w:val="20"/>
        </w:rPr>
      </w:pPr>
      <w:hyperlink r:id="rId36" w:history="1">
        <w:r>
          <w:rPr>
            <w:rStyle w:val="Hyperlink"/>
            <w:color w:val="008000"/>
            <w:sz w:val="23"/>
            <w:szCs w:val="23"/>
          </w:rPr>
          <w:t>Before Advice Example</w:t>
        </w:r>
      </w:hyperlink>
    </w:p>
    <w:p w:rsidR="00A8065B" w:rsidRDefault="00A8065B" w:rsidP="0013606E">
      <w:pPr>
        <w:numPr>
          <w:ilvl w:val="0"/>
          <w:numId w:val="41"/>
        </w:numPr>
        <w:shd w:val="clear" w:color="auto" w:fill="FFFFFF"/>
        <w:spacing w:before="60" w:after="100" w:afterAutospacing="1" w:line="315" w:lineRule="atLeast"/>
        <w:rPr>
          <w:rFonts w:ascii="Verdana" w:hAnsi="Verdana"/>
          <w:color w:val="000000"/>
          <w:sz w:val="20"/>
          <w:szCs w:val="20"/>
        </w:rPr>
      </w:pPr>
      <w:hyperlink r:id="rId37" w:history="1">
        <w:r>
          <w:rPr>
            <w:rStyle w:val="Hyperlink"/>
            <w:color w:val="008000"/>
            <w:sz w:val="23"/>
            <w:szCs w:val="23"/>
          </w:rPr>
          <w:t>After Returning Advice Example</w:t>
        </w:r>
      </w:hyperlink>
    </w:p>
    <w:p w:rsidR="00A8065B" w:rsidRDefault="00A8065B" w:rsidP="0013606E">
      <w:pPr>
        <w:numPr>
          <w:ilvl w:val="0"/>
          <w:numId w:val="41"/>
        </w:numPr>
        <w:shd w:val="clear" w:color="auto" w:fill="FFFFFF"/>
        <w:spacing w:before="60" w:after="100" w:afterAutospacing="1" w:line="315" w:lineRule="atLeast"/>
        <w:rPr>
          <w:rFonts w:ascii="Verdana" w:hAnsi="Verdana"/>
          <w:color w:val="000000"/>
          <w:sz w:val="20"/>
          <w:szCs w:val="20"/>
        </w:rPr>
      </w:pPr>
      <w:hyperlink r:id="rId38" w:history="1">
        <w:r>
          <w:rPr>
            <w:rStyle w:val="Hyperlink"/>
            <w:color w:val="008000"/>
            <w:sz w:val="23"/>
            <w:szCs w:val="23"/>
          </w:rPr>
          <w:t>Around Advice Example</w:t>
        </w:r>
      </w:hyperlink>
    </w:p>
    <w:p w:rsidR="00A8065B" w:rsidRDefault="00A8065B" w:rsidP="0013606E">
      <w:pPr>
        <w:numPr>
          <w:ilvl w:val="0"/>
          <w:numId w:val="41"/>
        </w:numPr>
        <w:shd w:val="clear" w:color="auto" w:fill="FFFFFF"/>
        <w:spacing w:before="60" w:after="100" w:afterAutospacing="1" w:line="315" w:lineRule="atLeast"/>
        <w:rPr>
          <w:rFonts w:ascii="Verdana" w:hAnsi="Verdana"/>
          <w:color w:val="000000"/>
          <w:sz w:val="20"/>
          <w:szCs w:val="20"/>
        </w:rPr>
      </w:pPr>
      <w:hyperlink r:id="rId39" w:history="1">
        <w:r>
          <w:rPr>
            <w:rStyle w:val="Hyperlink"/>
            <w:color w:val="008000"/>
            <w:sz w:val="23"/>
            <w:szCs w:val="23"/>
          </w:rPr>
          <w:t>After Throwing Advice Example</w:t>
        </w:r>
      </w:hyperlink>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rPr>
        <w:t>There are given examples of </w:t>
      </w:r>
      <w:r>
        <w:rPr>
          <w:rFonts w:ascii="Verdana" w:hAnsi="Verdana"/>
          <w:b/>
          <w:bCs/>
          <w:color w:val="000000"/>
          <w:sz w:val="20"/>
          <w:szCs w:val="20"/>
        </w:rPr>
        <w:t>Spring1.2 old style AOP</w:t>
      </w:r>
      <w:r>
        <w:rPr>
          <w:rFonts w:ascii="Verdana" w:hAnsi="Verdana"/>
          <w:color w:val="000000"/>
          <w:sz w:val="20"/>
          <w:szCs w:val="20"/>
        </w:rPr>
        <w:t> (dtd based) implementation.</w:t>
      </w:r>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rPr>
        <w:t>Though it is supported in spring 3, but it is recommended to use spring aop with aspectJ that we are going to learn in next page.</w:t>
      </w:r>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rPr>
        <w:t>There are 4 types of advices supported in spring1.2 old style aop implementation.</w:t>
      </w:r>
    </w:p>
    <w:p w:rsidR="00A8065B" w:rsidRDefault="00A8065B" w:rsidP="0013606E">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Before Advice</w:t>
      </w:r>
      <w:r>
        <w:rPr>
          <w:rFonts w:ascii="Verdana" w:hAnsi="Verdana"/>
          <w:color w:val="000000"/>
          <w:sz w:val="20"/>
          <w:szCs w:val="20"/>
        </w:rPr>
        <w:t> it is executed before the actual method call.</w:t>
      </w:r>
    </w:p>
    <w:p w:rsidR="00A8065B" w:rsidRDefault="00A8065B" w:rsidP="0013606E">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After Advice</w:t>
      </w:r>
      <w:r>
        <w:rPr>
          <w:rFonts w:ascii="Verdana" w:hAnsi="Verdana"/>
          <w:color w:val="000000"/>
          <w:sz w:val="20"/>
          <w:szCs w:val="20"/>
        </w:rPr>
        <w:t> it is executed after the actual method call. If method returns a value, it is executed after returning value.</w:t>
      </w:r>
    </w:p>
    <w:p w:rsidR="00A8065B" w:rsidRDefault="00A8065B" w:rsidP="0013606E">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Around Advice</w:t>
      </w:r>
      <w:r>
        <w:rPr>
          <w:rFonts w:ascii="Verdana" w:hAnsi="Verdana"/>
          <w:color w:val="000000"/>
          <w:sz w:val="20"/>
          <w:szCs w:val="20"/>
        </w:rPr>
        <w:t> it is executed before and after the actual method call.</w:t>
      </w:r>
    </w:p>
    <w:p w:rsidR="00A8065B" w:rsidRDefault="00A8065B" w:rsidP="0013606E">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Throws Advice</w:t>
      </w:r>
      <w:r>
        <w:rPr>
          <w:rFonts w:ascii="Verdana" w:hAnsi="Verdana"/>
          <w:color w:val="000000"/>
          <w:sz w:val="20"/>
          <w:szCs w:val="20"/>
        </w:rPr>
        <w:t> it is executed if actual method throws exception.</w:t>
      </w:r>
    </w:p>
    <w:p w:rsidR="00A8065B" w:rsidRDefault="00A8065B" w:rsidP="00A8065B">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3"/>
          <w:szCs w:val="23"/>
        </w:rPr>
      </w:pPr>
      <w:r>
        <w:rPr>
          <w:rFonts w:ascii="Arial" w:hAnsi="Arial" w:cs="Arial"/>
          <w:b w:val="0"/>
          <w:bCs w:val="0"/>
          <w:color w:val="008000"/>
          <w:sz w:val="23"/>
          <w:szCs w:val="23"/>
        </w:rPr>
        <w:lastRenderedPageBreak/>
        <w:t>To understand the basic concepts of Spring AOP, visit the previous page.</w:t>
      </w:r>
    </w:p>
    <w:p w:rsidR="00A8065B" w:rsidRDefault="00A8065B" w:rsidP="00A8065B">
      <w:pPr>
        <w:rPr>
          <w:rFonts w:ascii="Times New Roman" w:hAnsi="Times New Roman" w:cs="Times New Roman"/>
          <w:sz w:val="24"/>
          <w:szCs w:val="24"/>
        </w:rPr>
      </w:pPr>
      <w:r>
        <w:pict>
          <v:rect id="_x0000_i1110" style="width:0;height:.75pt" o:hralign="center" o:hrstd="t" o:hrnoshade="t" o:hr="t" fillcolor="#d4d4d4" stroked="f"/>
        </w:pict>
      </w:r>
    </w:p>
    <w:p w:rsidR="00A8065B" w:rsidRDefault="00A8065B" w:rsidP="00A8065B">
      <w:pPr>
        <w:pStyle w:val="Heading4"/>
        <w:shd w:val="clear" w:color="auto" w:fill="FFFFFF"/>
        <w:rPr>
          <w:rFonts w:ascii="Helvetica" w:hAnsi="Helvetica"/>
          <w:b w:val="0"/>
          <w:bCs w:val="0"/>
          <w:color w:val="610B4B"/>
          <w:sz w:val="26"/>
          <w:szCs w:val="26"/>
        </w:rPr>
      </w:pPr>
      <w:r>
        <w:rPr>
          <w:rFonts w:ascii="Helvetica" w:hAnsi="Helvetica"/>
          <w:b w:val="0"/>
          <w:bCs w:val="0"/>
          <w:color w:val="610B4B"/>
          <w:sz w:val="26"/>
          <w:szCs w:val="26"/>
        </w:rPr>
        <w:t>Understanding the hierarchy of advice interfaces</w:t>
      </w:r>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rPr>
        <w:t>Let's understand the advice hierarchy by the diagram given below:</w:t>
      </w:r>
    </w:p>
    <w:p w:rsidR="00A8065B" w:rsidRDefault="00A8065B" w:rsidP="00A8065B">
      <w:pPr>
        <w:rPr>
          <w:rFonts w:ascii="Times New Roman" w:hAnsi="Times New Roman"/>
          <w:sz w:val="24"/>
          <w:szCs w:val="24"/>
        </w:rPr>
      </w:pPr>
      <w:r>
        <w:rPr>
          <w:noProof/>
          <w:lang w:eastAsia="en-IN"/>
        </w:rPr>
        <w:drawing>
          <wp:inline distT="0" distB="0" distL="0" distR="0">
            <wp:extent cx="6667500" cy="2657475"/>
            <wp:effectExtent l="0" t="0" r="0" b="9525"/>
            <wp:docPr id="20" name="Picture 20" descr="spring aop advice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pring aop advice interfac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2657475"/>
                    </a:xfrm>
                    <a:prstGeom prst="rect">
                      <a:avLst/>
                    </a:prstGeom>
                    <a:noFill/>
                    <a:ln>
                      <a:noFill/>
                    </a:ln>
                  </pic:spPr>
                </pic:pic>
              </a:graphicData>
            </a:graphic>
          </wp:inline>
        </w:drawing>
      </w:r>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rPr>
        <w:t>All are interfaces in aop.</w:t>
      </w:r>
    </w:p>
    <w:p w:rsidR="00A8065B" w:rsidRDefault="00A8065B" w:rsidP="00A8065B">
      <w:pPr>
        <w:pStyle w:val="NormalWeb"/>
        <w:shd w:val="clear" w:color="auto" w:fill="FFFFFF"/>
        <w:rPr>
          <w:rFonts w:ascii="Verdana" w:hAnsi="Verdana"/>
          <w:color w:val="000000"/>
          <w:sz w:val="20"/>
          <w:szCs w:val="20"/>
        </w:rPr>
      </w:pPr>
      <w:r>
        <w:rPr>
          <w:rFonts w:ascii="Verdana" w:hAnsi="Verdana"/>
          <w:b/>
          <w:bCs/>
          <w:color w:val="000000"/>
          <w:sz w:val="20"/>
          <w:szCs w:val="20"/>
        </w:rPr>
        <w:t>MethodBeforeAdvice</w:t>
      </w:r>
      <w:r>
        <w:rPr>
          <w:rFonts w:ascii="Verdana" w:hAnsi="Verdana"/>
          <w:color w:val="000000"/>
          <w:sz w:val="20"/>
          <w:szCs w:val="20"/>
        </w:rPr>
        <w:t> interface extends the </w:t>
      </w:r>
      <w:r>
        <w:rPr>
          <w:rFonts w:ascii="Verdana" w:hAnsi="Verdana"/>
          <w:b/>
          <w:bCs/>
          <w:color w:val="000000"/>
          <w:sz w:val="20"/>
          <w:szCs w:val="20"/>
        </w:rPr>
        <w:t>BeforeAdvice</w:t>
      </w:r>
      <w:r>
        <w:rPr>
          <w:rFonts w:ascii="Verdana" w:hAnsi="Verdana"/>
          <w:color w:val="000000"/>
          <w:sz w:val="20"/>
          <w:szCs w:val="20"/>
        </w:rPr>
        <w:t> interface.</w:t>
      </w:r>
    </w:p>
    <w:p w:rsidR="00A8065B" w:rsidRDefault="00A8065B" w:rsidP="00A8065B">
      <w:pPr>
        <w:pStyle w:val="NormalWeb"/>
        <w:shd w:val="clear" w:color="auto" w:fill="FFFFFF"/>
        <w:rPr>
          <w:rFonts w:ascii="Verdana" w:hAnsi="Verdana"/>
          <w:color w:val="000000"/>
          <w:sz w:val="20"/>
          <w:szCs w:val="20"/>
          <w:bdr w:val="none" w:sz="0" w:space="0" w:color="auto" w:frame="1"/>
          <w:shd w:val="clear" w:color="auto" w:fill="FFFFFF"/>
        </w:rPr>
      </w:pPr>
      <w:r>
        <w:rPr>
          <w:rFonts w:ascii="Verdana" w:hAnsi="Verdana"/>
          <w:color w:val="000000"/>
          <w:sz w:val="20"/>
          <w:szCs w:val="20"/>
          <w:shd w:val="clear" w:color="auto" w:fill="FFFFFF"/>
        </w:rPr>
        <w:t>  </w:t>
      </w:r>
      <w:r>
        <w:rPr>
          <w:rStyle w:val="keyword"/>
          <w:rFonts w:ascii="Verdana" w:hAnsi="Verdana"/>
          <w:b/>
          <w:bCs/>
          <w:color w:val="006699"/>
          <w:sz w:val="20"/>
          <w:szCs w:val="20"/>
          <w:bdr w:val="none" w:sz="0" w:space="0" w:color="auto" w:frame="1"/>
          <w:shd w:val="clear" w:color="auto" w:fill="FFFFFF"/>
        </w:rPr>
        <w:t>public</w:t>
      </w:r>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void</w:t>
      </w:r>
      <w:r>
        <w:rPr>
          <w:rFonts w:ascii="Verdana" w:hAnsi="Verdana"/>
          <w:color w:val="000000"/>
          <w:sz w:val="20"/>
          <w:szCs w:val="20"/>
          <w:bdr w:val="none" w:sz="0" w:space="0" w:color="auto" w:frame="1"/>
          <w:shd w:val="clear" w:color="auto" w:fill="FFFFFF"/>
        </w:rPr>
        <w:t> before(Method method, Object[] args, Object target)</w:t>
      </w:r>
      <w:r>
        <w:rPr>
          <w:rStyle w:val="keyword"/>
          <w:rFonts w:ascii="Verdana" w:hAnsi="Verdana"/>
          <w:b/>
          <w:bCs/>
          <w:color w:val="006699"/>
          <w:sz w:val="20"/>
          <w:szCs w:val="20"/>
          <w:bdr w:val="none" w:sz="0" w:space="0" w:color="auto" w:frame="1"/>
          <w:shd w:val="clear" w:color="auto" w:fill="FFFFFF"/>
        </w:rPr>
        <w:t>throws</w:t>
      </w:r>
      <w:r>
        <w:rPr>
          <w:rFonts w:ascii="Verdana" w:hAnsi="Verdana"/>
          <w:color w:val="000000"/>
          <w:sz w:val="20"/>
          <w:szCs w:val="20"/>
          <w:bdr w:val="none" w:sz="0" w:space="0" w:color="auto" w:frame="1"/>
          <w:shd w:val="clear" w:color="auto" w:fill="FFFFFF"/>
        </w:rPr>
        <w:t> Throwable {  </w:t>
      </w:r>
    </w:p>
    <w:p w:rsidR="00A8065B" w:rsidRDefault="00A8065B" w:rsidP="00A8065B">
      <w:pPr>
        <w:pStyle w:val="NormalWeb"/>
        <w:shd w:val="clear" w:color="auto" w:fill="FFFFFF"/>
        <w:rPr>
          <w:rFonts w:ascii="Verdana" w:hAnsi="Verdana"/>
          <w:color w:val="000000"/>
          <w:sz w:val="20"/>
          <w:szCs w:val="20"/>
          <w:bdr w:val="none" w:sz="0" w:space="0" w:color="auto" w:frame="1"/>
          <w:shd w:val="clear" w:color="auto" w:fill="FFFFFF"/>
        </w:rPr>
      </w:pP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&lt;bean id=</w:t>
      </w:r>
      <w:r w:rsidRPr="00A8065B">
        <w:rPr>
          <w:rFonts w:ascii="Verdana" w:eastAsia="Times New Roman" w:hAnsi="Verdana" w:cs="Times New Roman"/>
          <w:color w:val="0000FF"/>
          <w:sz w:val="20"/>
          <w:szCs w:val="20"/>
          <w:bdr w:val="none" w:sz="0" w:space="0" w:color="auto" w:frame="1"/>
          <w:lang w:eastAsia="en-IN"/>
        </w:rPr>
        <w:t>"obj"</w:t>
      </w:r>
      <w:r w:rsidRPr="00A8065B">
        <w:rPr>
          <w:rFonts w:ascii="Verdana" w:eastAsia="Times New Roman" w:hAnsi="Verdana" w:cs="Times New Roman"/>
          <w:color w:val="000000"/>
          <w:sz w:val="20"/>
          <w:szCs w:val="20"/>
          <w:bdr w:val="none" w:sz="0" w:space="0" w:color="auto" w:frame="1"/>
          <w:lang w:eastAsia="en-IN"/>
        </w:rPr>
        <w:t> </w:t>
      </w:r>
      <w:r w:rsidRPr="00A8065B">
        <w:rPr>
          <w:rFonts w:ascii="Verdana" w:eastAsia="Times New Roman" w:hAnsi="Verdana" w:cs="Times New Roman"/>
          <w:b/>
          <w:bCs/>
          <w:color w:val="006699"/>
          <w:sz w:val="20"/>
          <w:szCs w:val="20"/>
          <w:bdr w:val="none" w:sz="0" w:space="0" w:color="auto" w:frame="1"/>
          <w:lang w:eastAsia="en-IN"/>
        </w:rPr>
        <w:t>class</w:t>
      </w:r>
      <w:r w:rsidRPr="00A8065B">
        <w:rPr>
          <w:rFonts w:ascii="Verdana" w:eastAsia="Times New Roman" w:hAnsi="Verdana" w:cs="Times New Roman"/>
          <w:color w:val="000000"/>
          <w:sz w:val="20"/>
          <w:szCs w:val="20"/>
          <w:bdr w:val="none" w:sz="0" w:space="0" w:color="auto" w:frame="1"/>
          <w:lang w:eastAsia="en-IN"/>
        </w:rPr>
        <w:t>=</w:t>
      </w:r>
      <w:r w:rsidRPr="00A8065B">
        <w:rPr>
          <w:rFonts w:ascii="Verdana" w:eastAsia="Times New Roman" w:hAnsi="Verdana" w:cs="Times New Roman"/>
          <w:color w:val="0000FF"/>
          <w:sz w:val="20"/>
          <w:szCs w:val="20"/>
          <w:bdr w:val="none" w:sz="0" w:space="0" w:color="auto" w:frame="1"/>
          <w:lang w:eastAsia="en-IN"/>
        </w:rPr>
        <w:t>"com.javatpoint.A"</w:t>
      </w:r>
      <w:r w:rsidRPr="00A8065B">
        <w:rPr>
          <w:rFonts w:ascii="Verdana" w:eastAsia="Times New Roman" w:hAnsi="Verdana" w:cs="Times New Roman"/>
          <w:color w:val="000000"/>
          <w:sz w:val="20"/>
          <w:szCs w:val="20"/>
          <w:bdr w:val="none" w:sz="0" w:space="0" w:color="auto" w:frame="1"/>
          <w:lang w:eastAsia="en-IN"/>
        </w:rPr>
        <w:t>&gt;&lt;/bean&gt;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&lt;bean id=</w:t>
      </w:r>
      <w:r w:rsidRPr="00A8065B">
        <w:rPr>
          <w:rFonts w:ascii="Verdana" w:eastAsia="Times New Roman" w:hAnsi="Verdana" w:cs="Times New Roman"/>
          <w:color w:val="0000FF"/>
          <w:sz w:val="20"/>
          <w:szCs w:val="20"/>
          <w:bdr w:val="none" w:sz="0" w:space="0" w:color="auto" w:frame="1"/>
          <w:lang w:eastAsia="en-IN"/>
        </w:rPr>
        <w:t>"ba"</w:t>
      </w:r>
      <w:r w:rsidRPr="00A8065B">
        <w:rPr>
          <w:rFonts w:ascii="Verdana" w:eastAsia="Times New Roman" w:hAnsi="Verdana" w:cs="Times New Roman"/>
          <w:color w:val="000000"/>
          <w:sz w:val="20"/>
          <w:szCs w:val="20"/>
          <w:bdr w:val="none" w:sz="0" w:space="0" w:color="auto" w:frame="1"/>
          <w:lang w:eastAsia="en-IN"/>
        </w:rPr>
        <w:t> </w:t>
      </w:r>
      <w:r w:rsidRPr="00A8065B">
        <w:rPr>
          <w:rFonts w:ascii="Verdana" w:eastAsia="Times New Roman" w:hAnsi="Verdana" w:cs="Times New Roman"/>
          <w:b/>
          <w:bCs/>
          <w:color w:val="006699"/>
          <w:sz w:val="20"/>
          <w:szCs w:val="20"/>
          <w:bdr w:val="none" w:sz="0" w:space="0" w:color="auto" w:frame="1"/>
          <w:lang w:eastAsia="en-IN"/>
        </w:rPr>
        <w:t>class</w:t>
      </w:r>
      <w:r w:rsidRPr="00A8065B">
        <w:rPr>
          <w:rFonts w:ascii="Verdana" w:eastAsia="Times New Roman" w:hAnsi="Verdana" w:cs="Times New Roman"/>
          <w:color w:val="000000"/>
          <w:sz w:val="20"/>
          <w:szCs w:val="20"/>
          <w:bdr w:val="none" w:sz="0" w:space="0" w:color="auto" w:frame="1"/>
          <w:lang w:eastAsia="en-IN"/>
        </w:rPr>
        <w:t>=</w:t>
      </w:r>
      <w:r w:rsidRPr="00A8065B">
        <w:rPr>
          <w:rFonts w:ascii="Verdana" w:eastAsia="Times New Roman" w:hAnsi="Verdana" w:cs="Times New Roman"/>
          <w:color w:val="0000FF"/>
          <w:sz w:val="20"/>
          <w:szCs w:val="20"/>
          <w:bdr w:val="none" w:sz="0" w:space="0" w:color="auto" w:frame="1"/>
          <w:lang w:eastAsia="en-IN"/>
        </w:rPr>
        <w:t>"com.javatpoint.BeforeAdvisor"</w:t>
      </w:r>
      <w:r w:rsidRPr="00A8065B">
        <w:rPr>
          <w:rFonts w:ascii="Verdana" w:eastAsia="Times New Roman" w:hAnsi="Verdana" w:cs="Times New Roman"/>
          <w:color w:val="000000"/>
          <w:sz w:val="20"/>
          <w:szCs w:val="20"/>
          <w:bdr w:val="none" w:sz="0" w:space="0" w:color="auto" w:frame="1"/>
          <w:lang w:eastAsia="en-IN"/>
        </w:rPr>
        <w:t>&gt;&lt;/bean&gt;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&lt;bean id=</w:t>
      </w:r>
      <w:r w:rsidRPr="00A8065B">
        <w:rPr>
          <w:rFonts w:ascii="Verdana" w:eastAsia="Times New Roman" w:hAnsi="Verdana" w:cs="Times New Roman"/>
          <w:color w:val="0000FF"/>
          <w:sz w:val="20"/>
          <w:szCs w:val="20"/>
          <w:bdr w:val="none" w:sz="0" w:space="0" w:color="auto" w:frame="1"/>
          <w:lang w:eastAsia="en-IN"/>
        </w:rPr>
        <w:t>"proxy"</w:t>
      </w:r>
      <w:r w:rsidRPr="00A8065B">
        <w:rPr>
          <w:rFonts w:ascii="Verdana" w:eastAsia="Times New Roman" w:hAnsi="Verdana" w:cs="Times New Roman"/>
          <w:color w:val="000000"/>
          <w:sz w:val="20"/>
          <w:szCs w:val="20"/>
          <w:bdr w:val="none" w:sz="0" w:space="0" w:color="auto" w:frame="1"/>
          <w:lang w:eastAsia="en-IN"/>
        </w:rPr>
        <w:t> </w:t>
      </w:r>
      <w:r w:rsidRPr="00A8065B">
        <w:rPr>
          <w:rFonts w:ascii="Verdana" w:eastAsia="Times New Roman" w:hAnsi="Verdana" w:cs="Times New Roman"/>
          <w:b/>
          <w:bCs/>
          <w:color w:val="006699"/>
          <w:sz w:val="20"/>
          <w:szCs w:val="20"/>
          <w:bdr w:val="none" w:sz="0" w:space="0" w:color="auto" w:frame="1"/>
          <w:lang w:eastAsia="en-IN"/>
        </w:rPr>
        <w:t>class</w:t>
      </w:r>
      <w:r w:rsidRPr="00A8065B">
        <w:rPr>
          <w:rFonts w:ascii="Verdana" w:eastAsia="Times New Roman" w:hAnsi="Verdana" w:cs="Times New Roman"/>
          <w:color w:val="000000"/>
          <w:sz w:val="20"/>
          <w:szCs w:val="20"/>
          <w:bdr w:val="none" w:sz="0" w:space="0" w:color="auto" w:frame="1"/>
          <w:lang w:eastAsia="en-IN"/>
        </w:rPr>
        <w:t>=</w:t>
      </w:r>
      <w:r w:rsidRPr="00A8065B">
        <w:rPr>
          <w:rFonts w:ascii="Verdana" w:eastAsia="Times New Roman" w:hAnsi="Verdana" w:cs="Times New Roman"/>
          <w:color w:val="0000FF"/>
          <w:sz w:val="20"/>
          <w:szCs w:val="20"/>
          <w:bdr w:val="none" w:sz="0" w:space="0" w:color="auto" w:frame="1"/>
          <w:lang w:eastAsia="en-IN"/>
        </w:rPr>
        <w:t>"org.springframework.aop.framework.ProxyFactoryBean"</w:t>
      </w:r>
      <w:r w:rsidRPr="00A8065B">
        <w:rPr>
          <w:rFonts w:ascii="Verdana" w:eastAsia="Times New Roman" w:hAnsi="Verdana" w:cs="Times New Roman"/>
          <w:color w:val="000000"/>
          <w:sz w:val="20"/>
          <w:szCs w:val="20"/>
          <w:bdr w:val="none" w:sz="0" w:space="0" w:color="auto" w:frame="1"/>
          <w:lang w:eastAsia="en-IN"/>
        </w:rPr>
        <w:t>&gt;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&lt;property name=</w:t>
      </w:r>
      <w:r w:rsidRPr="00A8065B">
        <w:rPr>
          <w:rFonts w:ascii="Verdana" w:eastAsia="Times New Roman" w:hAnsi="Verdana" w:cs="Times New Roman"/>
          <w:color w:val="0000FF"/>
          <w:sz w:val="20"/>
          <w:szCs w:val="20"/>
          <w:bdr w:val="none" w:sz="0" w:space="0" w:color="auto" w:frame="1"/>
          <w:lang w:eastAsia="en-IN"/>
        </w:rPr>
        <w:t>"target"</w:t>
      </w:r>
      <w:r w:rsidRPr="00A8065B">
        <w:rPr>
          <w:rFonts w:ascii="Verdana" w:eastAsia="Times New Roman" w:hAnsi="Verdana" w:cs="Times New Roman"/>
          <w:color w:val="000000"/>
          <w:sz w:val="20"/>
          <w:szCs w:val="20"/>
          <w:bdr w:val="none" w:sz="0" w:space="0" w:color="auto" w:frame="1"/>
          <w:lang w:eastAsia="en-IN"/>
        </w:rPr>
        <w:t> ref=</w:t>
      </w:r>
      <w:r w:rsidRPr="00A8065B">
        <w:rPr>
          <w:rFonts w:ascii="Verdana" w:eastAsia="Times New Roman" w:hAnsi="Verdana" w:cs="Times New Roman"/>
          <w:color w:val="0000FF"/>
          <w:sz w:val="20"/>
          <w:szCs w:val="20"/>
          <w:bdr w:val="none" w:sz="0" w:space="0" w:color="auto" w:frame="1"/>
          <w:lang w:eastAsia="en-IN"/>
        </w:rPr>
        <w:t>"obj"</w:t>
      </w:r>
      <w:r w:rsidRPr="00A8065B">
        <w:rPr>
          <w:rFonts w:ascii="Verdana" w:eastAsia="Times New Roman" w:hAnsi="Verdana" w:cs="Times New Roman"/>
          <w:color w:val="000000"/>
          <w:sz w:val="20"/>
          <w:szCs w:val="20"/>
          <w:bdr w:val="none" w:sz="0" w:space="0" w:color="auto" w:frame="1"/>
          <w:lang w:eastAsia="en-IN"/>
        </w:rPr>
        <w:t>&gt;&lt;/property&gt;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&lt;property name=</w:t>
      </w:r>
      <w:r w:rsidRPr="00A8065B">
        <w:rPr>
          <w:rFonts w:ascii="Verdana" w:eastAsia="Times New Roman" w:hAnsi="Verdana" w:cs="Times New Roman"/>
          <w:color w:val="0000FF"/>
          <w:sz w:val="20"/>
          <w:szCs w:val="20"/>
          <w:bdr w:val="none" w:sz="0" w:space="0" w:color="auto" w:frame="1"/>
          <w:lang w:eastAsia="en-IN"/>
        </w:rPr>
        <w:t>"interceptorNames"</w:t>
      </w:r>
      <w:r w:rsidRPr="00A8065B">
        <w:rPr>
          <w:rFonts w:ascii="Verdana" w:eastAsia="Times New Roman" w:hAnsi="Verdana" w:cs="Times New Roman"/>
          <w:color w:val="000000"/>
          <w:sz w:val="20"/>
          <w:szCs w:val="20"/>
          <w:bdr w:val="none" w:sz="0" w:space="0" w:color="auto" w:frame="1"/>
          <w:lang w:eastAsia="en-IN"/>
        </w:rPr>
        <w:t>&gt;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&lt;list&gt;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&lt;value&gt;ba&lt;/value&gt;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&lt;/list&gt;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&lt;/property&gt;  </w:t>
      </w:r>
    </w:p>
    <w:p w:rsidR="00A8065B" w:rsidRPr="00A8065B" w:rsidRDefault="00A8065B" w:rsidP="00A8065B">
      <w:pPr>
        <w:shd w:val="clear" w:color="auto" w:fill="FFFFFF"/>
        <w:spacing w:after="0" w:line="315" w:lineRule="atLeast"/>
        <w:ind w:left="-360"/>
        <w:rPr>
          <w:rFonts w:ascii="Verdana" w:eastAsia="Times New Roman" w:hAnsi="Verdana" w:cs="Times New Roman"/>
          <w:color w:val="000000"/>
          <w:sz w:val="20"/>
          <w:szCs w:val="20"/>
          <w:lang w:eastAsia="en-IN"/>
        </w:rPr>
      </w:pPr>
      <w:r w:rsidRPr="00A8065B">
        <w:rPr>
          <w:rFonts w:ascii="Verdana" w:eastAsia="Times New Roman" w:hAnsi="Verdana" w:cs="Times New Roman"/>
          <w:color w:val="000000"/>
          <w:sz w:val="20"/>
          <w:szCs w:val="20"/>
          <w:bdr w:val="none" w:sz="0" w:space="0" w:color="auto" w:frame="1"/>
          <w:lang w:eastAsia="en-IN"/>
        </w:rPr>
        <w:t>&lt;/bean&gt;  </w:t>
      </w:r>
    </w:p>
    <w:p w:rsidR="00A8065B" w:rsidRDefault="00A8065B" w:rsidP="00A8065B">
      <w:pPr>
        <w:pStyle w:val="NormalWeb"/>
        <w:shd w:val="clear" w:color="auto" w:fill="FFFFFF"/>
        <w:rPr>
          <w:rFonts w:ascii="Verdana" w:hAnsi="Verdana"/>
          <w:color w:val="000000"/>
          <w:sz w:val="20"/>
          <w:szCs w:val="20"/>
        </w:rPr>
      </w:pPr>
    </w:p>
    <w:p w:rsidR="00A8065B" w:rsidRDefault="00A8065B" w:rsidP="00A8065B">
      <w:pPr>
        <w:pStyle w:val="NormalWeb"/>
        <w:shd w:val="clear" w:color="auto" w:fill="FFFFFF"/>
        <w:rPr>
          <w:rFonts w:ascii="Verdana" w:hAnsi="Verdana"/>
          <w:color w:val="000000"/>
          <w:sz w:val="20"/>
          <w:szCs w:val="20"/>
        </w:rPr>
      </w:pPr>
      <w:r>
        <w:rPr>
          <w:rFonts w:ascii="Verdana" w:hAnsi="Verdana"/>
          <w:b/>
          <w:bCs/>
          <w:color w:val="000000"/>
          <w:sz w:val="20"/>
          <w:szCs w:val="20"/>
        </w:rPr>
        <w:t>AfterReturningAdvice</w:t>
      </w:r>
      <w:r>
        <w:rPr>
          <w:rFonts w:ascii="Verdana" w:hAnsi="Verdana"/>
          <w:color w:val="000000"/>
          <w:sz w:val="20"/>
          <w:szCs w:val="20"/>
        </w:rPr>
        <w:t> interface extends the </w:t>
      </w:r>
      <w:r>
        <w:rPr>
          <w:rFonts w:ascii="Verdana" w:hAnsi="Verdana"/>
          <w:b/>
          <w:bCs/>
          <w:color w:val="000000"/>
          <w:sz w:val="20"/>
          <w:szCs w:val="20"/>
        </w:rPr>
        <w:t>AfterAdvice</w:t>
      </w:r>
      <w:r>
        <w:rPr>
          <w:rFonts w:ascii="Verdana" w:hAnsi="Verdana"/>
          <w:color w:val="000000"/>
          <w:sz w:val="20"/>
          <w:szCs w:val="20"/>
        </w:rPr>
        <w:t> interface.</w:t>
      </w:r>
    </w:p>
    <w:p w:rsidR="00A8065B" w:rsidRDefault="00A8065B" w:rsidP="00A8065B">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afterReturning(Object returnValue, Method method,  </w:t>
      </w:r>
    </w:p>
    <w:p w:rsidR="00A8065B" w:rsidRDefault="00A8065B" w:rsidP="00A8065B">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Object[] args, Object target)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Throwable {  </w:t>
      </w:r>
    </w:p>
    <w:p w:rsidR="00A8065B" w:rsidRDefault="00A8065B" w:rsidP="00A8065B">
      <w:pPr>
        <w:pStyle w:val="NormalWeb"/>
        <w:shd w:val="clear" w:color="auto" w:fill="FFFFFF"/>
        <w:rPr>
          <w:rFonts w:ascii="Verdana" w:hAnsi="Verdana"/>
          <w:color w:val="000000"/>
          <w:sz w:val="20"/>
          <w:szCs w:val="20"/>
        </w:rPr>
      </w:pPr>
      <w:r>
        <w:rPr>
          <w:rFonts w:ascii="Verdana" w:hAnsi="Verdana"/>
          <w:b/>
          <w:bCs/>
          <w:color w:val="000000"/>
          <w:sz w:val="20"/>
          <w:szCs w:val="20"/>
        </w:rPr>
        <w:t xml:space="preserve"> ThrowsAdvice</w:t>
      </w:r>
      <w:r>
        <w:rPr>
          <w:rFonts w:ascii="Verdana" w:hAnsi="Verdana"/>
          <w:color w:val="000000"/>
          <w:sz w:val="20"/>
          <w:szCs w:val="20"/>
        </w:rPr>
        <w:t> interface extends the </w:t>
      </w:r>
      <w:r>
        <w:rPr>
          <w:rFonts w:ascii="Verdana" w:hAnsi="Verdana"/>
          <w:b/>
          <w:bCs/>
          <w:color w:val="000000"/>
          <w:sz w:val="20"/>
          <w:szCs w:val="20"/>
        </w:rPr>
        <w:t>AfterAdvice</w:t>
      </w:r>
      <w:r>
        <w:rPr>
          <w:rFonts w:ascii="Verdana" w:hAnsi="Verdana"/>
          <w:color w:val="000000"/>
          <w:sz w:val="20"/>
          <w:szCs w:val="20"/>
        </w:rPr>
        <w:t> interface.</w:t>
      </w:r>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shd w:val="clear" w:color="auto" w:fill="FFFFFF"/>
        </w:rPr>
        <w:t> </w:t>
      </w:r>
      <w:r>
        <w:rPr>
          <w:rStyle w:val="keyword"/>
          <w:rFonts w:ascii="Verdana" w:hAnsi="Verdana"/>
          <w:b/>
          <w:bCs/>
          <w:color w:val="006699"/>
          <w:sz w:val="20"/>
          <w:szCs w:val="20"/>
          <w:bdr w:val="none" w:sz="0" w:space="0" w:color="auto" w:frame="1"/>
          <w:shd w:val="clear" w:color="auto" w:fill="FFFFFF"/>
        </w:rPr>
        <w:t>public</w:t>
      </w:r>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void</w:t>
      </w:r>
      <w:r>
        <w:rPr>
          <w:rFonts w:ascii="Verdana" w:hAnsi="Verdana"/>
          <w:color w:val="000000"/>
          <w:sz w:val="20"/>
          <w:szCs w:val="20"/>
          <w:bdr w:val="none" w:sz="0" w:space="0" w:color="auto" w:frame="1"/>
          <w:shd w:val="clear" w:color="auto" w:fill="FFFFFF"/>
        </w:rPr>
        <w:t> afterThrowing(Exception ex){  </w:t>
      </w:r>
    </w:p>
    <w:p w:rsidR="00A8065B" w:rsidRDefault="00A8065B" w:rsidP="00A8065B">
      <w:pPr>
        <w:pStyle w:val="NormalWeb"/>
        <w:shd w:val="clear" w:color="auto" w:fill="FFFFFF"/>
        <w:rPr>
          <w:rFonts w:ascii="Verdana" w:hAnsi="Verdana"/>
          <w:color w:val="000000"/>
          <w:sz w:val="20"/>
          <w:szCs w:val="20"/>
        </w:rPr>
      </w:pPr>
      <w:r>
        <w:rPr>
          <w:rFonts w:ascii="Verdana" w:hAnsi="Verdana"/>
          <w:b/>
          <w:bCs/>
          <w:color w:val="000000"/>
          <w:sz w:val="20"/>
          <w:szCs w:val="20"/>
        </w:rPr>
        <w:t>MethodInterceptor</w:t>
      </w:r>
      <w:r>
        <w:rPr>
          <w:rFonts w:ascii="Verdana" w:hAnsi="Verdana"/>
          <w:color w:val="000000"/>
          <w:sz w:val="20"/>
          <w:szCs w:val="20"/>
        </w:rPr>
        <w:t> interface extends the </w:t>
      </w:r>
      <w:r>
        <w:rPr>
          <w:rFonts w:ascii="Verdana" w:hAnsi="Verdana"/>
          <w:b/>
          <w:bCs/>
          <w:color w:val="000000"/>
          <w:sz w:val="20"/>
          <w:szCs w:val="20"/>
        </w:rPr>
        <w:t>Interceptor</w:t>
      </w:r>
      <w:r>
        <w:rPr>
          <w:rFonts w:ascii="Verdana" w:hAnsi="Verdana"/>
          <w:color w:val="000000"/>
          <w:sz w:val="20"/>
          <w:szCs w:val="20"/>
        </w:rPr>
        <w:t> interface. It is used in around advice.</w:t>
      </w:r>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shd w:val="clear" w:color="auto" w:fill="FFFFFF"/>
        </w:rPr>
        <w:t> </w:t>
      </w:r>
      <w:r>
        <w:rPr>
          <w:rStyle w:val="keyword"/>
          <w:rFonts w:ascii="Verdana" w:hAnsi="Verdana"/>
          <w:b/>
          <w:bCs/>
          <w:color w:val="006699"/>
          <w:sz w:val="20"/>
          <w:szCs w:val="20"/>
          <w:bdr w:val="none" w:sz="0" w:space="0" w:color="auto" w:frame="1"/>
          <w:shd w:val="clear" w:color="auto" w:fill="FFFFFF"/>
        </w:rPr>
        <w:t>public</w:t>
      </w:r>
      <w:r>
        <w:rPr>
          <w:rFonts w:ascii="Verdana" w:hAnsi="Verdana"/>
          <w:color w:val="000000"/>
          <w:sz w:val="20"/>
          <w:szCs w:val="20"/>
          <w:bdr w:val="none" w:sz="0" w:space="0" w:color="auto" w:frame="1"/>
          <w:shd w:val="clear" w:color="auto" w:fill="FFFFFF"/>
        </w:rPr>
        <w:t> Object invoke(MethodInvocation mi) </w:t>
      </w:r>
      <w:r>
        <w:rPr>
          <w:rStyle w:val="keyword"/>
          <w:rFonts w:ascii="Verdana" w:hAnsi="Verdana"/>
          <w:b/>
          <w:bCs/>
          <w:color w:val="006699"/>
          <w:sz w:val="20"/>
          <w:szCs w:val="20"/>
          <w:bdr w:val="none" w:sz="0" w:space="0" w:color="auto" w:frame="1"/>
          <w:shd w:val="clear" w:color="auto" w:fill="FFFFFF"/>
        </w:rPr>
        <w:t>throws</w:t>
      </w:r>
      <w:r>
        <w:rPr>
          <w:rFonts w:ascii="Verdana" w:hAnsi="Verdana"/>
          <w:color w:val="000000"/>
          <w:sz w:val="20"/>
          <w:szCs w:val="20"/>
          <w:bdr w:val="none" w:sz="0" w:space="0" w:color="auto" w:frame="1"/>
          <w:shd w:val="clear" w:color="auto" w:fill="FFFFFF"/>
        </w:rPr>
        <w:t> Throwable {  </w:t>
      </w:r>
    </w:p>
    <w:p w:rsidR="00DA5666" w:rsidRDefault="00DA5666" w:rsidP="00DA5666">
      <w:pPr>
        <w:shd w:val="clear" w:color="auto" w:fill="FFFFFF"/>
        <w:spacing w:after="75" w:line="240" w:lineRule="auto"/>
        <w:textAlignment w:val="baseline"/>
        <w:rPr>
          <w:rFonts w:ascii="inherit" w:eastAsia="Times New Roman" w:hAnsi="inherit" w:cs="Arial"/>
          <w:color w:val="242729"/>
          <w:sz w:val="23"/>
          <w:szCs w:val="23"/>
          <w:lang w:eastAsia="en-IN"/>
        </w:rPr>
      </w:pPr>
    </w:p>
    <w:p w:rsidR="00A8065B" w:rsidRDefault="00A8065B" w:rsidP="00A8065B">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Spring AOP AspectJ Annotation Example</w:t>
      </w:r>
    </w:p>
    <w:p w:rsidR="00A8065B" w:rsidRDefault="00A8065B" w:rsidP="00A8065B">
      <w:pPr>
        <w:pStyle w:val="NormalWeb"/>
        <w:shd w:val="clear" w:color="auto" w:fill="FFFFFF"/>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Spring Framework</w:t>
      </w:r>
      <w:r>
        <w:rPr>
          <w:rFonts w:ascii="Verdana" w:hAnsi="Verdana"/>
          <w:color w:val="000000"/>
          <w:sz w:val="20"/>
          <w:szCs w:val="20"/>
        </w:rPr>
        <w:t> recommends you to use </w:t>
      </w:r>
      <w:r>
        <w:rPr>
          <w:rFonts w:ascii="Verdana" w:hAnsi="Verdana"/>
          <w:b/>
          <w:bCs/>
          <w:color w:val="000000"/>
          <w:sz w:val="20"/>
          <w:szCs w:val="20"/>
        </w:rPr>
        <w:t>Spring AspectJ AOP implementation</w:t>
      </w:r>
      <w:r>
        <w:rPr>
          <w:rFonts w:ascii="Verdana" w:hAnsi="Verdana"/>
          <w:color w:val="000000"/>
          <w:sz w:val="20"/>
          <w:szCs w:val="20"/>
        </w:rPr>
        <w:t> over the Spring 1.2 old style dtd based AOP implementation because it provides you more control and it is easy to use.</w:t>
      </w:r>
    </w:p>
    <w:p w:rsidR="00A8065B" w:rsidRDefault="00A8065B" w:rsidP="00A8065B">
      <w:pPr>
        <w:spacing w:line="345" w:lineRule="atLeast"/>
        <w:ind w:left="300"/>
        <w:rPr>
          <w:rFonts w:ascii="Verdana" w:hAnsi="Verdana"/>
          <w:color w:val="000000"/>
          <w:sz w:val="20"/>
          <w:szCs w:val="20"/>
        </w:rPr>
      </w:pPr>
      <w:hyperlink r:id="rId41" w:history="1">
        <w:r>
          <w:rPr>
            <w:rStyle w:val="Hyperlink"/>
            <w:b/>
            <w:bCs/>
            <w:color w:val="FFFFFF"/>
            <w:sz w:val="20"/>
            <w:szCs w:val="20"/>
            <w:shd w:val="clear" w:color="auto" w:fill="8BC34A"/>
          </w:rPr>
          <w:t>next →</w:t>
        </w:r>
      </w:hyperlink>
      <w:hyperlink r:id="rId42" w:history="1">
        <w:r>
          <w:rPr>
            <w:rStyle w:val="Hyperlink"/>
            <w:b/>
            <w:bCs/>
            <w:color w:val="FFFFFF"/>
            <w:sz w:val="20"/>
            <w:szCs w:val="20"/>
            <w:shd w:val="clear" w:color="auto" w:fill="8BC34A"/>
          </w:rPr>
          <w:t>← prev</w:t>
        </w:r>
      </w:hyperlink>
    </w:p>
    <w:p w:rsidR="00A8065B" w:rsidRDefault="00A8065B" w:rsidP="00A8065B">
      <w:pPr>
        <w:pStyle w:val="Heading1"/>
        <w:spacing w:before="75" w:line="312" w:lineRule="atLeast"/>
        <w:ind w:left="300"/>
        <w:rPr>
          <w:rFonts w:ascii="Helvetica" w:hAnsi="Helvetica"/>
          <w:color w:val="610B38"/>
          <w:sz w:val="44"/>
          <w:szCs w:val="44"/>
        </w:rPr>
      </w:pPr>
      <w:r>
        <w:rPr>
          <w:rFonts w:ascii="Helvetica" w:hAnsi="Helvetica"/>
          <w:b/>
          <w:bCs/>
          <w:color w:val="610B38"/>
          <w:sz w:val="44"/>
          <w:szCs w:val="44"/>
        </w:rPr>
        <w:t>Spring AOP AspectJ Annotation Example</w:t>
      </w:r>
    </w:p>
    <w:p w:rsidR="00A8065B" w:rsidRDefault="00A8065B" w:rsidP="0013606E">
      <w:pPr>
        <w:numPr>
          <w:ilvl w:val="0"/>
          <w:numId w:val="43"/>
        </w:numPr>
        <w:shd w:val="clear" w:color="auto" w:fill="FFFFFF"/>
        <w:spacing w:before="60" w:after="100" w:afterAutospacing="1" w:line="315" w:lineRule="atLeast"/>
        <w:ind w:left="1020"/>
        <w:rPr>
          <w:rFonts w:ascii="Verdana" w:hAnsi="Verdana"/>
          <w:color w:val="000000"/>
          <w:sz w:val="20"/>
          <w:szCs w:val="20"/>
        </w:rPr>
      </w:pPr>
      <w:hyperlink r:id="rId43" w:history="1">
        <w:r>
          <w:rPr>
            <w:rStyle w:val="Hyperlink"/>
            <w:color w:val="008000"/>
            <w:sz w:val="23"/>
            <w:szCs w:val="23"/>
          </w:rPr>
          <w:t>@Before Example</w:t>
        </w:r>
      </w:hyperlink>
    </w:p>
    <w:p w:rsidR="00A8065B" w:rsidRDefault="00A8065B" w:rsidP="0013606E">
      <w:pPr>
        <w:numPr>
          <w:ilvl w:val="0"/>
          <w:numId w:val="43"/>
        </w:numPr>
        <w:shd w:val="clear" w:color="auto" w:fill="FFFFFF"/>
        <w:spacing w:before="60" w:after="100" w:afterAutospacing="1" w:line="315" w:lineRule="atLeast"/>
        <w:ind w:left="1020"/>
        <w:rPr>
          <w:rFonts w:ascii="Verdana" w:hAnsi="Verdana"/>
          <w:color w:val="000000"/>
          <w:sz w:val="20"/>
          <w:szCs w:val="20"/>
        </w:rPr>
      </w:pPr>
      <w:hyperlink r:id="rId44" w:history="1">
        <w:r>
          <w:rPr>
            <w:rStyle w:val="Hyperlink"/>
            <w:color w:val="008000"/>
            <w:sz w:val="23"/>
            <w:szCs w:val="23"/>
          </w:rPr>
          <w:t>@After Example</w:t>
        </w:r>
      </w:hyperlink>
    </w:p>
    <w:p w:rsidR="00A8065B" w:rsidRDefault="00A8065B" w:rsidP="0013606E">
      <w:pPr>
        <w:numPr>
          <w:ilvl w:val="0"/>
          <w:numId w:val="43"/>
        </w:numPr>
        <w:shd w:val="clear" w:color="auto" w:fill="FFFFFF"/>
        <w:spacing w:before="60" w:after="100" w:afterAutospacing="1" w:line="315" w:lineRule="atLeast"/>
        <w:ind w:left="1020"/>
        <w:rPr>
          <w:rFonts w:ascii="Verdana" w:hAnsi="Verdana"/>
          <w:color w:val="000000"/>
          <w:sz w:val="20"/>
          <w:szCs w:val="20"/>
        </w:rPr>
      </w:pPr>
      <w:hyperlink r:id="rId45" w:history="1">
        <w:r>
          <w:rPr>
            <w:rStyle w:val="Hyperlink"/>
            <w:color w:val="008000"/>
            <w:sz w:val="23"/>
            <w:szCs w:val="23"/>
          </w:rPr>
          <w:t>@AfterReturning Example</w:t>
        </w:r>
      </w:hyperlink>
    </w:p>
    <w:p w:rsidR="00A8065B" w:rsidRDefault="00A8065B" w:rsidP="0013606E">
      <w:pPr>
        <w:numPr>
          <w:ilvl w:val="0"/>
          <w:numId w:val="43"/>
        </w:numPr>
        <w:shd w:val="clear" w:color="auto" w:fill="FFFFFF"/>
        <w:spacing w:before="60" w:after="100" w:afterAutospacing="1" w:line="315" w:lineRule="atLeast"/>
        <w:ind w:left="1020"/>
        <w:rPr>
          <w:rFonts w:ascii="Verdana" w:hAnsi="Verdana"/>
          <w:color w:val="000000"/>
          <w:sz w:val="20"/>
          <w:szCs w:val="20"/>
        </w:rPr>
      </w:pPr>
      <w:hyperlink r:id="rId46" w:history="1">
        <w:r>
          <w:rPr>
            <w:rStyle w:val="Hyperlink"/>
            <w:color w:val="008000"/>
            <w:sz w:val="23"/>
            <w:szCs w:val="23"/>
          </w:rPr>
          <w:t>@Around Example</w:t>
        </w:r>
      </w:hyperlink>
    </w:p>
    <w:p w:rsidR="00A8065B" w:rsidRDefault="00A8065B" w:rsidP="0013606E">
      <w:pPr>
        <w:numPr>
          <w:ilvl w:val="0"/>
          <w:numId w:val="43"/>
        </w:numPr>
        <w:shd w:val="clear" w:color="auto" w:fill="FFFFFF"/>
        <w:spacing w:before="60" w:after="100" w:afterAutospacing="1" w:line="315" w:lineRule="atLeast"/>
        <w:ind w:left="1020"/>
        <w:rPr>
          <w:rFonts w:ascii="Verdana" w:hAnsi="Verdana"/>
          <w:color w:val="000000"/>
          <w:sz w:val="20"/>
          <w:szCs w:val="20"/>
        </w:rPr>
      </w:pPr>
      <w:hyperlink r:id="rId47" w:history="1">
        <w:r>
          <w:rPr>
            <w:rStyle w:val="Hyperlink"/>
            <w:color w:val="008000"/>
            <w:sz w:val="23"/>
            <w:szCs w:val="23"/>
          </w:rPr>
          <w:t>@AfterThrowing Example</w:t>
        </w:r>
      </w:hyperlink>
    </w:p>
    <w:p w:rsidR="00A8065B" w:rsidRDefault="00A8065B" w:rsidP="00A8065B">
      <w:pPr>
        <w:pStyle w:val="NormalWeb"/>
        <w:spacing w:line="345" w:lineRule="atLeast"/>
        <w:ind w:left="300"/>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Spring Framework</w:t>
      </w:r>
      <w:r>
        <w:rPr>
          <w:rFonts w:ascii="Verdana" w:hAnsi="Verdana"/>
          <w:color w:val="000000"/>
          <w:sz w:val="20"/>
          <w:szCs w:val="20"/>
        </w:rPr>
        <w:t> recommends you to use </w:t>
      </w:r>
      <w:r>
        <w:rPr>
          <w:rFonts w:ascii="Verdana" w:hAnsi="Verdana"/>
          <w:b/>
          <w:bCs/>
          <w:color w:val="000000"/>
          <w:sz w:val="20"/>
          <w:szCs w:val="20"/>
        </w:rPr>
        <w:t>Spring AspectJ AOP implementation</w:t>
      </w:r>
      <w:r>
        <w:rPr>
          <w:rFonts w:ascii="Verdana" w:hAnsi="Verdana"/>
          <w:color w:val="000000"/>
          <w:sz w:val="20"/>
          <w:szCs w:val="20"/>
        </w:rPr>
        <w:t> over the Spring 1.2 old style dtd based AOP implementation because it provides you more control and it is easy to use.</w:t>
      </w:r>
    </w:p>
    <w:p w:rsidR="00A8065B" w:rsidRDefault="00A8065B" w:rsidP="00A8065B">
      <w:pPr>
        <w:pStyle w:val="NormalWeb"/>
        <w:spacing w:line="345" w:lineRule="atLeast"/>
        <w:ind w:left="300"/>
        <w:rPr>
          <w:rFonts w:ascii="Verdana" w:hAnsi="Verdana"/>
          <w:color w:val="000000"/>
          <w:sz w:val="20"/>
          <w:szCs w:val="20"/>
        </w:rPr>
      </w:pPr>
      <w:r>
        <w:rPr>
          <w:rFonts w:ascii="Verdana" w:hAnsi="Verdana"/>
          <w:color w:val="000000"/>
          <w:sz w:val="20"/>
          <w:szCs w:val="20"/>
        </w:rPr>
        <w:t>There are two ways to use Spring AOP AspectJ implementation:</w:t>
      </w:r>
    </w:p>
    <w:p w:rsidR="00A8065B" w:rsidRDefault="00A8065B" w:rsidP="0013606E">
      <w:pPr>
        <w:numPr>
          <w:ilvl w:val="0"/>
          <w:numId w:val="44"/>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By annotation: We are going to learn it here.</w:t>
      </w:r>
    </w:p>
    <w:p w:rsidR="00A8065B" w:rsidRDefault="00A8065B" w:rsidP="0013606E">
      <w:pPr>
        <w:numPr>
          <w:ilvl w:val="0"/>
          <w:numId w:val="44"/>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By xml configuration (schema based): We will learn it in next page.</w:t>
      </w:r>
    </w:p>
    <w:p w:rsidR="00A8065B" w:rsidRDefault="00A8065B" w:rsidP="00A8065B">
      <w:pPr>
        <w:pStyle w:val="Heading4"/>
        <w:pBdr>
          <w:top w:val="single" w:sz="6" w:space="15" w:color="FFC0CB"/>
          <w:left w:val="single" w:sz="18" w:space="30" w:color="FFA500"/>
          <w:bottom w:val="single" w:sz="6" w:space="15" w:color="FFC0CB"/>
          <w:right w:val="single" w:sz="6" w:space="11" w:color="FFC0CB"/>
        </w:pBdr>
        <w:spacing w:line="345" w:lineRule="atLeast"/>
        <w:ind w:left="300"/>
        <w:rPr>
          <w:rFonts w:ascii="Arial" w:hAnsi="Arial" w:cs="Arial"/>
          <w:b w:val="0"/>
          <w:bCs w:val="0"/>
          <w:color w:val="008000"/>
          <w:sz w:val="23"/>
          <w:szCs w:val="23"/>
        </w:rPr>
      </w:pPr>
      <w:r>
        <w:rPr>
          <w:rFonts w:ascii="Arial" w:hAnsi="Arial" w:cs="Arial"/>
          <w:b w:val="0"/>
          <w:bCs w:val="0"/>
          <w:color w:val="008000"/>
          <w:sz w:val="23"/>
          <w:szCs w:val="23"/>
        </w:rPr>
        <w:t>To understand the aop concepts, its advantage etc. visit here </w:t>
      </w:r>
      <w:hyperlink r:id="rId48" w:history="1">
        <w:r>
          <w:rPr>
            <w:rStyle w:val="Hyperlink"/>
            <w:rFonts w:ascii="Arial" w:hAnsi="Arial" w:cs="Arial"/>
            <w:b w:val="0"/>
            <w:bCs w:val="0"/>
            <w:color w:val="008000"/>
            <w:sz w:val="23"/>
            <w:szCs w:val="23"/>
          </w:rPr>
          <w:t>AOP Concepts Tutorial</w:t>
        </w:r>
      </w:hyperlink>
    </w:p>
    <w:p w:rsidR="00A8065B" w:rsidRDefault="00A8065B" w:rsidP="00A8065B">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120" style="width:0;height:.75pt" o:hralign="center" o:hrstd="t" o:hrnoshade="t" o:hr="t" fillcolor="#d4d4d4" stroked="f"/>
        </w:pict>
      </w:r>
    </w:p>
    <w:p w:rsidR="00A8065B" w:rsidRDefault="00A8065B" w:rsidP="00A8065B">
      <w:pPr>
        <w:spacing w:line="345" w:lineRule="atLeast"/>
        <w:ind w:left="300"/>
        <w:rPr>
          <w:rFonts w:ascii="Verdana" w:hAnsi="Verdana"/>
          <w:color w:val="000000"/>
          <w:sz w:val="20"/>
          <w:szCs w:val="20"/>
        </w:rPr>
      </w:pPr>
      <w:hyperlink r:id="rId49" w:history="1">
        <w:r>
          <w:rPr>
            <w:rStyle w:val="Hyperlink"/>
            <w:rFonts w:ascii="Tahoma" w:hAnsi="Tahoma" w:cs="Tahoma"/>
            <w:color w:val="FF0000"/>
            <w:sz w:val="26"/>
            <w:szCs w:val="26"/>
          </w:rPr>
          <w:t>download all examples (developed using MyEclipse IDE)</w:t>
        </w:r>
      </w:hyperlink>
    </w:p>
    <w:p w:rsidR="00A8065B" w:rsidRDefault="00A8065B" w:rsidP="00A8065B">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121" style="width:0;height:.75pt" o:hralign="center" o:hrstd="t" o:hrnoshade="t" o:hr="t" fillcolor="#d4d4d4" stroked="f"/>
        </w:pict>
      </w:r>
    </w:p>
    <w:p w:rsidR="00A8065B" w:rsidRDefault="00A8065B" w:rsidP="00A8065B">
      <w:pPr>
        <w:pStyle w:val="NormalWeb"/>
        <w:spacing w:line="345" w:lineRule="atLeast"/>
        <w:ind w:left="300"/>
        <w:rPr>
          <w:rFonts w:ascii="Verdana" w:hAnsi="Verdana"/>
          <w:color w:val="000000"/>
          <w:sz w:val="20"/>
          <w:szCs w:val="20"/>
        </w:rPr>
      </w:pPr>
      <w:r>
        <w:rPr>
          <w:rFonts w:ascii="Verdana" w:hAnsi="Verdana"/>
          <w:color w:val="000000"/>
          <w:sz w:val="20"/>
          <w:szCs w:val="20"/>
        </w:rPr>
        <w:t>Spring AspectJ AOP implementation provides many annotations:</w:t>
      </w:r>
    </w:p>
    <w:p w:rsidR="00A8065B" w:rsidRDefault="00A8065B" w:rsidP="0013606E">
      <w:pPr>
        <w:numPr>
          <w:ilvl w:val="0"/>
          <w:numId w:val="45"/>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@Aspect</w:t>
      </w:r>
      <w:r>
        <w:rPr>
          <w:rFonts w:ascii="Verdana" w:hAnsi="Verdana"/>
          <w:color w:val="000000"/>
          <w:sz w:val="20"/>
          <w:szCs w:val="20"/>
        </w:rPr>
        <w:t> declares the class as aspect.</w:t>
      </w:r>
    </w:p>
    <w:p w:rsidR="00A8065B" w:rsidRDefault="00A8065B" w:rsidP="0013606E">
      <w:pPr>
        <w:numPr>
          <w:ilvl w:val="0"/>
          <w:numId w:val="45"/>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@Pointcut</w:t>
      </w:r>
      <w:r>
        <w:rPr>
          <w:rFonts w:ascii="Verdana" w:hAnsi="Verdana"/>
          <w:color w:val="000000"/>
          <w:sz w:val="20"/>
          <w:szCs w:val="20"/>
        </w:rPr>
        <w:t> declares the pointcut expression.</w:t>
      </w:r>
    </w:p>
    <w:p w:rsidR="00A8065B" w:rsidRDefault="00A8065B" w:rsidP="00A8065B">
      <w:pPr>
        <w:pStyle w:val="NormalWeb"/>
        <w:spacing w:line="345" w:lineRule="atLeast"/>
        <w:ind w:left="300"/>
        <w:rPr>
          <w:rFonts w:ascii="Verdana" w:hAnsi="Verdana"/>
          <w:color w:val="000000"/>
          <w:sz w:val="20"/>
          <w:szCs w:val="20"/>
        </w:rPr>
      </w:pPr>
      <w:r>
        <w:rPr>
          <w:rFonts w:ascii="Verdana" w:hAnsi="Verdana"/>
          <w:color w:val="000000"/>
          <w:sz w:val="20"/>
          <w:szCs w:val="20"/>
        </w:rPr>
        <w:t>The annotations used to create advices are given below:</w:t>
      </w:r>
    </w:p>
    <w:p w:rsidR="00A8065B" w:rsidRDefault="00A8065B" w:rsidP="0013606E">
      <w:pPr>
        <w:numPr>
          <w:ilvl w:val="0"/>
          <w:numId w:val="46"/>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@Before</w:t>
      </w:r>
      <w:r>
        <w:rPr>
          <w:rFonts w:ascii="Verdana" w:hAnsi="Verdana"/>
          <w:color w:val="000000"/>
          <w:sz w:val="20"/>
          <w:szCs w:val="20"/>
        </w:rPr>
        <w:t> declares the before advice. It is applied before calling the actual method.</w:t>
      </w:r>
    </w:p>
    <w:p w:rsidR="00A8065B" w:rsidRDefault="00A8065B" w:rsidP="0013606E">
      <w:pPr>
        <w:numPr>
          <w:ilvl w:val="0"/>
          <w:numId w:val="46"/>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@After</w:t>
      </w:r>
      <w:r>
        <w:rPr>
          <w:rFonts w:ascii="Verdana" w:hAnsi="Verdana"/>
          <w:color w:val="000000"/>
          <w:sz w:val="20"/>
          <w:szCs w:val="20"/>
        </w:rPr>
        <w:t> declares the after advice. It is applied after calling the actual method and before returning result.</w:t>
      </w:r>
    </w:p>
    <w:p w:rsidR="00A8065B" w:rsidRDefault="00A8065B" w:rsidP="0013606E">
      <w:pPr>
        <w:numPr>
          <w:ilvl w:val="0"/>
          <w:numId w:val="46"/>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@AfterReturning</w:t>
      </w:r>
      <w:r>
        <w:rPr>
          <w:rFonts w:ascii="Verdana" w:hAnsi="Verdana"/>
          <w:color w:val="000000"/>
          <w:sz w:val="20"/>
          <w:szCs w:val="20"/>
        </w:rPr>
        <w:t> declares the after returning advice. It is applied after calling the actual method and before returning result. But you can get the result value in the advice.</w:t>
      </w:r>
    </w:p>
    <w:p w:rsidR="00A8065B" w:rsidRDefault="00A8065B" w:rsidP="0013606E">
      <w:pPr>
        <w:numPr>
          <w:ilvl w:val="0"/>
          <w:numId w:val="46"/>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@Around</w:t>
      </w:r>
      <w:r>
        <w:rPr>
          <w:rFonts w:ascii="Verdana" w:hAnsi="Verdana"/>
          <w:color w:val="000000"/>
          <w:sz w:val="20"/>
          <w:szCs w:val="20"/>
        </w:rPr>
        <w:t> declares the around advice. It is applied before and after calling the actual method.</w:t>
      </w:r>
    </w:p>
    <w:p w:rsidR="00A8065B" w:rsidRDefault="00A8065B" w:rsidP="0013606E">
      <w:pPr>
        <w:numPr>
          <w:ilvl w:val="0"/>
          <w:numId w:val="46"/>
        </w:numPr>
        <w:spacing w:before="60" w:after="100" w:afterAutospacing="1" w:line="315" w:lineRule="atLeast"/>
        <w:ind w:left="1020"/>
        <w:rPr>
          <w:rFonts w:ascii="Verdana" w:hAnsi="Verdana"/>
          <w:color w:val="000000"/>
          <w:sz w:val="20"/>
          <w:szCs w:val="20"/>
        </w:rPr>
      </w:pPr>
      <w:r>
        <w:rPr>
          <w:rFonts w:ascii="Verdana" w:hAnsi="Verdana"/>
          <w:b/>
          <w:bCs/>
          <w:color w:val="000000"/>
          <w:sz w:val="20"/>
          <w:szCs w:val="20"/>
        </w:rPr>
        <w:t>@AfterThrowing</w:t>
      </w:r>
      <w:r>
        <w:rPr>
          <w:rFonts w:ascii="Verdana" w:hAnsi="Verdana"/>
          <w:color w:val="000000"/>
          <w:sz w:val="20"/>
          <w:szCs w:val="20"/>
        </w:rPr>
        <w:t> declares the throws advice. It is applied if actual method throws exception.</w:t>
      </w:r>
    </w:p>
    <w:p w:rsidR="00AD2862" w:rsidRDefault="00AD2862" w:rsidP="00AD2862">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Understanding Pointcut</w:t>
      </w:r>
    </w:p>
    <w:p w:rsidR="00AD2862" w:rsidRDefault="00AD2862" w:rsidP="00AD2862">
      <w:pPr>
        <w:pStyle w:val="NormalWeb"/>
        <w:shd w:val="clear" w:color="auto" w:fill="FFFFFF"/>
        <w:rPr>
          <w:rFonts w:ascii="Verdana" w:hAnsi="Verdana"/>
          <w:color w:val="000000"/>
          <w:sz w:val="20"/>
          <w:szCs w:val="20"/>
        </w:rPr>
      </w:pPr>
      <w:r>
        <w:rPr>
          <w:rFonts w:ascii="Verdana" w:hAnsi="Verdana"/>
          <w:color w:val="000000"/>
          <w:sz w:val="20"/>
          <w:szCs w:val="20"/>
        </w:rPr>
        <w:t>Pointcut is an expression language of Spring AOP.</w:t>
      </w:r>
    </w:p>
    <w:p w:rsidR="00AD2862" w:rsidRDefault="00AD2862" w:rsidP="00AD2862">
      <w:pPr>
        <w:pStyle w:val="NormalWeb"/>
        <w:shd w:val="clear" w:color="auto" w:fill="FFFFFF"/>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@Pointcut</w:t>
      </w:r>
      <w:r>
        <w:rPr>
          <w:rFonts w:ascii="Verdana" w:hAnsi="Verdana"/>
          <w:color w:val="000000"/>
          <w:sz w:val="20"/>
          <w:szCs w:val="20"/>
        </w:rPr>
        <w:t> annotation is used to define the pointcut. We can refer the pointcut expression by name also. Let's see the simple example of pointcut expression.</w:t>
      </w:r>
    </w:p>
    <w:p w:rsidR="00AD2862" w:rsidRPr="00AD2862" w:rsidRDefault="00AD2862" w:rsidP="00AD2862">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lang w:eastAsia="en-IN"/>
        </w:rPr>
        <w:t>It will be applied on all the methods of Operation class.</w:t>
      </w:r>
    </w:p>
    <w:p w:rsidR="00AD2862" w:rsidRPr="00AD2862" w:rsidRDefault="00AD2862" w:rsidP="00AD2862">
      <w:pPr>
        <w:spacing w:after="0" w:line="240" w:lineRule="auto"/>
        <w:rPr>
          <w:rFonts w:ascii="Times New Roman" w:eastAsia="Times New Roman" w:hAnsi="Times New Roman" w:cs="Times New Roman"/>
          <w:sz w:val="24"/>
          <w:szCs w:val="24"/>
          <w:lang w:eastAsia="en-IN"/>
        </w:rPr>
      </w:pPr>
      <w:r w:rsidRPr="00AD2862">
        <w:rPr>
          <w:rFonts w:ascii="Times New Roman" w:eastAsia="Times New Roman" w:hAnsi="Times New Roman" w:cs="Times New Roman"/>
          <w:sz w:val="24"/>
          <w:szCs w:val="24"/>
          <w:lang w:eastAsia="en-IN"/>
        </w:rPr>
        <w:pict>
          <v:rect id="_x0000_i1123" style="width:0;height:.75pt" o:hralign="center" o:hrstd="t" o:hrnoshade="t" o:hr="t" fillcolor="#d4d4d4" stroked="f"/>
        </w:pict>
      </w:r>
    </w:p>
    <w:p w:rsidR="00AD2862" w:rsidRPr="00AD2862" w:rsidRDefault="00AD2862" w:rsidP="0013606E">
      <w:pPr>
        <w:numPr>
          <w:ilvl w:val="0"/>
          <w:numId w:val="47"/>
        </w:numPr>
        <w:shd w:val="clear" w:color="auto" w:fill="FFFFFF"/>
        <w:spacing w:after="120" w:line="315" w:lineRule="atLeast"/>
        <w:ind w:left="0"/>
        <w:rPr>
          <w:rFonts w:ascii="Verdana" w:eastAsia="Times New Roman" w:hAnsi="Verdana" w:cs="Times New Roman"/>
          <w:color w:val="000000"/>
          <w:sz w:val="20"/>
          <w:szCs w:val="20"/>
          <w:lang w:eastAsia="en-IN"/>
        </w:rPr>
      </w:pPr>
      <w:r w:rsidRPr="00AD2862">
        <w:rPr>
          <w:rFonts w:ascii="Verdana" w:eastAsia="Times New Roman" w:hAnsi="Verdana" w:cs="Times New Roman"/>
          <w:color w:val="646464"/>
          <w:sz w:val="20"/>
          <w:szCs w:val="20"/>
          <w:bdr w:val="none" w:sz="0" w:space="0" w:color="auto" w:frame="1"/>
          <w:lang w:eastAsia="en-IN"/>
        </w:rPr>
        <w:t>@Pointcut</w:t>
      </w:r>
      <w:r w:rsidRPr="00AD2862">
        <w:rPr>
          <w:rFonts w:ascii="Verdana" w:eastAsia="Times New Roman" w:hAnsi="Verdana" w:cs="Times New Roman"/>
          <w:color w:val="000000"/>
          <w:sz w:val="20"/>
          <w:szCs w:val="20"/>
          <w:bdr w:val="none" w:sz="0" w:space="0" w:color="auto" w:frame="1"/>
          <w:lang w:eastAsia="en-IN"/>
        </w:rPr>
        <w:t>(</w:t>
      </w:r>
      <w:r w:rsidRPr="00AD2862">
        <w:rPr>
          <w:rFonts w:ascii="Verdana" w:eastAsia="Times New Roman" w:hAnsi="Verdana" w:cs="Times New Roman"/>
          <w:color w:val="0000FF"/>
          <w:sz w:val="20"/>
          <w:szCs w:val="20"/>
          <w:bdr w:val="none" w:sz="0" w:space="0" w:color="auto" w:frame="1"/>
          <w:lang w:eastAsia="en-IN"/>
        </w:rPr>
        <w:t>"execution(public Employee.set*(..))"</w:t>
      </w:r>
      <w:r w:rsidRPr="00AD2862">
        <w:rPr>
          <w:rFonts w:ascii="Verdana" w:eastAsia="Times New Roman" w:hAnsi="Verdana" w:cs="Times New Roman"/>
          <w:color w:val="000000"/>
          <w:sz w:val="20"/>
          <w:szCs w:val="20"/>
          <w:bdr w:val="none" w:sz="0" w:space="0" w:color="auto" w:frame="1"/>
          <w:lang w:eastAsia="en-IN"/>
        </w:rPr>
        <w:t>)  </w:t>
      </w:r>
    </w:p>
    <w:p w:rsidR="00AD2862" w:rsidRDefault="00AD2862" w:rsidP="00AD2862">
      <w:pPr>
        <w:spacing w:before="60" w:after="100" w:afterAutospacing="1" w:line="315" w:lineRule="atLeast"/>
        <w:ind w:left="1020"/>
        <w:rPr>
          <w:rFonts w:ascii="Verdana" w:hAnsi="Verdana"/>
          <w:color w:val="000000"/>
          <w:sz w:val="20"/>
          <w:szCs w:val="20"/>
        </w:rPr>
      </w:pPr>
    </w:p>
    <w:p w:rsidR="00A8065B" w:rsidRPr="00DA5666" w:rsidRDefault="00A8065B" w:rsidP="00A8065B">
      <w:pPr>
        <w:shd w:val="clear" w:color="auto" w:fill="FFFFFF"/>
        <w:spacing w:after="75" w:line="240" w:lineRule="auto"/>
        <w:textAlignment w:val="baseline"/>
        <w:rPr>
          <w:rFonts w:ascii="inherit" w:eastAsia="Times New Roman" w:hAnsi="inherit" w:cs="Arial"/>
          <w:color w:val="242729"/>
          <w:sz w:val="23"/>
          <w:szCs w:val="23"/>
          <w:lang w:eastAsia="en-IN"/>
        </w:rPr>
      </w:pPr>
      <w:r>
        <w:rPr>
          <w:rFonts w:ascii="Verdana" w:hAnsi="Verdana"/>
          <w:color w:val="000000"/>
          <w:sz w:val="20"/>
          <w:szCs w:val="20"/>
        </w:rPr>
        <w:pict>
          <v:rect id="_x0000_i1122" style="width:0;height:.75pt" o:hralign="center" o:hrstd="t" o:hrnoshade="t" o:hr="t" fillcolor="#d4d4d4" stroked="f"/>
        </w:pic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646464"/>
          <w:sz w:val="20"/>
          <w:szCs w:val="20"/>
          <w:bdr w:val="none" w:sz="0" w:space="0" w:color="auto" w:frame="1"/>
          <w:lang w:eastAsia="en-IN"/>
        </w:rPr>
        <w:t>@Aspect</w:t>
      </w:r>
      <w:r w:rsidRPr="00AD2862">
        <w:rPr>
          <w:rFonts w:ascii="Verdana" w:eastAsia="Times New Roman" w:hAnsi="Verdana" w:cs="Times New Roman"/>
          <w:color w:val="000000"/>
          <w:sz w:val="20"/>
          <w:szCs w:val="20"/>
          <w:bdr w:val="none" w:sz="0" w:space="0" w:color="auto" w:frame="1"/>
          <w:lang w:eastAsia="en-IN"/>
        </w:rPr>
        <w:t>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b/>
          <w:bCs/>
          <w:color w:val="006699"/>
          <w:sz w:val="20"/>
          <w:szCs w:val="20"/>
          <w:bdr w:val="none" w:sz="0" w:space="0" w:color="auto" w:frame="1"/>
          <w:lang w:eastAsia="en-IN"/>
        </w:rPr>
        <w:t>public</w:t>
      </w:r>
      <w:r w:rsidRPr="00AD2862">
        <w:rPr>
          <w:rFonts w:ascii="Verdana" w:eastAsia="Times New Roman" w:hAnsi="Verdana" w:cs="Times New Roman"/>
          <w:color w:val="000000"/>
          <w:sz w:val="20"/>
          <w:szCs w:val="20"/>
          <w:bdr w:val="none" w:sz="0" w:space="0" w:color="auto" w:frame="1"/>
          <w:lang w:eastAsia="en-IN"/>
        </w:rPr>
        <w:t> </w:t>
      </w:r>
      <w:r w:rsidRPr="00AD2862">
        <w:rPr>
          <w:rFonts w:ascii="Verdana" w:eastAsia="Times New Roman" w:hAnsi="Verdana" w:cs="Times New Roman"/>
          <w:b/>
          <w:bCs/>
          <w:color w:val="006699"/>
          <w:sz w:val="20"/>
          <w:szCs w:val="20"/>
          <w:bdr w:val="none" w:sz="0" w:space="0" w:color="auto" w:frame="1"/>
          <w:lang w:eastAsia="en-IN"/>
        </w:rPr>
        <w:t>class</w:t>
      </w:r>
      <w:r w:rsidRPr="00AD2862">
        <w:rPr>
          <w:rFonts w:ascii="Verdana" w:eastAsia="Times New Roman" w:hAnsi="Verdana" w:cs="Times New Roman"/>
          <w:color w:val="000000"/>
          <w:sz w:val="20"/>
          <w:szCs w:val="20"/>
          <w:bdr w:val="none" w:sz="0" w:space="0" w:color="auto" w:frame="1"/>
          <w:lang w:eastAsia="en-IN"/>
        </w:rPr>
        <w:t> TrackOperation{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t>    </w:t>
      </w:r>
      <w:r w:rsidRPr="00AD2862">
        <w:rPr>
          <w:rFonts w:ascii="Verdana" w:eastAsia="Times New Roman" w:hAnsi="Verdana" w:cs="Times New Roman"/>
          <w:color w:val="646464"/>
          <w:sz w:val="20"/>
          <w:szCs w:val="20"/>
          <w:bdr w:val="none" w:sz="0" w:space="0" w:color="auto" w:frame="1"/>
          <w:lang w:eastAsia="en-IN"/>
        </w:rPr>
        <w:t>@Pointcut</w:t>
      </w:r>
      <w:r w:rsidRPr="00AD2862">
        <w:rPr>
          <w:rFonts w:ascii="Verdana" w:eastAsia="Times New Roman" w:hAnsi="Verdana" w:cs="Times New Roman"/>
          <w:color w:val="000000"/>
          <w:sz w:val="20"/>
          <w:szCs w:val="20"/>
          <w:bdr w:val="none" w:sz="0" w:space="0" w:color="auto" w:frame="1"/>
          <w:lang w:eastAsia="en-IN"/>
        </w:rPr>
        <w:t>(</w:t>
      </w:r>
      <w:r w:rsidRPr="00AD2862">
        <w:rPr>
          <w:rFonts w:ascii="Verdana" w:eastAsia="Times New Roman" w:hAnsi="Verdana" w:cs="Times New Roman"/>
          <w:color w:val="0000FF"/>
          <w:sz w:val="20"/>
          <w:szCs w:val="20"/>
          <w:bdr w:val="none" w:sz="0" w:space="0" w:color="auto" w:frame="1"/>
          <w:lang w:eastAsia="en-IN"/>
        </w:rPr>
        <w:t>"execution(* Operation.*(..))"</w:t>
      </w:r>
      <w:r w:rsidRPr="00AD2862">
        <w:rPr>
          <w:rFonts w:ascii="Verdana" w:eastAsia="Times New Roman" w:hAnsi="Verdana" w:cs="Times New Roman"/>
          <w:color w:val="000000"/>
          <w:sz w:val="20"/>
          <w:szCs w:val="20"/>
          <w:bdr w:val="none" w:sz="0" w:space="0" w:color="auto" w:frame="1"/>
          <w:lang w:eastAsia="en-IN"/>
        </w:rPr>
        <w:t>)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t>    </w:t>
      </w:r>
      <w:r w:rsidRPr="00AD2862">
        <w:rPr>
          <w:rFonts w:ascii="Verdana" w:eastAsia="Times New Roman" w:hAnsi="Verdana" w:cs="Times New Roman"/>
          <w:b/>
          <w:bCs/>
          <w:color w:val="006699"/>
          <w:sz w:val="20"/>
          <w:szCs w:val="20"/>
          <w:bdr w:val="none" w:sz="0" w:space="0" w:color="auto" w:frame="1"/>
          <w:lang w:eastAsia="en-IN"/>
        </w:rPr>
        <w:t>public</w:t>
      </w:r>
      <w:r w:rsidRPr="00AD2862">
        <w:rPr>
          <w:rFonts w:ascii="Verdana" w:eastAsia="Times New Roman" w:hAnsi="Verdana" w:cs="Times New Roman"/>
          <w:color w:val="000000"/>
          <w:sz w:val="20"/>
          <w:szCs w:val="20"/>
          <w:bdr w:val="none" w:sz="0" w:space="0" w:color="auto" w:frame="1"/>
          <w:lang w:eastAsia="en-IN"/>
        </w:rPr>
        <w:t> </w:t>
      </w:r>
      <w:r w:rsidRPr="00AD2862">
        <w:rPr>
          <w:rFonts w:ascii="Verdana" w:eastAsia="Times New Roman" w:hAnsi="Verdana" w:cs="Times New Roman"/>
          <w:b/>
          <w:bCs/>
          <w:color w:val="006699"/>
          <w:sz w:val="20"/>
          <w:szCs w:val="20"/>
          <w:bdr w:val="none" w:sz="0" w:space="0" w:color="auto" w:frame="1"/>
          <w:lang w:eastAsia="en-IN"/>
        </w:rPr>
        <w:t>void</w:t>
      </w:r>
      <w:r w:rsidRPr="00AD2862">
        <w:rPr>
          <w:rFonts w:ascii="Verdana" w:eastAsia="Times New Roman" w:hAnsi="Verdana" w:cs="Times New Roman"/>
          <w:color w:val="000000"/>
          <w:sz w:val="20"/>
          <w:szCs w:val="20"/>
          <w:bdr w:val="none" w:sz="0" w:space="0" w:color="auto" w:frame="1"/>
          <w:lang w:eastAsia="en-IN"/>
        </w:rPr>
        <w:t> k(){}</w:t>
      </w:r>
      <w:r w:rsidRPr="00AD2862">
        <w:rPr>
          <w:rFonts w:ascii="Verdana" w:eastAsia="Times New Roman" w:hAnsi="Verdana" w:cs="Times New Roman"/>
          <w:color w:val="008200"/>
          <w:sz w:val="20"/>
          <w:szCs w:val="20"/>
          <w:bdr w:val="none" w:sz="0" w:space="0" w:color="auto" w:frame="1"/>
          <w:lang w:eastAsia="en-IN"/>
        </w:rPr>
        <w:t>//pointcut name</w:t>
      </w:r>
      <w:r w:rsidRPr="00AD2862">
        <w:rPr>
          <w:rFonts w:ascii="Verdana" w:eastAsia="Times New Roman" w:hAnsi="Verdana" w:cs="Times New Roman"/>
          <w:color w:val="000000"/>
          <w:sz w:val="20"/>
          <w:szCs w:val="20"/>
          <w:bdr w:val="none" w:sz="0" w:space="0" w:color="auto" w:frame="1"/>
          <w:lang w:eastAsia="en-IN"/>
        </w:rPr>
        <w:t>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t>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t>    </w:t>
      </w:r>
      <w:r w:rsidRPr="00AD2862">
        <w:rPr>
          <w:rFonts w:ascii="Verdana" w:eastAsia="Times New Roman" w:hAnsi="Verdana" w:cs="Times New Roman"/>
          <w:color w:val="646464"/>
          <w:sz w:val="20"/>
          <w:szCs w:val="20"/>
          <w:bdr w:val="none" w:sz="0" w:space="0" w:color="auto" w:frame="1"/>
          <w:lang w:eastAsia="en-IN"/>
        </w:rPr>
        <w:t>@Before</w:t>
      </w:r>
      <w:r w:rsidRPr="00AD2862">
        <w:rPr>
          <w:rFonts w:ascii="Verdana" w:eastAsia="Times New Roman" w:hAnsi="Verdana" w:cs="Times New Roman"/>
          <w:color w:val="000000"/>
          <w:sz w:val="20"/>
          <w:szCs w:val="20"/>
          <w:bdr w:val="none" w:sz="0" w:space="0" w:color="auto" w:frame="1"/>
          <w:lang w:eastAsia="en-IN"/>
        </w:rPr>
        <w:t>(</w:t>
      </w:r>
      <w:r w:rsidRPr="00AD2862">
        <w:rPr>
          <w:rFonts w:ascii="Verdana" w:eastAsia="Times New Roman" w:hAnsi="Verdana" w:cs="Times New Roman"/>
          <w:color w:val="0000FF"/>
          <w:sz w:val="20"/>
          <w:szCs w:val="20"/>
          <w:bdr w:val="none" w:sz="0" w:space="0" w:color="auto" w:frame="1"/>
          <w:lang w:eastAsia="en-IN"/>
        </w:rPr>
        <w:t>"k()"</w:t>
      </w:r>
      <w:r w:rsidRPr="00AD2862">
        <w:rPr>
          <w:rFonts w:ascii="Verdana" w:eastAsia="Times New Roman" w:hAnsi="Verdana" w:cs="Times New Roman"/>
          <w:color w:val="000000"/>
          <w:sz w:val="20"/>
          <w:szCs w:val="20"/>
          <w:bdr w:val="none" w:sz="0" w:space="0" w:color="auto" w:frame="1"/>
          <w:lang w:eastAsia="en-IN"/>
        </w:rPr>
        <w:t>)</w:t>
      </w:r>
      <w:r w:rsidRPr="00AD2862">
        <w:rPr>
          <w:rFonts w:ascii="Verdana" w:eastAsia="Times New Roman" w:hAnsi="Verdana" w:cs="Times New Roman"/>
          <w:color w:val="008200"/>
          <w:sz w:val="20"/>
          <w:szCs w:val="20"/>
          <w:bdr w:val="none" w:sz="0" w:space="0" w:color="auto" w:frame="1"/>
          <w:lang w:eastAsia="en-IN"/>
        </w:rPr>
        <w:t>//applying pointcut on before advice</w:t>
      </w:r>
      <w:r w:rsidRPr="00AD2862">
        <w:rPr>
          <w:rFonts w:ascii="Verdana" w:eastAsia="Times New Roman" w:hAnsi="Verdana" w:cs="Times New Roman"/>
          <w:color w:val="000000"/>
          <w:sz w:val="20"/>
          <w:szCs w:val="20"/>
          <w:bdr w:val="none" w:sz="0" w:space="0" w:color="auto" w:frame="1"/>
          <w:lang w:eastAsia="en-IN"/>
        </w:rPr>
        <w:t>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t>    </w:t>
      </w:r>
      <w:r w:rsidRPr="00AD2862">
        <w:rPr>
          <w:rFonts w:ascii="Verdana" w:eastAsia="Times New Roman" w:hAnsi="Verdana" w:cs="Times New Roman"/>
          <w:b/>
          <w:bCs/>
          <w:color w:val="006699"/>
          <w:sz w:val="20"/>
          <w:szCs w:val="20"/>
          <w:bdr w:val="none" w:sz="0" w:space="0" w:color="auto" w:frame="1"/>
          <w:lang w:eastAsia="en-IN"/>
        </w:rPr>
        <w:t>public</w:t>
      </w:r>
      <w:r w:rsidRPr="00AD2862">
        <w:rPr>
          <w:rFonts w:ascii="Verdana" w:eastAsia="Times New Roman" w:hAnsi="Verdana" w:cs="Times New Roman"/>
          <w:color w:val="000000"/>
          <w:sz w:val="20"/>
          <w:szCs w:val="20"/>
          <w:bdr w:val="none" w:sz="0" w:space="0" w:color="auto" w:frame="1"/>
          <w:lang w:eastAsia="en-IN"/>
        </w:rPr>
        <w:t> </w:t>
      </w:r>
      <w:r w:rsidRPr="00AD2862">
        <w:rPr>
          <w:rFonts w:ascii="Verdana" w:eastAsia="Times New Roman" w:hAnsi="Verdana" w:cs="Times New Roman"/>
          <w:b/>
          <w:bCs/>
          <w:color w:val="006699"/>
          <w:sz w:val="20"/>
          <w:szCs w:val="20"/>
          <w:bdr w:val="none" w:sz="0" w:space="0" w:color="auto" w:frame="1"/>
          <w:lang w:eastAsia="en-IN"/>
        </w:rPr>
        <w:t>void</w:t>
      </w:r>
      <w:r w:rsidRPr="00AD2862">
        <w:rPr>
          <w:rFonts w:ascii="Verdana" w:eastAsia="Times New Roman" w:hAnsi="Verdana" w:cs="Times New Roman"/>
          <w:color w:val="000000"/>
          <w:sz w:val="20"/>
          <w:szCs w:val="20"/>
          <w:bdr w:val="none" w:sz="0" w:space="0" w:color="auto" w:frame="1"/>
          <w:lang w:eastAsia="en-IN"/>
        </w:rPr>
        <w:t> myadvice(JoinPoint jp)</w:t>
      </w:r>
      <w:r w:rsidRPr="00AD2862">
        <w:rPr>
          <w:rFonts w:ascii="Verdana" w:eastAsia="Times New Roman" w:hAnsi="Verdana" w:cs="Times New Roman"/>
          <w:color w:val="008200"/>
          <w:sz w:val="20"/>
          <w:szCs w:val="20"/>
          <w:bdr w:val="none" w:sz="0" w:space="0" w:color="auto" w:frame="1"/>
          <w:lang w:eastAsia="en-IN"/>
        </w:rPr>
        <w:t>//it is advice (before advice)</w:t>
      </w:r>
      <w:r w:rsidRPr="00AD2862">
        <w:rPr>
          <w:rFonts w:ascii="Verdana" w:eastAsia="Times New Roman" w:hAnsi="Verdana" w:cs="Times New Roman"/>
          <w:color w:val="000000"/>
          <w:sz w:val="20"/>
          <w:szCs w:val="20"/>
          <w:bdr w:val="none" w:sz="0" w:space="0" w:color="auto" w:frame="1"/>
          <w:lang w:eastAsia="en-IN"/>
        </w:rPr>
        <w:t>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t>    {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t>        System.out.println(</w:t>
      </w:r>
      <w:r w:rsidRPr="00AD2862">
        <w:rPr>
          <w:rFonts w:ascii="Verdana" w:eastAsia="Times New Roman" w:hAnsi="Verdana" w:cs="Times New Roman"/>
          <w:color w:val="0000FF"/>
          <w:sz w:val="20"/>
          <w:szCs w:val="20"/>
          <w:bdr w:val="none" w:sz="0" w:space="0" w:color="auto" w:frame="1"/>
          <w:lang w:eastAsia="en-IN"/>
        </w:rPr>
        <w:t>"additional concern"</w:t>
      </w:r>
      <w:r w:rsidRPr="00AD2862">
        <w:rPr>
          <w:rFonts w:ascii="Verdana" w:eastAsia="Times New Roman" w:hAnsi="Verdana" w:cs="Times New Roman"/>
          <w:color w:val="000000"/>
          <w:sz w:val="20"/>
          <w:szCs w:val="20"/>
          <w:bdr w:val="none" w:sz="0" w:space="0" w:color="auto" w:frame="1"/>
          <w:lang w:eastAsia="en-IN"/>
        </w:rPr>
        <w:t>);  </w:t>
      </w:r>
    </w:p>
    <w:p w:rsidR="00AD2862" w:rsidRPr="00AD2862" w:rsidRDefault="00AD2862" w:rsidP="00AD2862">
      <w:pPr>
        <w:shd w:val="clear" w:color="auto" w:fill="FFFFFF"/>
        <w:spacing w:after="0" w:line="315" w:lineRule="atLeast"/>
        <w:ind w:left="-360"/>
        <w:rPr>
          <w:rFonts w:ascii="Verdana" w:eastAsia="Times New Roman" w:hAnsi="Verdana" w:cs="Times New Roman"/>
          <w:color w:val="000000"/>
          <w:sz w:val="20"/>
          <w:szCs w:val="20"/>
          <w:lang w:eastAsia="en-IN"/>
        </w:rPr>
      </w:pPr>
      <w:r w:rsidRPr="00AD2862">
        <w:rPr>
          <w:rFonts w:ascii="Verdana" w:eastAsia="Times New Roman" w:hAnsi="Verdana" w:cs="Times New Roman"/>
          <w:color w:val="000000"/>
          <w:sz w:val="20"/>
          <w:szCs w:val="20"/>
          <w:bdr w:val="none" w:sz="0" w:space="0" w:color="auto" w:frame="1"/>
          <w:lang w:eastAsia="en-IN"/>
        </w:rPr>
        <w:lastRenderedPageBreak/>
        <w:t>        </w:t>
      </w:r>
      <w:r w:rsidRPr="00AD2862">
        <w:rPr>
          <w:rFonts w:ascii="Verdana" w:eastAsia="Times New Roman" w:hAnsi="Verdana" w:cs="Times New Roman"/>
          <w:color w:val="008200"/>
          <w:sz w:val="20"/>
          <w:szCs w:val="20"/>
          <w:bdr w:val="none" w:sz="0" w:space="0" w:color="auto" w:frame="1"/>
          <w:lang w:eastAsia="en-IN"/>
        </w:rPr>
        <w:t>//System.out.println("Method Signature: "  + jp.getSignature());</w:t>
      </w:r>
      <w:r w:rsidRPr="00AD2862">
        <w:rPr>
          <w:rFonts w:ascii="Verdana" w:eastAsia="Times New Roman" w:hAnsi="Verdana" w:cs="Times New Roman"/>
          <w:color w:val="000000"/>
          <w:sz w:val="20"/>
          <w:szCs w:val="20"/>
          <w:bdr w:val="none" w:sz="0" w:space="0" w:color="auto" w:frame="1"/>
          <w:lang w:eastAsia="en-IN"/>
        </w:rPr>
        <w:t>  </w:t>
      </w:r>
    </w:p>
    <w:p w:rsidR="00AD2862" w:rsidRDefault="00AD2862"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Pr>
          <w:rFonts w:asciiTheme="minorHAnsi" w:hAnsiTheme="minorHAnsi" w:cstheme="minorHAnsi"/>
          <w:color w:val="002060"/>
          <w:sz w:val="28"/>
          <w:szCs w:val="28"/>
        </w:rPr>
        <w:t>in xml</w:t>
      </w:r>
    </w:p>
    <w:p w:rsidR="008D1D05" w:rsidRDefault="00AD2862" w:rsidP="002E3E77">
      <w:pPr>
        <w:pStyle w:val="NormalWeb"/>
        <w:shd w:val="clear" w:color="auto" w:fill="FFFFFF"/>
        <w:spacing w:before="90" w:beforeAutospacing="0" w:after="90" w:afterAutospacing="0"/>
        <w:rPr>
          <w:rFonts w:ascii="Verdana" w:hAnsi="Verdana"/>
          <w:color w:val="000000"/>
          <w:sz w:val="20"/>
          <w:szCs w:val="20"/>
          <w:bdr w:val="none" w:sz="0" w:space="0" w:color="auto" w:frame="1"/>
          <w:shd w:val="clear" w:color="auto" w:fill="FFFFFF"/>
        </w:rPr>
      </w:pPr>
      <w:r>
        <w:rPr>
          <w:rFonts w:ascii="Verdana" w:hAnsi="Verdana"/>
          <w:color w:val="000000"/>
          <w:sz w:val="20"/>
          <w:szCs w:val="20"/>
          <w:shd w:val="clear" w:color="auto" w:fill="FFFFFF"/>
        </w:rPr>
        <w:t>&lt;bean </w:t>
      </w:r>
      <w:r>
        <w:rPr>
          <w:rStyle w:val="keyword"/>
          <w:rFonts w:ascii="Verdana" w:hAnsi="Verdana"/>
          <w:b/>
          <w:bCs/>
          <w:color w:val="006699"/>
          <w:sz w:val="20"/>
          <w:szCs w:val="20"/>
          <w:bdr w:val="none" w:sz="0" w:space="0" w:color="auto" w:frame="1"/>
          <w:shd w:val="clear" w:color="auto" w:fill="FFFFFF"/>
        </w:rPr>
        <w:t>class</w:t>
      </w:r>
      <w:r>
        <w:rPr>
          <w:rFonts w:ascii="Verdana" w:hAnsi="Verdana"/>
          <w:color w:val="000000"/>
          <w:sz w:val="20"/>
          <w:szCs w:val="20"/>
          <w:bdr w:val="none" w:sz="0" w:space="0" w:color="auto" w:frame="1"/>
          <w:shd w:val="clear" w:color="auto" w:fill="FFFFFF"/>
        </w:rPr>
        <w:t>=</w:t>
      </w:r>
      <w:r>
        <w:rPr>
          <w:rStyle w:val="string"/>
          <w:rFonts w:ascii="Verdana" w:hAnsi="Verdana"/>
          <w:color w:val="0000FF"/>
          <w:sz w:val="20"/>
          <w:szCs w:val="20"/>
          <w:bdr w:val="none" w:sz="0" w:space="0" w:color="auto" w:frame="1"/>
          <w:shd w:val="clear" w:color="auto" w:fill="FFFFFF"/>
        </w:rPr>
        <w:t>"org.springframework.aop.aspectj.annotation.AnnotationAwareAspectJAutoProxyCreator"</w:t>
      </w:r>
      <w:r>
        <w:rPr>
          <w:rFonts w:ascii="Verdana" w:hAnsi="Verdana"/>
          <w:color w:val="000000"/>
          <w:sz w:val="20"/>
          <w:szCs w:val="20"/>
          <w:bdr w:val="none" w:sz="0" w:space="0" w:color="auto" w:frame="1"/>
          <w:shd w:val="clear" w:color="auto" w:fill="FFFFFF"/>
        </w:rPr>
        <w:t>&gt;&lt;/bean&gt;  </w:t>
      </w:r>
    </w:p>
    <w:p w:rsidR="002E3E77"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 what are the autowire modes</w:t>
      </w:r>
      <w:r w:rsidRPr="00094CB6">
        <w:rPr>
          <w:rFonts w:asciiTheme="minorHAnsi" w:hAnsiTheme="minorHAnsi" w:cstheme="minorHAnsi"/>
          <w:color w:val="FF0000"/>
          <w:sz w:val="28"/>
          <w:szCs w:val="28"/>
        </w:rPr>
        <w:br/>
        <w:t>9 how to integrate with hibernate with spring, some times they ask you to write down xml file</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117700"/>
        </w:rPr>
        <w:br/>
      </w:r>
      <w:r>
        <w:rPr>
          <w:rStyle w:val="cm-tag"/>
          <w:color w:val="117700"/>
        </w:rPr>
        <w:t>&lt;bean</w:t>
      </w:r>
      <w:r>
        <w:rPr>
          <w:color w:val="000000"/>
        </w:rPr>
        <w:t xml:space="preserve"> </w:t>
      </w:r>
      <w:r>
        <w:rPr>
          <w:rStyle w:val="cm-attribute"/>
          <w:color w:val="0000CC"/>
        </w:rPr>
        <w:t>id</w:t>
      </w:r>
      <w:r>
        <w:rPr>
          <w:color w:val="000000"/>
        </w:rPr>
        <w:t>=</w:t>
      </w:r>
      <w:r>
        <w:rPr>
          <w:rStyle w:val="cm-string"/>
          <w:color w:val="AA1111"/>
        </w:rPr>
        <w:t>"myDataSource"</w:t>
      </w:r>
      <w:r>
        <w:rPr>
          <w:color w:val="000000"/>
        </w:rPr>
        <w:t xml:space="preserve"> </w:t>
      </w:r>
      <w:r>
        <w:rPr>
          <w:rStyle w:val="cm-attribute"/>
          <w:color w:val="0000CC"/>
        </w:rPr>
        <w:t>class</w:t>
      </w:r>
      <w:r>
        <w:rPr>
          <w:color w:val="000000"/>
        </w:rPr>
        <w:t>=</w:t>
      </w:r>
      <w:r>
        <w:rPr>
          <w:rStyle w:val="cm-string"/>
          <w:color w:val="AA1111"/>
        </w:rPr>
        <w:t>"org.apache.commons.dbcp.BasicDataSource"</w:t>
      </w:r>
      <w:r>
        <w:rPr>
          <w:color w:val="000000"/>
        </w:rPr>
        <w:t xml:space="preserve"> </w:t>
      </w:r>
      <w:r>
        <w:rPr>
          <w:rStyle w:val="cm-attribute"/>
          <w:color w:val="0000CC"/>
        </w:rPr>
        <w:t>destroy-method</w:t>
      </w:r>
      <w:r>
        <w:rPr>
          <w:color w:val="000000"/>
        </w:rPr>
        <w:t>=</w:t>
      </w:r>
      <w:r>
        <w:rPr>
          <w:rStyle w:val="cm-string"/>
          <w:color w:val="AA1111"/>
        </w:rPr>
        <w:t>"close"</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"driverClassName"</w:t>
      </w:r>
      <w:r>
        <w:rPr>
          <w:color w:val="000000"/>
        </w:rPr>
        <w:t xml:space="preserve"> </w:t>
      </w:r>
      <w:r>
        <w:rPr>
          <w:rStyle w:val="cm-attribute"/>
          <w:color w:val="0000CC"/>
        </w:rPr>
        <w:t>value</w:t>
      </w:r>
      <w:r>
        <w:rPr>
          <w:color w:val="000000"/>
        </w:rPr>
        <w:t>=</w:t>
      </w:r>
      <w:r>
        <w:rPr>
          <w:rStyle w:val="cm-string"/>
          <w:color w:val="AA1111"/>
        </w:rPr>
        <w:t>"org.hsqldb.jdbcDriver"</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"url"</w:t>
      </w:r>
      <w:r>
        <w:rPr>
          <w:color w:val="000000"/>
        </w:rPr>
        <w:t xml:space="preserve"> </w:t>
      </w:r>
      <w:r>
        <w:rPr>
          <w:rStyle w:val="cm-attribute"/>
          <w:color w:val="0000CC"/>
        </w:rPr>
        <w:t>value</w:t>
      </w:r>
      <w:r>
        <w:rPr>
          <w:color w:val="000000"/>
        </w:rPr>
        <w:t>=</w:t>
      </w:r>
      <w:r>
        <w:rPr>
          <w:rStyle w:val="cm-string"/>
          <w:color w:val="AA1111"/>
        </w:rPr>
        <w:t>"jdbc:hsqldb:hsql://localhost:9001"</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"username"</w:t>
      </w:r>
      <w:r>
        <w:rPr>
          <w:color w:val="000000"/>
        </w:rPr>
        <w:t xml:space="preserve"> </w:t>
      </w:r>
      <w:r>
        <w:rPr>
          <w:rStyle w:val="cm-attribute"/>
          <w:color w:val="0000CC"/>
        </w:rPr>
        <w:t>value</w:t>
      </w:r>
      <w:r>
        <w:rPr>
          <w:color w:val="000000"/>
        </w:rPr>
        <w:t>=</w:t>
      </w:r>
      <w:r>
        <w:rPr>
          <w:rStyle w:val="cm-string"/>
          <w:color w:val="AA1111"/>
        </w:rPr>
        <w:t>"sa"</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"password"</w:t>
      </w:r>
      <w:r>
        <w:rPr>
          <w:color w:val="000000"/>
        </w:rPr>
        <w:t xml:space="preserve"> </w:t>
      </w:r>
      <w:r>
        <w:rPr>
          <w:rStyle w:val="cm-attribute"/>
          <w:color w:val="0000CC"/>
        </w:rPr>
        <w:t>value</w:t>
      </w:r>
      <w:r>
        <w:rPr>
          <w:color w:val="000000"/>
        </w:rPr>
        <w:t>=</w:t>
      </w:r>
      <w:r>
        <w:rPr>
          <w:rStyle w:val="cm-string"/>
          <w:color w:val="AA1111"/>
        </w:rPr>
        <w:t>""</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&lt;/bean&gt;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&lt;bean</w:t>
      </w:r>
      <w:r>
        <w:rPr>
          <w:color w:val="000000"/>
        </w:rPr>
        <w:t xml:space="preserve"> </w:t>
      </w:r>
      <w:r>
        <w:rPr>
          <w:rStyle w:val="cm-attribute"/>
          <w:color w:val="0000CC"/>
        </w:rPr>
        <w:t>id</w:t>
      </w:r>
      <w:r>
        <w:rPr>
          <w:color w:val="000000"/>
        </w:rPr>
        <w:t>=</w:t>
      </w:r>
      <w:r>
        <w:rPr>
          <w:rStyle w:val="cm-string"/>
          <w:color w:val="AA1111"/>
        </w:rPr>
        <w:t>"mySessionFactory"</w:t>
      </w:r>
      <w:r>
        <w:rPr>
          <w:color w:val="000000"/>
        </w:rPr>
        <w:t xml:space="preserve"> </w:t>
      </w:r>
      <w:r>
        <w:rPr>
          <w:rStyle w:val="cm-attribute"/>
          <w:color w:val="0000CC"/>
        </w:rPr>
        <w:t>class</w:t>
      </w:r>
      <w:r>
        <w:rPr>
          <w:color w:val="000000"/>
        </w:rPr>
        <w:t>=</w:t>
      </w:r>
      <w:r>
        <w:rPr>
          <w:rStyle w:val="cm-string"/>
          <w:color w:val="AA1111"/>
        </w:rPr>
        <w:t>"org.springframework.orm.hibernate3.</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string"/>
          <w:color w:val="AA1111"/>
        </w:rPr>
        <w:t>annotation.AnnotationSessionFactoryBean"</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"dataSource"</w:t>
      </w:r>
      <w:r>
        <w:rPr>
          <w:color w:val="000000"/>
        </w:rPr>
        <w:t xml:space="preserve"> </w:t>
      </w:r>
      <w:r>
        <w:rPr>
          <w:rStyle w:val="cm-attribute"/>
          <w:color w:val="0000CC"/>
        </w:rPr>
        <w:t>ref</w:t>
      </w:r>
      <w:r>
        <w:rPr>
          <w:color w:val="000000"/>
        </w:rPr>
        <w:t>=</w:t>
      </w:r>
      <w:r>
        <w:rPr>
          <w:rStyle w:val="cm-string"/>
          <w:color w:val="AA1111"/>
        </w:rPr>
        <w:t>"myDataSource"</w:t>
      </w:r>
      <w:r>
        <w:rPr>
          <w:color w:val="000000"/>
        </w:rPr>
        <w:t xml:space="preserve"> </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"annotatedClasses"</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&lt;list&gt;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&lt;value&gt;</w:t>
      </w:r>
      <w:r>
        <w:rPr>
          <w:color w:val="000000"/>
        </w:rPr>
        <w:t>com.vaannila.domain.User</w:t>
      </w:r>
      <w:r>
        <w:rPr>
          <w:rStyle w:val="cm-tag"/>
          <w:color w:val="117700"/>
        </w:rPr>
        <w:t>&lt;/value&gt;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&lt;/list&gt;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w:t>
      </w:r>
      <w:r>
        <w:rPr>
          <w:color w:val="000000"/>
        </w:rPr>
        <w:t xml:space="preserve"> </w:t>
      </w:r>
      <w:r>
        <w:rPr>
          <w:rStyle w:val="cm-attribute"/>
          <w:color w:val="0000CC"/>
        </w:rPr>
        <w:t>name</w:t>
      </w:r>
      <w:r>
        <w:rPr>
          <w:color w:val="000000"/>
        </w:rPr>
        <w:t>=</w:t>
      </w:r>
      <w:r>
        <w:rPr>
          <w:rStyle w:val="cm-string"/>
          <w:color w:val="AA1111"/>
        </w:rPr>
        <w:t>"hibernateProperties"</w:t>
      </w:r>
      <w:r>
        <w:rPr>
          <w:rStyle w:val="cm-tag"/>
          <w:color w:val="117700"/>
        </w:rPr>
        <w:t>&gt;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&lt;props&gt;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w:t>
      </w:r>
      <w:r>
        <w:rPr>
          <w:color w:val="000000"/>
        </w:rPr>
        <w:t xml:space="preserve"> </w:t>
      </w:r>
      <w:r>
        <w:rPr>
          <w:rStyle w:val="cm-attribute"/>
          <w:color w:val="0000CC"/>
        </w:rPr>
        <w:t>key</w:t>
      </w:r>
      <w:r>
        <w:rPr>
          <w:color w:val="000000"/>
        </w:rPr>
        <w:t>=</w:t>
      </w:r>
      <w:r>
        <w:rPr>
          <w:rStyle w:val="cm-string"/>
          <w:color w:val="AA1111"/>
        </w:rPr>
        <w:t>"hibernate.dialect"</w:t>
      </w:r>
      <w:r>
        <w:rPr>
          <w:rStyle w:val="cm-tag"/>
          <w:color w:val="117700"/>
        </w:rPr>
        <w:t>&gt;</w:t>
      </w:r>
      <w:r>
        <w:rPr>
          <w:color w:val="000000"/>
        </w:rPr>
        <w:t xml:space="preserve"> org.hibernate.dialect.HSQLDialect</w:t>
      </w:r>
      <w:r>
        <w:rPr>
          <w:rStyle w:val="cm-tag"/>
          <w:color w:val="117700"/>
        </w:rPr>
        <w:t>&lt;/prop&gt;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w:t>
      </w:r>
      <w:r>
        <w:rPr>
          <w:color w:val="000000"/>
        </w:rPr>
        <w:t xml:space="preserve"> </w:t>
      </w:r>
      <w:r>
        <w:rPr>
          <w:rStyle w:val="cm-attribute"/>
          <w:color w:val="0000CC"/>
        </w:rPr>
        <w:t>key</w:t>
      </w:r>
      <w:r>
        <w:rPr>
          <w:color w:val="000000"/>
        </w:rPr>
        <w:t>=</w:t>
      </w:r>
      <w:r>
        <w:rPr>
          <w:rStyle w:val="cm-string"/>
          <w:color w:val="AA1111"/>
        </w:rPr>
        <w:t>"hibernate.show_sql"</w:t>
      </w:r>
      <w:r>
        <w:rPr>
          <w:rStyle w:val="cm-tag"/>
          <w:color w:val="117700"/>
        </w:rPr>
        <w:t>&gt;</w:t>
      </w:r>
      <w:r>
        <w:rPr>
          <w:color w:val="000000"/>
        </w:rPr>
        <w:t>true</w:t>
      </w:r>
      <w:r>
        <w:rPr>
          <w:rStyle w:val="cm-tag"/>
          <w:color w:val="117700"/>
        </w:rPr>
        <w:t>&lt;/prop&gt;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w:t>
      </w:r>
      <w:r>
        <w:rPr>
          <w:color w:val="000000"/>
        </w:rPr>
        <w:t xml:space="preserve"> </w:t>
      </w:r>
      <w:r>
        <w:rPr>
          <w:rStyle w:val="cm-attribute"/>
          <w:color w:val="0000CC"/>
        </w:rPr>
        <w:t>key</w:t>
      </w:r>
      <w:r>
        <w:rPr>
          <w:color w:val="000000"/>
        </w:rPr>
        <w:t>=</w:t>
      </w:r>
      <w:r>
        <w:rPr>
          <w:rStyle w:val="cm-string"/>
          <w:color w:val="AA1111"/>
        </w:rPr>
        <w:t>"hibernate.hbm2ddl.auto"</w:t>
      </w:r>
      <w:r>
        <w:rPr>
          <w:rStyle w:val="cm-tag"/>
          <w:color w:val="117700"/>
        </w:rPr>
        <w:t>&gt;</w:t>
      </w:r>
      <w:r>
        <w:rPr>
          <w:color w:val="000000"/>
        </w:rPr>
        <w:t>create</w:t>
      </w:r>
      <w:r>
        <w:rPr>
          <w:rStyle w:val="cm-tag"/>
          <w:color w:val="117700"/>
        </w:rPr>
        <w:t>&lt;/prop&gt;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&lt;/props&gt;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ag"/>
          <w:color w:val="117700"/>
        </w:rPr>
        <w:t>&lt;/property&gt;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rStyle w:val="cm-tag"/>
          <w:color w:val="117700"/>
        </w:rPr>
      </w:pPr>
      <w:r>
        <w:rPr>
          <w:rStyle w:val="cm-tag"/>
          <w:color w:val="117700"/>
        </w:rPr>
        <w:t>&lt;/bean&gt;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rStyle w:val="cm-tag"/>
          <w:color w:val="117700"/>
        </w:rPr>
      </w:pP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rStyle w:val="cm-tag"/>
          <w:color w:val="117700"/>
        </w:rPr>
      </w:pP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rStyle w:val="cm-tag"/>
          <w:color w:val="117700"/>
        </w:rPr>
      </w:pP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private</w:t>
      </w:r>
      <w:r>
        <w:rPr>
          <w:color w:val="000000"/>
        </w:rPr>
        <w:t xml:space="preserve"> </w:t>
      </w:r>
      <w:r>
        <w:rPr>
          <w:rStyle w:val="cm-variable"/>
          <w:color w:val="000000"/>
        </w:rPr>
        <w:t>HibernateTemplate</w:t>
      </w:r>
      <w:r>
        <w:rPr>
          <w:color w:val="000000"/>
        </w:rPr>
        <w:t xml:space="preserve"> </w:t>
      </w:r>
      <w:r>
        <w:rPr>
          <w:rStyle w:val="cm-variable"/>
          <w:color w:val="000000"/>
        </w:rPr>
        <w:t>hibernateTemplate</w:t>
      </w:r>
      <w:r>
        <w:rPr>
          <w:color w:val="000000"/>
        </w:rPr>
        <w: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setSessionFactory</w:t>
      </w:r>
      <w:r>
        <w:rPr>
          <w:color w:val="000000"/>
        </w:rPr>
        <w:t>(</w:t>
      </w:r>
      <w:r>
        <w:rPr>
          <w:rStyle w:val="cm-variable"/>
          <w:color w:val="000000"/>
        </w:rPr>
        <w:t>SessionFactory</w:t>
      </w:r>
      <w:r>
        <w:rPr>
          <w:color w:val="000000"/>
        </w:rPr>
        <w:t xml:space="preserve"> </w:t>
      </w:r>
      <w:r>
        <w:rPr>
          <w:rStyle w:val="cm-variable"/>
          <w:color w:val="000000"/>
        </w:rPr>
        <w:t>sessionFactory</w:t>
      </w:r>
      <w:r>
        <w:rPr>
          <w:color w:val="000000"/>
        </w:rPr>
        <w:t xml:space="preserve">) </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this</w:t>
      </w:r>
      <w:r>
        <w:rPr>
          <w:color w:val="000000"/>
        </w:rPr>
        <w:t>.</w:t>
      </w:r>
      <w:r>
        <w:rPr>
          <w:rStyle w:val="cm-variable"/>
          <w:color w:val="000000"/>
        </w:rPr>
        <w:t>hibernateTemplate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HibernateTemplate</w:t>
      </w:r>
      <w:r>
        <w:rPr>
          <w:color w:val="000000"/>
        </w:rPr>
        <w:t>(</w:t>
      </w:r>
      <w:r>
        <w:rPr>
          <w:rStyle w:val="cm-variable"/>
          <w:color w:val="000000"/>
        </w:rPr>
        <w:t>sessionFactory</w:t>
      </w:r>
      <w:r>
        <w:rPr>
          <w:color w:val="000000"/>
        </w:rPr>
        <w: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@Override</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saveUser</w:t>
      </w:r>
      <w:r>
        <w:rPr>
          <w:color w:val="000000"/>
        </w:rPr>
        <w:t>(</w:t>
      </w:r>
      <w:r>
        <w:rPr>
          <w:rStyle w:val="cm-variable"/>
          <w:color w:val="000000"/>
        </w:rPr>
        <w:t>User</w:t>
      </w:r>
      <w:r>
        <w:rPr>
          <w:color w:val="000000"/>
        </w:rPr>
        <w:t xml:space="preserve"> </w:t>
      </w:r>
      <w:r>
        <w:rPr>
          <w:rStyle w:val="cm-variable"/>
          <w:color w:val="000000"/>
        </w:rPr>
        <w:t>user</w:t>
      </w:r>
      <w:r>
        <w:rPr>
          <w:color w:val="000000"/>
        </w:rPr>
        <w:t>) {</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hibernateTemplate</w:t>
      </w:r>
      <w:r>
        <w:rPr>
          <w:color w:val="000000"/>
        </w:rPr>
        <w:t>.</w:t>
      </w:r>
      <w:r>
        <w:rPr>
          <w:rStyle w:val="cm-variable"/>
          <w:color w:val="000000"/>
        </w:rPr>
        <w:t>saveOrUpdate</w:t>
      </w:r>
      <w:r>
        <w:rPr>
          <w:color w:val="000000"/>
        </w:rPr>
        <w:t>(</w:t>
      </w:r>
      <w:r>
        <w:rPr>
          <w:rStyle w:val="cm-variable"/>
          <w:color w:val="000000"/>
        </w:rPr>
        <w:t>user</w:t>
      </w:r>
      <w:r>
        <w:rPr>
          <w:color w:val="000000"/>
        </w:rPr>
        <w:t>);</w:t>
      </w:r>
    </w:p>
    <w:p w:rsidR="00A84961" w:rsidRDefault="00A84961" w:rsidP="00A8496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8D1D05" w:rsidRPr="00094CB6" w:rsidRDefault="008D1D05"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2E3E77"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web services</w:t>
      </w:r>
    </w:p>
    <w:p w:rsidR="003B7560" w:rsidRDefault="003B7560" w:rsidP="002E3E77">
      <w:pPr>
        <w:pStyle w:val="NormalWeb"/>
        <w:shd w:val="clear" w:color="auto" w:fill="FFFFFF"/>
        <w:spacing w:before="90" w:beforeAutospacing="0" w:after="90" w:afterAutospacing="0"/>
        <w:rPr>
          <w:rFonts w:ascii="Arial" w:hAnsi="Arial" w:cs="Arial"/>
          <w:color w:val="3C4043"/>
          <w:sz w:val="21"/>
          <w:szCs w:val="21"/>
          <w:shd w:val="clear" w:color="auto" w:fill="FFFFFF"/>
        </w:rPr>
      </w:pPr>
      <w:r>
        <w:rPr>
          <w:rFonts w:ascii="Arial" w:hAnsi="Arial" w:cs="Arial"/>
          <w:color w:val="3C4043"/>
          <w:sz w:val="21"/>
          <w:szCs w:val="21"/>
          <w:shd w:val="clear" w:color="auto" w:fill="FFFFFF"/>
        </w:rPr>
        <w:t>A </w:t>
      </w:r>
      <w:r>
        <w:rPr>
          <w:rStyle w:val="Emphasis"/>
          <w:rFonts w:ascii="Arial" w:hAnsi="Arial" w:cs="Arial"/>
          <w:b/>
          <w:bCs/>
          <w:i w:val="0"/>
          <w:iCs w:val="0"/>
          <w:color w:val="52565A"/>
          <w:sz w:val="21"/>
          <w:szCs w:val="21"/>
          <w:shd w:val="clear" w:color="auto" w:fill="FFFFFF"/>
        </w:rPr>
        <w:t>web service</w:t>
      </w:r>
      <w:r>
        <w:rPr>
          <w:rFonts w:ascii="Arial" w:hAnsi="Arial" w:cs="Arial"/>
          <w:color w:val="3C4043"/>
          <w:sz w:val="21"/>
          <w:szCs w:val="21"/>
          <w:shd w:val="clear" w:color="auto" w:fill="FFFFFF"/>
        </w:rPr>
        <w:t> is any piece of software that makes itself available over the internet and uses a standardized XML messaging system. XML is used to encode all communications to a </w:t>
      </w:r>
      <w:r>
        <w:rPr>
          <w:rStyle w:val="Emphasis"/>
          <w:rFonts w:ascii="Arial" w:hAnsi="Arial" w:cs="Arial"/>
          <w:b/>
          <w:bCs/>
          <w:i w:val="0"/>
          <w:iCs w:val="0"/>
          <w:color w:val="52565A"/>
          <w:sz w:val="21"/>
          <w:szCs w:val="21"/>
          <w:shd w:val="clear" w:color="auto" w:fill="FFFFFF"/>
        </w:rPr>
        <w:t>web service</w:t>
      </w:r>
      <w:r>
        <w:rPr>
          <w:rFonts w:ascii="Arial" w:hAnsi="Arial" w:cs="Arial"/>
          <w:color w:val="3C4043"/>
          <w:sz w:val="21"/>
          <w:szCs w:val="21"/>
          <w:shd w:val="clear" w:color="auto" w:fill="FFFFFF"/>
        </w:rPr>
        <w:t>. For example, a client invokes a </w:t>
      </w:r>
      <w:r>
        <w:rPr>
          <w:rStyle w:val="Emphasis"/>
          <w:rFonts w:ascii="Arial" w:hAnsi="Arial" w:cs="Arial"/>
          <w:b/>
          <w:bCs/>
          <w:i w:val="0"/>
          <w:iCs w:val="0"/>
          <w:color w:val="52565A"/>
          <w:sz w:val="21"/>
          <w:szCs w:val="21"/>
          <w:shd w:val="clear" w:color="auto" w:fill="FFFFFF"/>
        </w:rPr>
        <w:t>web service</w:t>
      </w:r>
      <w:r>
        <w:rPr>
          <w:rFonts w:ascii="Arial" w:hAnsi="Arial" w:cs="Arial"/>
          <w:color w:val="3C4043"/>
          <w:sz w:val="21"/>
          <w:szCs w:val="21"/>
          <w:shd w:val="clear" w:color="auto" w:fill="FFFFFF"/>
        </w:rPr>
        <w:t> by sending an XML message, then waits for a corresponding XML response.</w:t>
      </w:r>
    </w:p>
    <w:p w:rsidR="003B7560" w:rsidRDefault="003B7560" w:rsidP="0013606E">
      <w:pPr>
        <w:pStyle w:val="NormalWeb"/>
        <w:numPr>
          <w:ilvl w:val="0"/>
          <w:numId w:val="4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Is available over the Internet or private (intranet) networks</w:t>
      </w:r>
    </w:p>
    <w:p w:rsidR="003B7560" w:rsidRDefault="003B7560" w:rsidP="0013606E">
      <w:pPr>
        <w:pStyle w:val="NormalWeb"/>
        <w:numPr>
          <w:ilvl w:val="0"/>
          <w:numId w:val="4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Uses a standardized XML messaging system</w:t>
      </w:r>
    </w:p>
    <w:p w:rsidR="003B7560" w:rsidRDefault="003B7560" w:rsidP="0013606E">
      <w:pPr>
        <w:pStyle w:val="NormalWeb"/>
        <w:numPr>
          <w:ilvl w:val="0"/>
          <w:numId w:val="4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lastRenderedPageBreak/>
        <w:t>Is not tied to any one operating system or programming language</w:t>
      </w:r>
    </w:p>
    <w:p w:rsidR="003B7560" w:rsidRDefault="003B7560" w:rsidP="0013606E">
      <w:pPr>
        <w:pStyle w:val="NormalWeb"/>
        <w:numPr>
          <w:ilvl w:val="0"/>
          <w:numId w:val="4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Is self-describing via a common XML grammar</w:t>
      </w:r>
    </w:p>
    <w:p w:rsidR="003B7560" w:rsidRDefault="003B7560" w:rsidP="0013606E">
      <w:pPr>
        <w:pStyle w:val="NormalWeb"/>
        <w:numPr>
          <w:ilvl w:val="0"/>
          <w:numId w:val="4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Is discoverable via a simple find mechanism</w:t>
      </w:r>
    </w:p>
    <w:p w:rsidR="003B7560" w:rsidRDefault="003B7560" w:rsidP="003B7560">
      <w:pPr>
        <w:pStyle w:val="Heading2"/>
        <w:rPr>
          <w:rFonts w:ascii="Arial" w:hAnsi="Arial" w:cs="Arial"/>
          <w:color w:val="auto"/>
          <w:sz w:val="35"/>
          <w:szCs w:val="35"/>
        </w:rPr>
      </w:pPr>
      <w:r>
        <w:rPr>
          <w:rFonts w:ascii="Arial" w:hAnsi="Arial" w:cs="Arial"/>
          <w:b/>
          <w:bCs/>
          <w:sz w:val="35"/>
          <w:szCs w:val="35"/>
        </w:rPr>
        <w:t>Components of Web Services</w:t>
      </w:r>
    </w:p>
    <w:p w:rsidR="003B7560" w:rsidRDefault="003B7560" w:rsidP="003B756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web services platform is XML + HTTP. All the standard web services work using the following components −</w:t>
      </w:r>
    </w:p>
    <w:p w:rsidR="003B7560" w:rsidRDefault="003B7560" w:rsidP="0013606E">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SOAP (Simple Object Access Protocol)</w:t>
      </w:r>
    </w:p>
    <w:p w:rsidR="003B7560" w:rsidRDefault="003B7560" w:rsidP="0013606E">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UDDI (Universal Description, Discovery and Integration)</w:t>
      </w:r>
    </w:p>
    <w:p w:rsidR="003B7560" w:rsidRDefault="003B7560" w:rsidP="0013606E">
      <w:pPr>
        <w:pStyle w:val="NormalWeb"/>
        <w:numPr>
          <w:ilvl w:val="0"/>
          <w:numId w:val="4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WSDL (Web Services Description Language)</w:t>
      </w:r>
    </w:p>
    <w:p w:rsidR="003B7560" w:rsidRDefault="003B7560" w:rsidP="003B756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these components have been discussed in the </w:t>
      </w:r>
      <w:hyperlink r:id="rId50" w:history="1">
        <w:r>
          <w:rPr>
            <w:rStyle w:val="Hyperlink"/>
            <w:rFonts w:ascii="Arial" w:hAnsi="Arial" w:cs="Arial"/>
            <w:color w:val="313131"/>
          </w:rPr>
          <w:t>Web Services Architecture</w:t>
        </w:r>
      </w:hyperlink>
      <w:r>
        <w:rPr>
          <w:rFonts w:ascii="Arial" w:hAnsi="Arial" w:cs="Arial"/>
          <w:color w:val="000000"/>
        </w:rPr>
        <w:t> chapter.</w:t>
      </w:r>
    </w:p>
    <w:p w:rsidR="003B7560" w:rsidRDefault="003B7560" w:rsidP="003B7560">
      <w:pPr>
        <w:pStyle w:val="Heading2"/>
        <w:rPr>
          <w:rFonts w:ascii="Arial" w:hAnsi="Arial" w:cs="Arial"/>
          <w:color w:val="auto"/>
          <w:sz w:val="35"/>
          <w:szCs w:val="35"/>
        </w:rPr>
      </w:pPr>
      <w:r>
        <w:rPr>
          <w:rFonts w:ascii="Arial" w:hAnsi="Arial" w:cs="Arial"/>
          <w:b/>
          <w:bCs/>
          <w:sz w:val="35"/>
          <w:szCs w:val="35"/>
        </w:rPr>
        <w:t>How Does a Web Service Work?</w:t>
      </w:r>
    </w:p>
    <w:p w:rsidR="003B7560" w:rsidRDefault="003B7560" w:rsidP="003B756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web service enables communication among various applications by using open standards such as HTML, XML, WSDL, and SOAP. A web service takes the help of −</w:t>
      </w:r>
    </w:p>
    <w:p w:rsidR="003B7560" w:rsidRDefault="003B7560" w:rsidP="0013606E">
      <w:pPr>
        <w:pStyle w:val="NormalWeb"/>
        <w:numPr>
          <w:ilvl w:val="0"/>
          <w:numId w:val="5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XML to tag the data</w:t>
      </w:r>
    </w:p>
    <w:p w:rsidR="003B7560" w:rsidRDefault="003B7560" w:rsidP="0013606E">
      <w:pPr>
        <w:pStyle w:val="NormalWeb"/>
        <w:numPr>
          <w:ilvl w:val="0"/>
          <w:numId w:val="5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SOAP to transfer a message</w:t>
      </w:r>
    </w:p>
    <w:p w:rsidR="003B7560" w:rsidRDefault="003B7560" w:rsidP="0013606E">
      <w:pPr>
        <w:pStyle w:val="NormalWeb"/>
        <w:numPr>
          <w:ilvl w:val="0"/>
          <w:numId w:val="5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WSDL to describe the availability of service.</w:t>
      </w:r>
    </w:p>
    <w:p w:rsidR="003B7560" w:rsidRDefault="003B7560"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3B7560" w:rsidRPr="00094CB6" w:rsidRDefault="003B7560"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6F00B1"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what is rest</w:t>
      </w:r>
    </w:p>
    <w:p w:rsidR="006F00B1" w:rsidRDefault="006F00B1" w:rsidP="002E3E77">
      <w:pPr>
        <w:pStyle w:val="NormalWeb"/>
        <w:shd w:val="clear" w:color="auto" w:fill="FFFFFF"/>
        <w:spacing w:before="90" w:beforeAutospacing="0" w:after="9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Representational state transfer is a software architectural style that defines a set of constraints to be used for creating Web services. Web services that conform to the REST architectural style, called RESTful Web services, provide interoperability between computer systems on the Internet.</w:t>
      </w:r>
    </w:p>
    <w:p w:rsidR="006F00B1" w:rsidRDefault="006F00B1" w:rsidP="002E3E77">
      <w:pPr>
        <w:pStyle w:val="NormalWeb"/>
        <w:shd w:val="clear" w:color="auto" w:fill="FFFFFF"/>
        <w:spacing w:before="90" w:beforeAutospacing="0" w:after="90" w:afterAutospacing="0"/>
        <w:rPr>
          <w:rFonts w:ascii="Arial" w:hAnsi="Arial" w:cs="Arial"/>
          <w:color w:val="222222"/>
          <w:sz w:val="21"/>
          <w:szCs w:val="21"/>
          <w:shd w:val="clear" w:color="auto" w:fill="FFFFFF"/>
        </w:rPr>
      </w:pPr>
    </w:p>
    <w:p w:rsidR="006F00B1" w:rsidRDefault="006F00B1"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REST</w:t>
      </w:r>
      <w:r>
        <w:rPr>
          <w:rFonts w:ascii="Arial" w:hAnsi="Arial" w:cs="Arial"/>
          <w:color w:val="222222"/>
          <w:shd w:val="clear" w:color="auto" w:fill="FFFFFF"/>
        </w:rPr>
        <w:t> is used to build Web </w:t>
      </w:r>
      <w:r>
        <w:rPr>
          <w:rFonts w:ascii="Arial" w:hAnsi="Arial" w:cs="Arial"/>
          <w:b/>
          <w:bCs/>
          <w:color w:val="222222"/>
          <w:shd w:val="clear" w:color="auto" w:fill="FFFFFF"/>
        </w:rPr>
        <w:t>services</w:t>
      </w:r>
      <w:r>
        <w:rPr>
          <w:rFonts w:ascii="Arial" w:hAnsi="Arial" w:cs="Arial"/>
          <w:color w:val="222222"/>
          <w:shd w:val="clear" w:color="auto" w:fill="FFFFFF"/>
        </w:rPr>
        <w:t> that are lightweight, maintainable, and scalable in nature. A </w:t>
      </w:r>
      <w:r>
        <w:rPr>
          <w:rFonts w:ascii="Arial" w:hAnsi="Arial" w:cs="Arial"/>
          <w:b/>
          <w:bCs/>
          <w:color w:val="222222"/>
          <w:shd w:val="clear" w:color="auto" w:fill="FFFFFF"/>
        </w:rPr>
        <w:t>service</w:t>
      </w:r>
      <w:r>
        <w:rPr>
          <w:rFonts w:ascii="Arial" w:hAnsi="Arial" w:cs="Arial"/>
          <w:color w:val="222222"/>
          <w:shd w:val="clear" w:color="auto" w:fill="FFFFFF"/>
        </w:rPr>
        <w:t> which is built on the </w:t>
      </w:r>
      <w:r>
        <w:rPr>
          <w:rFonts w:ascii="Arial" w:hAnsi="Arial" w:cs="Arial"/>
          <w:b/>
          <w:bCs/>
          <w:color w:val="222222"/>
          <w:shd w:val="clear" w:color="auto" w:fill="FFFFFF"/>
        </w:rPr>
        <w:t>REST</w:t>
      </w:r>
      <w:r>
        <w:rPr>
          <w:rFonts w:ascii="Arial" w:hAnsi="Arial" w:cs="Arial"/>
          <w:color w:val="222222"/>
          <w:shd w:val="clear" w:color="auto" w:fill="FFFFFF"/>
        </w:rPr>
        <w:t> architecture is called a </w:t>
      </w:r>
      <w:r>
        <w:rPr>
          <w:rFonts w:ascii="Arial" w:hAnsi="Arial" w:cs="Arial"/>
          <w:b/>
          <w:bCs/>
          <w:color w:val="222222"/>
          <w:shd w:val="clear" w:color="auto" w:fill="FFFFFF"/>
        </w:rPr>
        <w:t>RESTful service</w:t>
      </w:r>
      <w:r>
        <w:rPr>
          <w:rFonts w:ascii="Arial" w:hAnsi="Arial" w:cs="Arial"/>
          <w:color w:val="222222"/>
          <w:shd w:val="clear" w:color="auto" w:fill="FFFFFF"/>
        </w:rPr>
        <w:t>. The underlying protocol for </w:t>
      </w:r>
      <w:r>
        <w:rPr>
          <w:rFonts w:ascii="Arial" w:hAnsi="Arial" w:cs="Arial"/>
          <w:b/>
          <w:bCs/>
          <w:color w:val="222222"/>
          <w:shd w:val="clear" w:color="auto" w:fill="FFFFFF"/>
        </w:rPr>
        <w:t>REST</w:t>
      </w:r>
      <w:r>
        <w:rPr>
          <w:rFonts w:ascii="Arial" w:hAnsi="Arial" w:cs="Arial"/>
          <w:color w:val="222222"/>
          <w:shd w:val="clear" w:color="auto" w:fill="FFFFFF"/>
        </w:rPr>
        <w:t> is HTTP, which is the basic web protocol</w:t>
      </w:r>
    </w:p>
    <w:p w:rsidR="006F00B1"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what is deffernce between soap and rest,</w:t>
      </w:r>
    </w:p>
    <w:p w:rsidR="006F00B1" w:rsidRPr="006F00B1" w:rsidRDefault="006F00B1" w:rsidP="006F00B1">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F00B1">
        <w:rPr>
          <w:rFonts w:ascii="Arial" w:eastAsia="Times New Roman" w:hAnsi="Arial" w:cs="Arial"/>
          <w:b/>
          <w:bCs/>
          <w:color w:val="222222"/>
          <w:sz w:val="27"/>
          <w:szCs w:val="27"/>
          <w:lang w:eastAsia="en-IN"/>
        </w:rPr>
        <w:br/>
        <w:t>SOAP</w:t>
      </w:r>
      <w:r w:rsidRPr="006F00B1">
        <w:rPr>
          <w:rFonts w:ascii="Arial" w:eastAsia="Times New Roman" w:hAnsi="Arial" w:cs="Arial"/>
          <w:color w:val="222222"/>
          <w:sz w:val="27"/>
          <w:szCs w:val="27"/>
          <w:lang w:eastAsia="en-IN"/>
        </w:rPr>
        <w:t> - SOAP is a protocol which was designed before REST and came into the picture. The main idea behind designing SOAP was to ensure that programs built on different platforms and programming languages could exchange data in an easy manner.</w:t>
      </w:r>
    </w:p>
    <w:p w:rsidR="006F00B1" w:rsidRPr="006F00B1" w:rsidRDefault="006F00B1" w:rsidP="006F00B1">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F00B1">
        <w:rPr>
          <w:rFonts w:ascii="Arial" w:eastAsia="Times New Roman" w:hAnsi="Arial" w:cs="Arial"/>
          <w:b/>
          <w:bCs/>
          <w:color w:val="222222"/>
          <w:sz w:val="27"/>
          <w:szCs w:val="27"/>
          <w:lang w:eastAsia="en-IN"/>
        </w:rPr>
        <w:t>REST</w:t>
      </w:r>
      <w:r w:rsidRPr="006F00B1">
        <w:rPr>
          <w:rFonts w:ascii="Arial" w:eastAsia="Times New Roman" w:hAnsi="Arial" w:cs="Arial"/>
          <w:color w:val="222222"/>
          <w:sz w:val="27"/>
          <w:szCs w:val="27"/>
          <w:lang w:eastAsia="en-IN"/>
        </w:rPr>
        <w:t xml:space="preserve"> - This was designed specifically for working with components such as media components, files, or even objects on a particular hardware </w:t>
      </w:r>
      <w:r w:rsidRPr="006F00B1">
        <w:rPr>
          <w:rFonts w:ascii="Arial" w:eastAsia="Times New Roman" w:hAnsi="Arial" w:cs="Arial"/>
          <w:color w:val="222222"/>
          <w:sz w:val="27"/>
          <w:szCs w:val="27"/>
          <w:lang w:eastAsia="en-IN"/>
        </w:rPr>
        <w:lastRenderedPageBreak/>
        <w:t>device. Any web service that is defined on the principles of REST can be called a RestFul web service. A Restful service would use the normal HTTP verbs of GET, POST, PUT and DELETE for working with the required components.</w:t>
      </w:r>
    </w:p>
    <w:p w:rsidR="006F00B1" w:rsidRPr="006F00B1" w:rsidRDefault="006F00B1" w:rsidP="006F00B1">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Below are the main differences between SOAP and REST</w:t>
      </w:r>
    </w:p>
    <w:tbl>
      <w:tblPr>
        <w:tblW w:w="909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73"/>
        <w:gridCol w:w="6017"/>
      </w:tblGrid>
      <w:tr w:rsidR="006F00B1" w:rsidRPr="006F00B1" w:rsidTr="006F00B1">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6F00B1" w:rsidRPr="006F00B1" w:rsidRDefault="006F00B1" w:rsidP="006F00B1">
            <w:pPr>
              <w:spacing w:after="0" w:line="300" w:lineRule="atLeast"/>
              <w:jc w:val="center"/>
              <w:rPr>
                <w:rFonts w:ascii="Arial" w:eastAsia="Times New Roman" w:hAnsi="Arial" w:cs="Arial"/>
                <w:b/>
                <w:bCs/>
                <w:color w:val="222222"/>
                <w:sz w:val="27"/>
                <w:szCs w:val="27"/>
                <w:lang w:eastAsia="en-IN"/>
              </w:rPr>
            </w:pPr>
            <w:r w:rsidRPr="006F00B1">
              <w:rPr>
                <w:rFonts w:ascii="Arial" w:eastAsia="Times New Roman" w:hAnsi="Arial" w:cs="Arial"/>
                <w:b/>
                <w:bCs/>
                <w:color w:val="222222"/>
                <w:sz w:val="27"/>
                <w:szCs w:val="27"/>
                <w:lang w:eastAsia="en-IN"/>
              </w:rPr>
              <w:t>SOAP</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6F00B1" w:rsidRPr="006F00B1" w:rsidRDefault="006F00B1" w:rsidP="006F00B1">
            <w:pPr>
              <w:spacing w:after="0" w:line="300" w:lineRule="atLeast"/>
              <w:jc w:val="center"/>
              <w:rPr>
                <w:rFonts w:ascii="Arial" w:eastAsia="Times New Roman" w:hAnsi="Arial" w:cs="Arial"/>
                <w:b/>
                <w:bCs/>
                <w:color w:val="222222"/>
                <w:sz w:val="27"/>
                <w:szCs w:val="27"/>
                <w:lang w:eastAsia="en-IN"/>
              </w:rPr>
            </w:pPr>
            <w:r w:rsidRPr="006F00B1">
              <w:rPr>
                <w:rFonts w:ascii="Arial" w:eastAsia="Times New Roman" w:hAnsi="Arial" w:cs="Arial"/>
                <w:b/>
                <w:bCs/>
                <w:color w:val="222222"/>
                <w:sz w:val="27"/>
                <w:szCs w:val="27"/>
                <w:lang w:eastAsia="en-IN"/>
              </w:rPr>
              <w:t>REST</w:t>
            </w:r>
          </w:p>
        </w:tc>
      </w:tr>
      <w:tr w:rsidR="006F00B1" w:rsidRPr="006F00B1" w:rsidTr="006F00B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6F00B1" w:rsidRPr="006F00B1" w:rsidRDefault="006F00B1" w:rsidP="0013606E">
            <w:pPr>
              <w:numPr>
                <w:ilvl w:val="0"/>
                <w:numId w:val="51"/>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SOAP stands for Simple Object Access Protocol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6F00B1" w:rsidRPr="006F00B1" w:rsidRDefault="006F00B1" w:rsidP="0013606E">
            <w:pPr>
              <w:numPr>
                <w:ilvl w:val="0"/>
                <w:numId w:val="52"/>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REST stands for Representational State Transfer</w:t>
            </w:r>
          </w:p>
        </w:tc>
      </w:tr>
      <w:tr w:rsidR="006F00B1" w:rsidRPr="006F00B1" w:rsidTr="006F00B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6F00B1" w:rsidRPr="006F00B1" w:rsidRDefault="006F00B1" w:rsidP="0013606E">
            <w:pPr>
              <w:numPr>
                <w:ilvl w:val="0"/>
                <w:numId w:val="53"/>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SOAP is a protocol. SOAP was designed with a specification. It includes a WSDL file which has the required information on what the web service does in addition to the location of the web service.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6F00B1" w:rsidRPr="006F00B1" w:rsidRDefault="006F00B1" w:rsidP="0013606E">
            <w:pPr>
              <w:numPr>
                <w:ilvl w:val="0"/>
                <w:numId w:val="54"/>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REST is an Architectural style in which a web service can only be treated as a RESTful service if it follows the constraints of being</w:t>
            </w:r>
          </w:p>
          <w:p w:rsidR="006F00B1" w:rsidRPr="006F00B1" w:rsidRDefault="006F00B1" w:rsidP="0013606E">
            <w:pPr>
              <w:numPr>
                <w:ilvl w:val="1"/>
                <w:numId w:val="54"/>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Client Server</w:t>
            </w:r>
          </w:p>
          <w:p w:rsidR="006F00B1" w:rsidRPr="006F00B1" w:rsidRDefault="006F00B1" w:rsidP="0013606E">
            <w:pPr>
              <w:numPr>
                <w:ilvl w:val="1"/>
                <w:numId w:val="54"/>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Stateless</w:t>
            </w:r>
          </w:p>
          <w:p w:rsidR="006F00B1" w:rsidRPr="006F00B1" w:rsidRDefault="006F00B1" w:rsidP="0013606E">
            <w:pPr>
              <w:numPr>
                <w:ilvl w:val="1"/>
                <w:numId w:val="54"/>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Cacheable</w:t>
            </w:r>
          </w:p>
          <w:p w:rsidR="006F00B1" w:rsidRPr="006F00B1" w:rsidRDefault="006F00B1" w:rsidP="0013606E">
            <w:pPr>
              <w:numPr>
                <w:ilvl w:val="1"/>
                <w:numId w:val="54"/>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Layered System</w:t>
            </w:r>
          </w:p>
          <w:p w:rsidR="006F00B1" w:rsidRPr="006F00B1" w:rsidRDefault="006F00B1" w:rsidP="0013606E">
            <w:pPr>
              <w:numPr>
                <w:ilvl w:val="1"/>
                <w:numId w:val="54"/>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Uniform Interface</w:t>
            </w:r>
          </w:p>
        </w:tc>
      </w:tr>
      <w:tr w:rsidR="006F00B1" w:rsidRPr="006F00B1" w:rsidTr="006F00B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6F00B1" w:rsidRPr="006F00B1" w:rsidRDefault="006F00B1" w:rsidP="0013606E">
            <w:pPr>
              <w:numPr>
                <w:ilvl w:val="0"/>
                <w:numId w:val="55"/>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SOAP cannot make use of REST since SOAP is a protocol and REST is an architectural pattern.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6F00B1" w:rsidRPr="006F00B1" w:rsidRDefault="006F00B1" w:rsidP="0013606E">
            <w:pPr>
              <w:numPr>
                <w:ilvl w:val="0"/>
                <w:numId w:val="56"/>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REST can make use of SOAP as the underlying protocol for web services, because in the end it is just an architectural pattern.</w:t>
            </w:r>
          </w:p>
        </w:tc>
      </w:tr>
      <w:tr w:rsidR="006F00B1" w:rsidRPr="006F00B1" w:rsidTr="006F00B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6F00B1" w:rsidRPr="006F00B1" w:rsidRDefault="006F00B1" w:rsidP="0013606E">
            <w:pPr>
              <w:numPr>
                <w:ilvl w:val="0"/>
                <w:numId w:val="57"/>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 xml:space="preserve">SOAP uses service interfaces to expose its functionality to client </w:t>
            </w:r>
            <w:r w:rsidRPr="006F00B1">
              <w:rPr>
                <w:rFonts w:ascii="Arial" w:eastAsia="Times New Roman" w:hAnsi="Arial" w:cs="Arial"/>
                <w:color w:val="222222"/>
                <w:sz w:val="27"/>
                <w:szCs w:val="27"/>
                <w:lang w:eastAsia="en-IN"/>
              </w:rPr>
              <w:lastRenderedPageBreak/>
              <w:t>applications. In SOAP, the WSDL file provides the client with the necessary information which can be used to understand what services the web service can offer.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6F00B1" w:rsidRPr="006F00B1" w:rsidRDefault="006F00B1" w:rsidP="0013606E">
            <w:pPr>
              <w:numPr>
                <w:ilvl w:val="0"/>
                <w:numId w:val="58"/>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lastRenderedPageBreak/>
              <w:t xml:space="preserve">REST use Uniform Service locators to access to the components on the hardware device. For example, if there is an object which represents the data of an employee hosted on a URL as </w:t>
            </w:r>
            <w:r w:rsidRPr="006F00B1">
              <w:rPr>
                <w:rFonts w:ascii="Arial" w:eastAsia="Times New Roman" w:hAnsi="Arial" w:cs="Arial"/>
                <w:color w:val="222222"/>
                <w:sz w:val="27"/>
                <w:szCs w:val="27"/>
                <w:lang w:eastAsia="en-IN"/>
              </w:rPr>
              <w:lastRenderedPageBreak/>
              <w:t>http://demo.guru99 , the below are some of URI that can exist to access them</w:t>
            </w:r>
          </w:p>
          <w:p w:rsidR="006F00B1" w:rsidRPr="006F00B1" w:rsidRDefault="006F00B1" w:rsidP="006F00B1">
            <w:pPr>
              <w:spacing w:before="100" w:beforeAutospacing="1" w:after="100" w:afterAutospacing="1" w:line="300" w:lineRule="atLeast"/>
              <w:ind w:left="720"/>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http://demo.guru99.com/Employee</w:t>
            </w:r>
          </w:p>
          <w:p w:rsidR="006F00B1" w:rsidRPr="006F00B1" w:rsidRDefault="006F00B1" w:rsidP="006F00B1">
            <w:pPr>
              <w:spacing w:before="100" w:beforeAutospacing="1" w:after="100" w:afterAutospacing="1" w:line="300" w:lineRule="atLeast"/>
              <w:ind w:left="720"/>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http://demo.guru99.com/Employee/1</w:t>
            </w:r>
          </w:p>
        </w:tc>
      </w:tr>
      <w:tr w:rsidR="006F00B1" w:rsidRPr="006F00B1" w:rsidTr="006F00B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6F00B1" w:rsidRPr="006F00B1" w:rsidRDefault="006F00B1" w:rsidP="0013606E">
            <w:pPr>
              <w:numPr>
                <w:ilvl w:val="0"/>
                <w:numId w:val="59"/>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lastRenderedPageBreak/>
              <w:t>SOAP requires more bandwidth for its usage. Since SOAP Messages contain a lot of information inside of it, the amount of data transfer using SOAP is generally a lot.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&lt;?xml version="1.0"?&gt;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xml:space="preserve">&lt;SOAP-ENV:Envelope </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xmlns:SOAP-ENV</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xml:space="preserve">="http://www.w3.org/2001/12/soap-envelope" </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SOAP-ENV:encodingStyle</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http://www.w3.org/2001/12/soap-encoding"&gt;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&lt;soap:Body&gt;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xml:space="preserve"> &lt;Demo.guru99WebService</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xml:space="preserve"> xmlns="http://tempuri.org/"&gt;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xml:space="preserve">   &lt;EmployeeID&gt;int&lt;/EmployeeID&gt;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xml:space="preserve">   &lt;/Demo.guru99WebService&gt;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 xml:space="preserve"> &lt;/soap:Body&gt;</w:t>
            </w:r>
          </w:p>
          <w:p w:rsidR="006F00B1" w:rsidRPr="006F00B1" w:rsidRDefault="006F00B1" w:rsidP="006F00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6F00B1">
              <w:rPr>
                <w:rFonts w:ascii="Consolas" w:eastAsia="Times New Roman" w:hAnsi="Consolas" w:cs="Courier New"/>
                <w:color w:val="222222"/>
                <w:sz w:val="20"/>
                <w:szCs w:val="20"/>
                <w:lang w:eastAsia="en-IN"/>
              </w:rPr>
              <w:t>&lt;/SOAP-ENV:Envelope&gt;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6F00B1" w:rsidRPr="006F00B1" w:rsidRDefault="006F00B1" w:rsidP="0013606E">
            <w:pPr>
              <w:numPr>
                <w:ilvl w:val="0"/>
                <w:numId w:val="60"/>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REST does not need much bandwidth when requests are sent to the server. REST messages mostly just consist of JSON messages. Below is an example of a JSON message passed to a web server. You can see that the size of the message is comparatively smaller to SOAP.</w:t>
            </w:r>
          </w:p>
          <w:p w:rsidR="006F00B1" w:rsidRPr="006F00B1" w:rsidRDefault="006F00B1" w:rsidP="006F00B1">
            <w:pPr>
              <w:spacing w:before="100" w:beforeAutospacing="1" w:after="100" w:afterAutospacing="1" w:line="300" w:lineRule="atLeast"/>
              <w:ind w:left="720"/>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{"city":"Mumbai","state":"Maharastra"}</w:t>
            </w:r>
          </w:p>
        </w:tc>
      </w:tr>
      <w:tr w:rsidR="006F00B1" w:rsidRPr="006F00B1" w:rsidTr="006F00B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6F00B1" w:rsidRPr="006F00B1" w:rsidRDefault="006F00B1" w:rsidP="0013606E">
            <w:pPr>
              <w:numPr>
                <w:ilvl w:val="0"/>
                <w:numId w:val="61"/>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lastRenderedPageBreak/>
              <w:t>SOAP can only work with XML format. As seen from SOAP messages, all data passed is in XML format.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6F00B1" w:rsidRPr="006F00B1" w:rsidRDefault="006F00B1" w:rsidP="0013606E">
            <w:pPr>
              <w:numPr>
                <w:ilvl w:val="0"/>
                <w:numId w:val="62"/>
              </w:numPr>
              <w:spacing w:before="100" w:beforeAutospacing="1" w:after="100" w:afterAutospacing="1" w:line="300" w:lineRule="atLeast"/>
              <w:rPr>
                <w:rFonts w:ascii="Arial" w:eastAsia="Times New Roman" w:hAnsi="Arial" w:cs="Arial"/>
                <w:color w:val="222222"/>
                <w:sz w:val="27"/>
                <w:szCs w:val="27"/>
                <w:lang w:eastAsia="en-IN"/>
              </w:rPr>
            </w:pPr>
            <w:r w:rsidRPr="006F00B1">
              <w:rPr>
                <w:rFonts w:ascii="Arial" w:eastAsia="Times New Roman" w:hAnsi="Arial" w:cs="Arial"/>
                <w:color w:val="222222"/>
                <w:sz w:val="27"/>
                <w:szCs w:val="27"/>
                <w:lang w:eastAsia="en-IN"/>
              </w:rPr>
              <w:t>REST permits different data format such as Plain text, HTML, XML, JSON, etc. But the most preferred format for transferring data is JSON.</w:t>
            </w:r>
          </w:p>
        </w:tc>
      </w:tr>
    </w:tbl>
    <w:p w:rsidR="005747B9" w:rsidRDefault="005747B9" w:rsidP="005747B9">
      <w:pPr>
        <w:pStyle w:val="Heading2"/>
        <w:shd w:val="clear" w:color="auto" w:fill="FFFFFF"/>
        <w:spacing w:line="372" w:lineRule="atLeast"/>
        <w:rPr>
          <w:rFonts w:ascii="Arial" w:hAnsi="Arial" w:cs="Arial"/>
          <w:color w:val="222222"/>
          <w:sz w:val="39"/>
          <w:szCs w:val="39"/>
        </w:rPr>
      </w:pPr>
      <w:r w:rsidRPr="005747B9">
        <w:rPr>
          <w:rFonts w:ascii="Arial" w:hAnsi="Arial" w:cs="Arial"/>
          <w:color w:val="C00000"/>
          <w:sz w:val="39"/>
          <w:szCs w:val="39"/>
        </w:rPr>
        <w:t>When to use REST and when to use SOAP</w:t>
      </w:r>
    </w:p>
    <w:p w:rsidR="005747B9" w:rsidRDefault="005747B9" w:rsidP="005747B9">
      <w:pPr>
        <w:pStyle w:val="NormalWeb"/>
        <w:shd w:val="clear" w:color="auto" w:fill="FFFFFF"/>
        <w:rPr>
          <w:rFonts w:ascii="Arial" w:hAnsi="Arial" w:cs="Arial"/>
          <w:color w:val="222222"/>
          <w:sz w:val="27"/>
          <w:szCs w:val="27"/>
        </w:rPr>
      </w:pPr>
      <w:r>
        <w:rPr>
          <w:rFonts w:ascii="Arial" w:hAnsi="Arial" w:cs="Arial"/>
          <w:color w:val="222222"/>
          <w:sz w:val="27"/>
          <w:szCs w:val="27"/>
        </w:rPr>
        <w:t>One of the most highly debatable topics is when REST should be used or when to use SOAP while designing web services.</w:t>
      </w:r>
    </w:p>
    <w:p w:rsidR="005747B9" w:rsidRDefault="005747B9" w:rsidP="005747B9">
      <w:pPr>
        <w:pStyle w:val="NormalWeb"/>
        <w:shd w:val="clear" w:color="auto" w:fill="FFFFFF"/>
        <w:rPr>
          <w:rFonts w:ascii="Arial" w:hAnsi="Arial" w:cs="Arial"/>
          <w:color w:val="222222"/>
          <w:sz w:val="27"/>
          <w:szCs w:val="27"/>
        </w:rPr>
      </w:pPr>
      <w:r>
        <w:rPr>
          <w:rFonts w:ascii="Arial" w:hAnsi="Arial" w:cs="Arial"/>
          <w:color w:val="222222"/>
          <w:sz w:val="27"/>
          <w:szCs w:val="27"/>
        </w:rPr>
        <w:t>Below are some of the key factors that determine when each technology should be used for web services </w:t>
      </w:r>
      <w:r>
        <w:rPr>
          <w:rStyle w:val="Strong"/>
          <w:rFonts w:ascii="Arial" w:hAnsi="Arial" w:cs="Arial"/>
          <w:color w:val="222222"/>
          <w:sz w:val="27"/>
          <w:szCs w:val="27"/>
        </w:rPr>
        <w:t>REST services should be used in the following instances</w:t>
      </w:r>
    </w:p>
    <w:p w:rsidR="005747B9" w:rsidRDefault="005747B9" w:rsidP="0013606E">
      <w:pPr>
        <w:pStyle w:val="NormalWeb"/>
        <w:numPr>
          <w:ilvl w:val="0"/>
          <w:numId w:val="63"/>
        </w:numPr>
        <w:shd w:val="clear" w:color="auto" w:fill="FFFFFF"/>
        <w:rPr>
          <w:rFonts w:ascii="Arial" w:hAnsi="Arial" w:cs="Arial"/>
          <w:color w:val="222222"/>
          <w:sz w:val="27"/>
          <w:szCs w:val="27"/>
        </w:rPr>
      </w:pPr>
      <w:r>
        <w:rPr>
          <w:rStyle w:val="Strong"/>
          <w:rFonts w:ascii="Arial" w:hAnsi="Arial" w:cs="Arial"/>
          <w:color w:val="222222"/>
          <w:sz w:val="27"/>
          <w:szCs w:val="27"/>
        </w:rPr>
        <w:t>Limited resources and bandwidth</w:t>
      </w:r>
      <w:r>
        <w:rPr>
          <w:rFonts w:ascii="Arial" w:hAnsi="Arial" w:cs="Arial"/>
          <w:color w:val="222222"/>
          <w:sz w:val="27"/>
          <w:szCs w:val="27"/>
        </w:rPr>
        <w:t> – Since SOAP messages are heavier in content and consume a far greater bandwidth, REST should be used in instances where network bandwidth is a constraint.</w:t>
      </w:r>
    </w:p>
    <w:p w:rsidR="005747B9" w:rsidRDefault="005747B9" w:rsidP="0013606E">
      <w:pPr>
        <w:pStyle w:val="NormalWeb"/>
        <w:numPr>
          <w:ilvl w:val="0"/>
          <w:numId w:val="63"/>
        </w:numPr>
        <w:shd w:val="clear" w:color="auto" w:fill="FFFFFF"/>
        <w:rPr>
          <w:rFonts w:ascii="Arial" w:hAnsi="Arial" w:cs="Arial"/>
          <w:color w:val="222222"/>
          <w:sz w:val="27"/>
          <w:szCs w:val="27"/>
        </w:rPr>
      </w:pPr>
      <w:r>
        <w:rPr>
          <w:rStyle w:val="Strong"/>
          <w:rFonts w:ascii="Arial" w:hAnsi="Arial" w:cs="Arial"/>
          <w:color w:val="222222"/>
          <w:sz w:val="27"/>
          <w:szCs w:val="27"/>
        </w:rPr>
        <w:t>Statelessness</w:t>
      </w:r>
      <w:r>
        <w:rPr>
          <w:rFonts w:ascii="Arial" w:hAnsi="Arial" w:cs="Arial"/>
          <w:color w:val="222222"/>
          <w:sz w:val="27"/>
          <w:szCs w:val="27"/>
        </w:rPr>
        <w:t> – If there is no need to maintain a state of information from one request to another then REST should be used. If you need a proper information flow wherein some information from one request needs to flow into another then SOAP is more suited for that purpose. We can take the example of any online purchasing site. These sites normally need the user first to add items which need to be purchased to a cart. All of the cart items are then transferred to the payment page in order to complete the purchase. This is an example of an application which needs the state feature. The state of the cart items needs to be transferred to the payment page for further processing.</w:t>
      </w:r>
    </w:p>
    <w:p w:rsidR="005747B9" w:rsidRDefault="005747B9" w:rsidP="0013606E">
      <w:pPr>
        <w:pStyle w:val="NormalWeb"/>
        <w:numPr>
          <w:ilvl w:val="0"/>
          <w:numId w:val="63"/>
        </w:numPr>
        <w:shd w:val="clear" w:color="auto" w:fill="FFFFFF"/>
        <w:rPr>
          <w:rFonts w:ascii="Arial" w:hAnsi="Arial" w:cs="Arial"/>
          <w:color w:val="222222"/>
          <w:sz w:val="27"/>
          <w:szCs w:val="27"/>
        </w:rPr>
      </w:pPr>
      <w:r>
        <w:rPr>
          <w:rStyle w:val="Strong"/>
          <w:rFonts w:ascii="Arial" w:hAnsi="Arial" w:cs="Arial"/>
          <w:color w:val="222222"/>
          <w:sz w:val="27"/>
          <w:szCs w:val="27"/>
        </w:rPr>
        <w:t>Caching </w:t>
      </w:r>
      <w:r>
        <w:rPr>
          <w:rFonts w:ascii="Arial" w:hAnsi="Arial" w:cs="Arial"/>
          <w:color w:val="222222"/>
          <w:sz w:val="27"/>
          <w:szCs w:val="27"/>
        </w:rPr>
        <w:t>– If there is a need to cache a lot of requests then REST is the perfect solution. At times, clients could request for the same resource multiple times. This can increase the number of requests which are sent to the server. By implementing a cache, the most frequent queries results can be stored in an intermediate location. So whenever the client requests for a resource, it will first check the cache. If the resources exist then, it will not proceed to the server. So caching can help in minimizing the amount of trips which are made to the web server.</w:t>
      </w:r>
    </w:p>
    <w:p w:rsidR="005747B9" w:rsidRDefault="005747B9" w:rsidP="0013606E">
      <w:pPr>
        <w:pStyle w:val="NormalWeb"/>
        <w:numPr>
          <w:ilvl w:val="0"/>
          <w:numId w:val="63"/>
        </w:numPr>
        <w:shd w:val="clear" w:color="auto" w:fill="FFFFFF"/>
        <w:rPr>
          <w:rFonts w:ascii="Arial" w:hAnsi="Arial" w:cs="Arial"/>
          <w:color w:val="222222"/>
          <w:sz w:val="27"/>
          <w:szCs w:val="27"/>
        </w:rPr>
      </w:pPr>
      <w:r>
        <w:rPr>
          <w:rStyle w:val="Strong"/>
          <w:rFonts w:ascii="Arial" w:hAnsi="Arial" w:cs="Arial"/>
          <w:color w:val="222222"/>
          <w:sz w:val="27"/>
          <w:szCs w:val="27"/>
        </w:rPr>
        <w:t>Ease of coding </w:t>
      </w:r>
      <w:r>
        <w:rPr>
          <w:rFonts w:ascii="Arial" w:hAnsi="Arial" w:cs="Arial"/>
          <w:color w:val="222222"/>
          <w:sz w:val="27"/>
          <w:szCs w:val="27"/>
        </w:rPr>
        <w:t>– Coding REST Services and subsequent implementation is far easier than SOAP. So if a quick win solution is required for web services, then REST is the way to go.</w:t>
      </w:r>
    </w:p>
    <w:p w:rsidR="005747B9" w:rsidRDefault="005747B9" w:rsidP="005747B9">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SOAP should be used in the following instances</w:t>
      </w:r>
    </w:p>
    <w:p w:rsidR="005747B9" w:rsidRDefault="005747B9" w:rsidP="0013606E">
      <w:pPr>
        <w:pStyle w:val="NormalWeb"/>
        <w:numPr>
          <w:ilvl w:val="0"/>
          <w:numId w:val="64"/>
        </w:numPr>
        <w:shd w:val="clear" w:color="auto" w:fill="FFFFFF"/>
        <w:rPr>
          <w:rFonts w:ascii="Arial" w:hAnsi="Arial" w:cs="Arial"/>
          <w:color w:val="222222"/>
          <w:sz w:val="27"/>
          <w:szCs w:val="27"/>
        </w:rPr>
      </w:pPr>
      <w:r>
        <w:rPr>
          <w:rStyle w:val="Strong"/>
          <w:rFonts w:ascii="Arial" w:hAnsi="Arial" w:cs="Arial"/>
          <w:color w:val="222222"/>
          <w:sz w:val="27"/>
          <w:szCs w:val="27"/>
        </w:rPr>
        <w:t>Asynchronous processing and subsequent invocation</w:t>
      </w:r>
      <w:r>
        <w:rPr>
          <w:rFonts w:ascii="Arial" w:hAnsi="Arial" w:cs="Arial"/>
          <w:color w:val="222222"/>
          <w:sz w:val="27"/>
          <w:szCs w:val="27"/>
        </w:rPr>
        <w:t> – if there is a requirement that the client needs a guaranteed level of reliability and security then the new SOAP standard of SOAP 1.2 provides a lot of additional features, especially when it comes to security.</w:t>
      </w:r>
    </w:p>
    <w:p w:rsidR="005747B9" w:rsidRDefault="005747B9" w:rsidP="0013606E">
      <w:pPr>
        <w:pStyle w:val="NormalWeb"/>
        <w:numPr>
          <w:ilvl w:val="0"/>
          <w:numId w:val="64"/>
        </w:numPr>
        <w:shd w:val="clear" w:color="auto" w:fill="FFFFFF"/>
        <w:rPr>
          <w:rFonts w:ascii="Arial" w:hAnsi="Arial" w:cs="Arial"/>
          <w:color w:val="222222"/>
          <w:sz w:val="27"/>
          <w:szCs w:val="27"/>
        </w:rPr>
      </w:pPr>
      <w:r>
        <w:rPr>
          <w:rStyle w:val="Strong"/>
          <w:rFonts w:ascii="Arial" w:hAnsi="Arial" w:cs="Arial"/>
          <w:color w:val="222222"/>
          <w:sz w:val="27"/>
          <w:szCs w:val="27"/>
        </w:rPr>
        <w:t>A Formal means of communication</w:t>
      </w:r>
      <w:r>
        <w:rPr>
          <w:rFonts w:ascii="Arial" w:hAnsi="Arial" w:cs="Arial"/>
          <w:color w:val="222222"/>
          <w:sz w:val="27"/>
          <w:szCs w:val="27"/>
        </w:rPr>
        <w:t> – if both the client and server have an agreement on the exchange format then SOAP 1.2 gives the rigid specifications for this type of interaction. An example is an online purchasing site in which users add items to a cart before the payment is made. Let's assume we have a web service that does the final payment. There can be a firm agreement that the web service will only accept the cart item name, unit price, and quantity. If such a scenario exists then, it's always better to use the SOAP protocol.</w:t>
      </w:r>
    </w:p>
    <w:p w:rsidR="005747B9" w:rsidRDefault="005747B9" w:rsidP="0013606E">
      <w:pPr>
        <w:pStyle w:val="NormalWeb"/>
        <w:numPr>
          <w:ilvl w:val="0"/>
          <w:numId w:val="64"/>
        </w:numPr>
        <w:shd w:val="clear" w:color="auto" w:fill="FFFFFF"/>
        <w:rPr>
          <w:rFonts w:ascii="Arial" w:hAnsi="Arial" w:cs="Arial"/>
          <w:color w:val="222222"/>
          <w:sz w:val="27"/>
          <w:szCs w:val="27"/>
        </w:rPr>
      </w:pPr>
      <w:r>
        <w:rPr>
          <w:rStyle w:val="Strong"/>
          <w:rFonts w:ascii="Arial" w:hAnsi="Arial" w:cs="Arial"/>
          <w:color w:val="222222"/>
          <w:sz w:val="27"/>
          <w:szCs w:val="27"/>
        </w:rPr>
        <w:t>Stateful operations – </w:t>
      </w:r>
      <w:r>
        <w:rPr>
          <w:rFonts w:ascii="Arial" w:hAnsi="Arial" w:cs="Arial"/>
          <w:color w:val="222222"/>
          <w:sz w:val="27"/>
          <w:szCs w:val="27"/>
        </w:rPr>
        <w:t>if</w:t>
      </w:r>
      <w:r>
        <w:rPr>
          <w:rStyle w:val="Strong"/>
          <w:rFonts w:ascii="Arial" w:hAnsi="Arial" w:cs="Arial"/>
          <w:color w:val="222222"/>
          <w:sz w:val="27"/>
          <w:szCs w:val="27"/>
        </w:rPr>
        <w:t> </w:t>
      </w:r>
      <w:r>
        <w:rPr>
          <w:rFonts w:ascii="Arial" w:hAnsi="Arial" w:cs="Arial"/>
          <w:color w:val="222222"/>
          <w:sz w:val="27"/>
          <w:szCs w:val="27"/>
        </w:rPr>
        <w:t>the application has a requirement that state needs to be maintained from one request to another, then the SOAP 1.2 standard provides the WS* structure to support such requirements.</w:t>
      </w:r>
    </w:p>
    <w:p w:rsidR="005747B9" w:rsidRPr="005747B9" w:rsidRDefault="005747B9" w:rsidP="005747B9">
      <w:pPr>
        <w:pStyle w:val="Heading2"/>
        <w:shd w:val="clear" w:color="auto" w:fill="FFFFFF"/>
        <w:spacing w:line="372" w:lineRule="atLeast"/>
        <w:rPr>
          <w:rFonts w:ascii="Arial" w:hAnsi="Arial" w:cs="Arial"/>
          <w:color w:val="C00000"/>
          <w:sz w:val="39"/>
          <w:szCs w:val="39"/>
        </w:rPr>
      </w:pPr>
      <w:r w:rsidRPr="005747B9">
        <w:rPr>
          <w:rFonts w:ascii="Arial" w:hAnsi="Arial" w:cs="Arial"/>
          <w:color w:val="C00000"/>
          <w:sz w:val="39"/>
          <w:szCs w:val="39"/>
        </w:rPr>
        <w:t>SOAP vs. REST API challenges</w:t>
      </w:r>
    </w:p>
    <w:p w:rsidR="005747B9" w:rsidRDefault="005747B9" w:rsidP="005747B9">
      <w:pPr>
        <w:pStyle w:val="NormalWeb"/>
        <w:shd w:val="clear" w:color="auto" w:fill="FFFFFF"/>
        <w:rPr>
          <w:rFonts w:ascii="Arial" w:hAnsi="Arial" w:cs="Arial"/>
          <w:color w:val="222222"/>
          <w:sz w:val="27"/>
          <w:szCs w:val="27"/>
        </w:rPr>
      </w:pPr>
      <w:r>
        <w:rPr>
          <w:rFonts w:ascii="Arial" w:hAnsi="Arial" w:cs="Arial"/>
          <w:color w:val="222222"/>
          <w:sz w:val="27"/>
          <w:szCs w:val="27"/>
        </w:rPr>
        <w:t>API is known as the </w:t>
      </w:r>
      <w:r>
        <w:rPr>
          <w:rStyle w:val="Strong"/>
          <w:rFonts w:ascii="Arial" w:hAnsi="Arial" w:cs="Arial"/>
          <w:color w:val="222222"/>
          <w:sz w:val="27"/>
          <w:szCs w:val="27"/>
        </w:rPr>
        <w:t>Application Programming Interface</w:t>
      </w:r>
      <w:r>
        <w:rPr>
          <w:rFonts w:ascii="Arial" w:hAnsi="Arial" w:cs="Arial"/>
          <w:color w:val="222222"/>
          <w:sz w:val="27"/>
          <w:szCs w:val="27"/>
        </w:rPr>
        <w:t> and is offered by both the client and the server. In the client world, this is offered by the browser whereas in the server world it's what is provided by the web service which can either be SOAP or REST.</w:t>
      </w:r>
    </w:p>
    <w:p w:rsidR="005747B9" w:rsidRDefault="005747B9" w:rsidP="005747B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Challenges with the SOAP API</w:t>
      </w:r>
    </w:p>
    <w:p w:rsidR="005747B9" w:rsidRDefault="005747B9" w:rsidP="0013606E">
      <w:pPr>
        <w:numPr>
          <w:ilvl w:val="0"/>
          <w:numId w:val="6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WSDL file - One of the key challenges of the SOAP API is the WSDL document itself. The WSDL document is what tells the client of all the operations that can be performed by the web service. The WSDL document will contain all information such as the data types being used in the SOAP messages and what all operations are available via the web service. The below code snippet is just part of a sample WSDL file.</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&lt;?xml version="1.0"?&gt;</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&lt;definitions name="Tutorial"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targetNamespace=http://demo.guru99.com/Tutorial.wsdl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xmlns:tns=http://demo.guru99.com/Tutorial.wsdl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xmlns:xsd1=http://demo.guru99.com/Tutorial.xsd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xmlns:soap=http://schemas.xmlsoap.org/wsdl/soap/</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xmlns="http://schemas.xmlsoap.org/wsdl/"&gt; </w:t>
      </w:r>
    </w:p>
    <w:p w:rsidR="005747B9" w:rsidRDefault="005747B9" w:rsidP="005747B9">
      <w:pPr>
        <w:pStyle w:val="HTMLPreformatted"/>
        <w:shd w:val="clear" w:color="auto" w:fill="F7F7F7"/>
        <w:wordWrap w:val="0"/>
        <w:spacing w:line="300" w:lineRule="atLeast"/>
        <w:rPr>
          <w:rFonts w:ascii="Consolas" w:hAnsi="Consolas"/>
          <w:color w:val="222222"/>
        </w:rPr>
      </w:pP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&lt;types&gt;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ab/>
      </w:r>
      <w:r>
        <w:rPr>
          <w:rFonts w:ascii="Consolas" w:hAnsi="Consolas"/>
          <w:color w:val="222222"/>
        </w:rPr>
        <w:tab/>
        <w:t>&lt;schema targetNamespace=http://Demo.guru99.com/Tutorial.xsd</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xmlns="http://www.w3.org/2000/10/XMLSchema"&gt;</w:t>
      </w:r>
    </w:p>
    <w:p w:rsidR="005747B9" w:rsidRDefault="005747B9" w:rsidP="005747B9">
      <w:pPr>
        <w:pStyle w:val="HTMLPreformatted"/>
        <w:shd w:val="clear" w:color="auto" w:fill="F7F7F7"/>
        <w:wordWrap w:val="0"/>
        <w:spacing w:line="300" w:lineRule="atLeast"/>
        <w:rPr>
          <w:rFonts w:ascii="Consolas" w:hAnsi="Consolas"/>
          <w:color w:val="222222"/>
        </w:rPr>
      </w:pP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t xml:space="preserve">&lt;element name="TutorialNameRequest"&gt;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 xml:space="preserve">&lt;complexType&gt;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t xml:space="preserve">&lt;all&gt;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t xml:space="preserve">&lt;element name="TutorialName" type="string"/&gt;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t xml:space="preserve">&lt;/all&gt;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 xml:space="preserve">&lt;/complexType&gt;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 xml:space="preserve">&lt;/element&gt;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&lt;element name="TutorialIDRequest"&gt;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 xml:space="preserve">&lt;complexType&gt;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 xml:space="preserve">&lt;all&gt;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t xml:space="preserve">&lt;element name="TutorialID" type="number"/&gt;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 xml:space="preserve">&lt;/all&gt;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 xml:space="preserve">&lt;/complexType&gt;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&lt;/element&gt;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ab/>
        <w:t xml:space="preserve">&lt;/schema&gt;  </w:t>
      </w:r>
    </w:p>
    <w:p w:rsidR="005747B9" w:rsidRDefault="005747B9" w:rsidP="005747B9">
      <w:pPr>
        <w:pStyle w:val="HTMLPreformatted"/>
        <w:shd w:val="clear" w:color="auto" w:fill="F7F7F7"/>
        <w:wordWrap w:val="0"/>
        <w:spacing w:line="300" w:lineRule="atLeast"/>
        <w:rPr>
          <w:rFonts w:ascii="Consolas" w:hAnsi="Consolas"/>
          <w:color w:val="222222"/>
        </w:rPr>
      </w:pPr>
      <w:r>
        <w:rPr>
          <w:rFonts w:ascii="Consolas" w:hAnsi="Consolas"/>
          <w:color w:val="222222"/>
        </w:rPr>
        <w:t>&lt;/types&gt;</w:t>
      </w:r>
      <w:r>
        <w:rPr>
          <w:rFonts w:ascii="Consolas" w:hAnsi="Consolas"/>
          <w:color w:val="222222"/>
        </w:rPr>
        <w:tab/>
      </w:r>
    </w:p>
    <w:p w:rsidR="005747B9" w:rsidRDefault="005747B9" w:rsidP="005747B9">
      <w:pPr>
        <w:pStyle w:val="NormalWeb"/>
        <w:shd w:val="clear" w:color="auto" w:fill="FFFFFF"/>
        <w:rPr>
          <w:rFonts w:ascii="Arial" w:hAnsi="Arial" w:cs="Arial"/>
          <w:color w:val="222222"/>
          <w:sz w:val="27"/>
          <w:szCs w:val="27"/>
        </w:rPr>
      </w:pPr>
      <w:r>
        <w:rPr>
          <w:rFonts w:ascii="Arial" w:hAnsi="Arial" w:cs="Arial"/>
          <w:color w:val="222222"/>
          <w:sz w:val="27"/>
          <w:szCs w:val="27"/>
        </w:rPr>
        <w:t>As per the above WSDL file, we have an element called "TutorialName" which is of the type String which is part of the element TutorialNameRequest.</w:t>
      </w:r>
    </w:p>
    <w:p w:rsidR="005747B9" w:rsidRDefault="005747B9" w:rsidP="005747B9">
      <w:pPr>
        <w:pStyle w:val="NormalWeb"/>
        <w:shd w:val="clear" w:color="auto" w:fill="FFFFFF"/>
        <w:rPr>
          <w:rFonts w:ascii="Arial" w:hAnsi="Arial" w:cs="Arial"/>
          <w:color w:val="222222"/>
          <w:sz w:val="27"/>
          <w:szCs w:val="27"/>
        </w:rPr>
      </w:pPr>
      <w:r>
        <w:rPr>
          <w:rFonts w:ascii="Arial" w:hAnsi="Arial" w:cs="Arial"/>
          <w:color w:val="222222"/>
          <w:sz w:val="27"/>
          <w:szCs w:val="27"/>
        </w:rPr>
        <w:t>Now, suppose if the WSDL file were to change as per the business requirements and the TutorialName has to become TutorialDescription. This would mean that all the clients who are currently connecting to this web service would then need to make this corresponding change in their code to accommodate the change in the WSDL file.</w:t>
      </w:r>
    </w:p>
    <w:p w:rsidR="005747B9" w:rsidRDefault="005747B9" w:rsidP="005747B9">
      <w:pPr>
        <w:pStyle w:val="NormalWeb"/>
        <w:shd w:val="clear" w:color="auto" w:fill="FFFFFF"/>
        <w:rPr>
          <w:rFonts w:ascii="Arial" w:hAnsi="Arial" w:cs="Arial"/>
          <w:color w:val="222222"/>
          <w:sz w:val="27"/>
          <w:szCs w:val="27"/>
        </w:rPr>
      </w:pPr>
      <w:r>
        <w:rPr>
          <w:rFonts w:ascii="Arial" w:hAnsi="Arial" w:cs="Arial"/>
          <w:color w:val="222222"/>
          <w:sz w:val="27"/>
          <w:szCs w:val="27"/>
        </w:rPr>
        <w:t>This shows the biggest challenge of the WSDL file which is the tight contract between the client and the server and that one change could cause a large impact, on the whole, client applications.</w:t>
      </w:r>
    </w:p>
    <w:p w:rsidR="005747B9" w:rsidRDefault="005747B9" w:rsidP="0013606E">
      <w:pPr>
        <w:numPr>
          <w:ilvl w:val="0"/>
          <w:numId w:val="6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Document size – The other key challenge is the size of the SOAP messages which get transferred from the client to the server. Because of the large messages, using SOAP in places where bandwidth is a constraint can be a big issue.</w:t>
      </w:r>
    </w:p>
    <w:p w:rsidR="005747B9" w:rsidRDefault="005747B9" w:rsidP="005747B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Challenges with the REST API</w:t>
      </w:r>
    </w:p>
    <w:p w:rsidR="005747B9" w:rsidRDefault="005747B9" w:rsidP="0013606E">
      <w:pPr>
        <w:numPr>
          <w:ilvl w:val="0"/>
          <w:numId w:val="6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Lack of Security </w:t>
      </w:r>
      <w:r>
        <w:rPr>
          <w:rFonts w:ascii="Arial" w:hAnsi="Arial" w:cs="Arial"/>
          <w:color w:val="222222"/>
          <w:sz w:val="27"/>
          <w:szCs w:val="27"/>
        </w:rPr>
        <w:t xml:space="preserve">– REST does not impose any sort of security like SOAP. This is why REST is very appropriate for public available URL's, but when it comes down to confidential data being passed </w:t>
      </w:r>
      <w:r>
        <w:rPr>
          <w:rFonts w:ascii="Arial" w:hAnsi="Arial" w:cs="Arial"/>
          <w:color w:val="222222"/>
          <w:sz w:val="27"/>
          <w:szCs w:val="27"/>
        </w:rPr>
        <w:lastRenderedPageBreak/>
        <w:t>between the client and the server, REST is the worst mechanism to be used for web services.</w:t>
      </w:r>
    </w:p>
    <w:p w:rsidR="005747B9" w:rsidRDefault="005747B9" w:rsidP="0013606E">
      <w:pPr>
        <w:numPr>
          <w:ilvl w:val="0"/>
          <w:numId w:val="6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Lack of state </w:t>
      </w:r>
      <w:r>
        <w:rPr>
          <w:rFonts w:ascii="Arial" w:hAnsi="Arial" w:cs="Arial"/>
          <w:color w:val="222222"/>
          <w:sz w:val="27"/>
          <w:szCs w:val="27"/>
        </w:rPr>
        <w:t>– Most web applications require a stateful mechanism. For example, if you had a purchasing site which had the mechanism of having a shopping cart, it is required to know the number of items in the shopping cart before the actual purchase is made. Unfortunately, the burden of maintaining this state lies with the client, which just makes the client application heavier and difficult to maintain.</w:t>
      </w:r>
    </w:p>
    <w:p w:rsidR="005747B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what are annotations in rest and their works</w:t>
      </w:r>
    </w:p>
    <w:p w:rsidR="005747B9" w:rsidRDefault="005747B9" w:rsidP="005747B9">
      <w:pPr>
        <w:pStyle w:val="Heading3"/>
        <w:shd w:val="clear" w:color="auto" w:fill="FFFFFF"/>
        <w:rPr>
          <w:rFonts w:ascii="Arial" w:hAnsi="Arial" w:cs="Arial"/>
          <w:color w:val="000000"/>
        </w:rPr>
      </w:pPr>
      <w:r>
        <w:rPr>
          <w:rFonts w:ascii="Arial" w:hAnsi="Arial" w:cs="Arial"/>
          <w:color w:val="000000"/>
        </w:rPr>
        <w:t>@GET</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Annotate your Get request methods with @GET.</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tc>
        <w:tc>
          <w:tcPr>
            <w:tcW w:w="14205" w:type="dxa"/>
            <w:vAlign w:val="center"/>
            <w:hideMark/>
          </w:tcPr>
          <w:p w:rsidR="005747B9" w:rsidRDefault="005747B9" w:rsidP="005747B9">
            <w:r>
              <w:rPr>
                <w:rStyle w:val="HTMLCode"/>
                <w:rFonts w:eastAsiaTheme="minorHAnsi"/>
              </w:rPr>
              <w:t>@GET</w:t>
            </w:r>
          </w:p>
          <w:p w:rsidR="005747B9" w:rsidRDefault="005747B9" w:rsidP="005747B9">
            <w:r>
              <w:rPr>
                <w:rStyle w:val="HTMLCode"/>
                <w:rFonts w:eastAsiaTheme="minorHAnsi"/>
              </w:rPr>
              <w:t>public</w:t>
            </w:r>
            <w:r>
              <w:t xml:space="preserve"> </w:t>
            </w:r>
            <w:r>
              <w:rPr>
                <w:rStyle w:val="HTMLCode"/>
                <w:rFonts w:eastAsiaTheme="minorHAnsi"/>
              </w:rPr>
              <w:t>String getHTML() {</w:t>
            </w:r>
          </w:p>
          <w:p w:rsidR="005747B9" w:rsidRDefault="005747B9" w:rsidP="005747B9">
            <w:r>
              <w:rPr>
                <w:rStyle w:val="HTMLCode"/>
                <w:rFonts w:eastAsiaTheme="minorHAnsi"/>
              </w:rPr>
              <w:t>  ...</w:t>
            </w:r>
          </w:p>
          <w:p w:rsidR="005747B9" w:rsidRDefault="005747B9" w:rsidP="005747B9">
            <w:r>
              <w:rPr>
                <w:rStyle w:val="HTMLCode"/>
                <w:rFonts w:eastAsiaTheme="minorHAnsi"/>
              </w:rPr>
              <w:t>}</w:t>
            </w:r>
          </w:p>
        </w:tc>
      </w:tr>
    </w:tbl>
    <w:p w:rsidR="005747B9" w:rsidRDefault="005747B9" w:rsidP="005747B9">
      <w:pPr>
        <w:pStyle w:val="Heading3"/>
        <w:shd w:val="clear" w:color="auto" w:fill="FFFFFF"/>
        <w:rPr>
          <w:rFonts w:ascii="Arial" w:hAnsi="Arial" w:cs="Arial"/>
          <w:color w:val="000000"/>
          <w:sz w:val="27"/>
          <w:szCs w:val="27"/>
        </w:rPr>
      </w:pPr>
      <w:bookmarkStart w:id="1" w:name="Produces"/>
      <w:bookmarkEnd w:id="1"/>
      <w:r>
        <w:rPr>
          <w:rFonts w:ascii="Arial" w:hAnsi="Arial" w:cs="Arial"/>
          <w:color w:val="000000"/>
        </w:rPr>
        <w:t>@Produces</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@Produces annotation specifies the type of output this method (or web service) will produce.</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tc>
        <w:tc>
          <w:tcPr>
            <w:tcW w:w="14205" w:type="dxa"/>
            <w:vAlign w:val="center"/>
            <w:hideMark/>
          </w:tcPr>
          <w:p w:rsidR="005747B9" w:rsidRDefault="005747B9" w:rsidP="005747B9">
            <w:r>
              <w:rPr>
                <w:rStyle w:val="HTMLCode"/>
                <w:rFonts w:eastAsiaTheme="minorHAnsi"/>
              </w:rPr>
              <w:t>@GET</w:t>
            </w:r>
          </w:p>
          <w:p w:rsidR="005747B9" w:rsidRDefault="005747B9" w:rsidP="005747B9">
            <w:r>
              <w:rPr>
                <w:rStyle w:val="HTMLCode"/>
                <w:rFonts w:eastAsiaTheme="minorHAnsi"/>
              </w:rPr>
              <w:t>@Produces("application/xml")</w:t>
            </w:r>
          </w:p>
          <w:p w:rsidR="005747B9" w:rsidRDefault="005747B9" w:rsidP="005747B9">
            <w:r>
              <w:rPr>
                <w:rStyle w:val="HTMLCode"/>
                <w:rFonts w:eastAsiaTheme="minorHAnsi"/>
              </w:rPr>
              <w:t>public</w:t>
            </w:r>
            <w:r>
              <w:t xml:space="preserve"> </w:t>
            </w:r>
            <w:r>
              <w:rPr>
                <w:rStyle w:val="HTMLCode"/>
                <w:rFonts w:eastAsiaTheme="minorHAnsi"/>
              </w:rPr>
              <w:t>Contact getXML() {</w:t>
            </w:r>
          </w:p>
          <w:p w:rsidR="005747B9" w:rsidRDefault="005747B9" w:rsidP="005747B9">
            <w:r>
              <w:rPr>
                <w:rStyle w:val="HTMLCode"/>
                <w:rFonts w:eastAsiaTheme="minorHAnsi"/>
              </w:rPr>
              <w:t>  ...</w:t>
            </w:r>
          </w:p>
          <w:p w:rsidR="005747B9" w:rsidRDefault="005747B9" w:rsidP="005747B9">
            <w:r>
              <w:rPr>
                <w:rStyle w:val="HTMLCode"/>
                <w:rFonts w:eastAsiaTheme="minorHAnsi"/>
              </w:rPr>
              <w:t>}</w:t>
            </w:r>
          </w:p>
        </w:tc>
      </w:tr>
      <w:tr w:rsidR="005747B9" w:rsidTr="005747B9">
        <w:trPr>
          <w:tblCellSpacing w:w="0" w:type="dxa"/>
        </w:trPr>
        <w:tc>
          <w:tcPr>
            <w:tcW w:w="0" w:type="auto"/>
            <w:vAlign w:val="center"/>
            <w:hideMark/>
          </w:tcPr>
          <w:p w:rsidR="005747B9" w:rsidRDefault="005747B9" w:rsidP="005747B9">
            <w:pPr>
              <w:rPr>
                <w:rFonts w:ascii="Times New Roman" w:hAnsi="Times New Roman" w:cs="Times New Roman"/>
                <w:sz w:val="24"/>
                <w:szCs w:val="24"/>
              </w:rPr>
            </w:pPr>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tc>
        <w:tc>
          <w:tcPr>
            <w:tcW w:w="14205" w:type="dxa"/>
            <w:vAlign w:val="center"/>
            <w:hideMark/>
          </w:tcPr>
          <w:p w:rsidR="005747B9" w:rsidRDefault="005747B9" w:rsidP="005747B9">
            <w:r>
              <w:rPr>
                <w:rStyle w:val="HTMLCode"/>
                <w:rFonts w:eastAsiaTheme="minorHAnsi"/>
              </w:rPr>
              <w:t>@GET</w:t>
            </w:r>
          </w:p>
          <w:p w:rsidR="005747B9" w:rsidRDefault="005747B9" w:rsidP="005747B9">
            <w:r>
              <w:rPr>
                <w:rStyle w:val="HTMLCode"/>
                <w:rFonts w:eastAsiaTheme="minorHAnsi"/>
              </w:rPr>
              <w:t>@Produces("application/json")</w:t>
            </w:r>
          </w:p>
          <w:p w:rsidR="005747B9" w:rsidRDefault="005747B9" w:rsidP="005747B9">
            <w:r>
              <w:rPr>
                <w:rStyle w:val="HTMLCode"/>
                <w:rFonts w:eastAsiaTheme="minorHAnsi"/>
              </w:rPr>
              <w:t>public</w:t>
            </w:r>
            <w:r>
              <w:t xml:space="preserve"> </w:t>
            </w:r>
            <w:r>
              <w:rPr>
                <w:rStyle w:val="HTMLCode"/>
                <w:rFonts w:eastAsiaTheme="minorHAnsi"/>
              </w:rPr>
              <w:t>Contact getJSON() {</w:t>
            </w:r>
          </w:p>
          <w:p w:rsidR="005747B9" w:rsidRDefault="005747B9" w:rsidP="005747B9">
            <w:r>
              <w:rPr>
                <w:rStyle w:val="HTMLCode"/>
                <w:rFonts w:eastAsiaTheme="minorHAnsi"/>
              </w:rPr>
              <w:t>  ...</w:t>
            </w:r>
          </w:p>
          <w:p w:rsidR="005747B9" w:rsidRDefault="005747B9" w:rsidP="005747B9">
            <w:r>
              <w:rPr>
                <w:rStyle w:val="HTMLCode"/>
                <w:rFonts w:eastAsiaTheme="minorHAnsi"/>
              </w:rPr>
              <w:t>}</w:t>
            </w:r>
          </w:p>
        </w:tc>
      </w:tr>
    </w:tbl>
    <w:p w:rsidR="005747B9" w:rsidRDefault="005747B9" w:rsidP="005747B9">
      <w:pPr>
        <w:pStyle w:val="Heading3"/>
        <w:shd w:val="clear" w:color="auto" w:fill="FFFFFF"/>
        <w:rPr>
          <w:rFonts w:ascii="Arial" w:hAnsi="Arial" w:cs="Arial"/>
          <w:color w:val="000000"/>
          <w:sz w:val="27"/>
          <w:szCs w:val="27"/>
        </w:rPr>
      </w:pPr>
      <w:bookmarkStart w:id="2" w:name="Path"/>
      <w:bookmarkEnd w:id="2"/>
      <w:r>
        <w:rPr>
          <w:rFonts w:ascii="Arial" w:hAnsi="Arial" w:cs="Arial"/>
          <w:color w:val="000000"/>
        </w:rPr>
        <w:t>@Path</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@Path annotation specify the URL path on which this method will be invoked.</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lastRenderedPageBreak/>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tc>
        <w:tc>
          <w:tcPr>
            <w:tcW w:w="14205" w:type="dxa"/>
            <w:vAlign w:val="center"/>
            <w:hideMark/>
          </w:tcPr>
          <w:p w:rsidR="005747B9" w:rsidRDefault="005747B9" w:rsidP="005747B9">
            <w:r>
              <w:rPr>
                <w:rStyle w:val="HTMLCode"/>
                <w:rFonts w:eastAsiaTheme="minorHAnsi"/>
              </w:rPr>
              <w:lastRenderedPageBreak/>
              <w:t>@GET</w:t>
            </w:r>
          </w:p>
          <w:p w:rsidR="005747B9" w:rsidRDefault="005747B9" w:rsidP="005747B9">
            <w:r>
              <w:rPr>
                <w:rStyle w:val="HTMLCode"/>
                <w:rFonts w:eastAsiaTheme="minorHAnsi"/>
              </w:rPr>
              <w:lastRenderedPageBreak/>
              <w:t>@Produces("application/xml")</w:t>
            </w:r>
          </w:p>
          <w:p w:rsidR="005747B9" w:rsidRDefault="005747B9" w:rsidP="005747B9">
            <w:r>
              <w:rPr>
                <w:rStyle w:val="HTMLCode"/>
                <w:rFonts w:eastAsiaTheme="minorHAnsi"/>
              </w:rPr>
              <w:t>@Path("xml/{firstName}")</w:t>
            </w:r>
          </w:p>
          <w:p w:rsidR="005747B9" w:rsidRDefault="005747B9" w:rsidP="005747B9">
            <w:r>
              <w:rPr>
                <w:rStyle w:val="HTMLCode"/>
                <w:rFonts w:eastAsiaTheme="minorHAnsi"/>
              </w:rPr>
              <w:t>public</w:t>
            </w:r>
            <w:r>
              <w:t xml:space="preserve"> </w:t>
            </w:r>
            <w:r>
              <w:rPr>
                <w:rStyle w:val="HTMLCode"/>
                <w:rFonts w:eastAsiaTheme="minorHAnsi"/>
              </w:rPr>
              <w:t>Contact getXML() {</w:t>
            </w:r>
          </w:p>
          <w:p w:rsidR="005747B9" w:rsidRDefault="005747B9" w:rsidP="005747B9">
            <w:r>
              <w:rPr>
                <w:rStyle w:val="HTMLCode"/>
                <w:rFonts w:eastAsiaTheme="minorHAnsi"/>
              </w:rPr>
              <w:t>  ...</w:t>
            </w:r>
          </w:p>
          <w:p w:rsidR="005747B9" w:rsidRDefault="005747B9" w:rsidP="005747B9">
            <w:r>
              <w:rPr>
                <w:rStyle w:val="HTMLCode"/>
                <w:rFonts w:eastAsiaTheme="minorHAnsi"/>
              </w:rPr>
              <w:t>}</w:t>
            </w:r>
          </w:p>
        </w:tc>
      </w:tr>
    </w:tbl>
    <w:p w:rsidR="005747B9" w:rsidRDefault="005747B9" w:rsidP="005747B9">
      <w:pPr>
        <w:pStyle w:val="Heading3"/>
        <w:shd w:val="clear" w:color="auto" w:fill="FFFFFF"/>
        <w:rPr>
          <w:rFonts w:ascii="Arial" w:hAnsi="Arial" w:cs="Arial"/>
          <w:color w:val="000000"/>
          <w:sz w:val="27"/>
          <w:szCs w:val="27"/>
        </w:rPr>
      </w:pPr>
      <w:bookmarkStart w:id="3" w:name="PathParam"/>
      <w:bookmarkEnd w:id="3"/>
      <w:r>
        <w:rPr>
          <w:rFonts w:ascii="Arial" w:hAnsi="Arial" w:cs="Arial"/>
          <w:color w:val="000000"/>
        </w:rPr>
        <w:lastRenderedPageBreak/>
        <w:t>@PathParam</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We can bind REST-style URL parameters to method arguments using @PathParam annotation as shown below.</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p w:rsidR="005747B9" w:rsidRDefault="005747B9" w:rsidP="005747B9">
            <w:r>
              <w:t>7</w:t>
            </w:r>
          </w:p>
        </w:tc>
        <w:tc>
          <w:tcPr>
            <w:tcW w:w="14205" w:type="dxa"/>
            <w:vAlign w:val="center"/>
            <w:hideMark/>
          </w:tcPr>
          <w:p w:rsidR="005747B9" w:rsidRDefault="005747B9" w:rsidP="005747B9">
            <w:r>
              <w:rPr>
                <w:rStyle w:val="HTMLCode"/>
                <w:rFonts w:eastAsiaTheme="minorHAnsi"/>
              </w:rPr>
              <w:t>@GET</w:t>
            </w:r>
          </w:p>
          <w:p w:rsidR="005747B9" w:rsidRDefault="005747B9" w:rsidP="005747B9">
            <w:r>
              <w:rPr>
                <w:rStyle w:val="HTMLCode"/>
                <w:rFonts w:eastAsiaTheme="minorHAnsi"/>
              </w:rPr>
              <w:t>@Produces("application/xml")</w:t>
            </w:r>
          </w:p>
          <w:p w:rsidR="005747B9" w:rsidRDefault="005747B9" w:rsidP="005747B9">
            <w:r>
              <w:rPr>
                <w:rStyle w:val="HTMLCode"/>
                <w:rFonts w:eastAsiaTheme="minorHAnsi"/>
              </w:rPr>
              <w:t>@Path("xml/{firstName}")</w:t>
            </w:r>
          </w:p>
          <w:p w:rsidR="005747B9" w:rsidRDefault="005747B9" w:rsidP="005747B9">
            <w:r>
              <w:rPr>
                <w:rStyle w:val="HTMLCode"/>
                <w:rFonts w:eastAsiaTheme="minorHAnsi"/>
              </w:rPr>
              <w:t>public</w:t>
            </w:r>
            <w:r>
              <w:t xml:space="preserve"> </w:t>
            </w:r>
            <w:r>
              <w:rPr>
                <w:rStyle w:val="HTMLCode"/>
                <w:rFonts w:eastAsiaTheme="minorHAnsi"/>
              </w:rPr>
              <w:t>Contact getXML(@PathParam("firstName") String firstName) {</w:t>
            </w:r>
          </w:p>
          <w:p w:rsidR="005747B9" w:rsidRDefault="005747B9" w:rsidP="005747B9">
            <w:r>
              <w:rPr>
                <w:rStyle w:val="HTMLCode"/>
                <w:rFonts w:eastAsiaTheme="minorHAnsi"/>
              </w:rPr>
              <w:t>  Contact contact = contactService.findByFirstName(firstName);</w:t>
            </w:r>
          </w:p>
          <w:p w:rsidR="005747B9" w:rsidRDefault="005747B9" w:rsidP="005747B9">
            <w:r>
              <w:rPr>
                <w:rStyle w:val="HTMLCode"/>
                <w:rFonts w:eastAsiaTheme="minorHAnsi"/>
              </w:rPr>
              <w:t>  return</w:t>
            </w:r>
            <w:r>
              <w:t xml:space="preserve"> </w:t>
            </w:r>
            <w:r>
              <w:rPr>
                <w:rStyle w:val="HTMLCode"/>
                <w:rFonts w:eastAsiaTheme="minorHAnsi"/>
              </w:rPr>
              <w:t>contact;</w:t>
            </w:r>
          </w:p>
          <w:p w:rsidR="005747B9" w:rsidRDefault="005747B9" w:rsidP="005747B9">
            <w:r>
              <w:rPr>
                <w:rStyle w:val="HTMLCode"/>
                <w:rFonts w:eastAsiaTheme="minorHAnsi"/>
              </w:rPr>
              <w:t>}</w:t>
            </w:r>
          </w:p>
        </w:tc>
      </w:tr>
      <w:tr w:rsidR="005747B9" w:rsidTr="005747B9">
        <w:trPr>
          <w:tblCellSpacing w:w="0" w:type="dxa"/>
        </w:trPr>
        <w:tc>
          <w:tcPr>
            <w:tcW w:w="0" w:type="auto"/>
            <w:vAlign w:val="center"/>
            <w:hideMark/>
          </w:tcPr>
          <w:p w:rsidR="005747B9" w:rsidRDefault="005747B9" w:rsidP="005747B9">
            <w:pPr>
              <w:rPr>
                <w:rFonts w:ascii="Times New Roman" w:hAnsi="Times New Roman" w:cs="Times New Roman"/>
                <w:sz w:val="24"/>
                <w:szCs w:val="24"/>
              </w:rPr>
            </w:pPr>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p w:rsidR="005747B9" w:rsidRDefault="005747B9" w:rsidP="005747B9">
            <w:r>
              <w:t>7</w:t>
            </w:r>
          </w:p>
        </w:tc>
        <w:tc>
          <w:tcPr>
            <w:tcW w:w="14205" w:type="dxa"/>
            <w:vAlign w:val="center"/>
            <w:hideMark/>
          </w:tcPr>
          <w:p w:rsidR="005747B9" w:rsidRDefault="005747B9" w:rsidP="005747B9">
            <w:r>
              <w:rPr>
                <w:rStyle w:val="HTMLCode"/>
                <w:rFonts w:eastAsiaTheme="minorHAnsi"/>
              </w:rPr>
              <w:t>@GET</w:t>
            </w:r>
          </w:p>
          <w:p w:rsidR="005747B9" w:rsidRDefault="005747B9" w:rsidP="005747B9">
            <w:r>
              <w:rPr>
                <w:rStyle w:val="HTMLCode"/>
                <w:rFonts w:eastAsiaTheme="minorHAnsi"/>
              </w:rPr>
              <w:t>@Produces("application/json")</w:t>
            </w:r>
          </w:p>
          <w:p w:rsidR="005747B9" w:rsidRDefault="005747B9" w:rsidP="005747B9">
            <w:r>
              <w:rPr>
                <w:rStyle w:val="HTMLCode"/>
                <w:rFonts w:eastAsiaTheme="minorHAnsi"/>
              </w:rPr>
              <w:t>@Path("json/{firstName}")</w:t>
            </w:r>
          </w:p>
          <w:p w:rsidR="005747B9" w:rsidRDefault="005747B9" w:rsidP="005747B9">
            <w:r>
              <w:rPr>
                <w:rStyle w:val="HTMLCode"/>
                <w:rFonts w:eastAsiaTheme="minorHAnsi"/>
              </w:rPr>
              <w:t>public</w:t>
            </w:r>
            <w:r>
              <w:t xml:space="preserve"> </w:t>
            </w:r>
            <w:r>
              <w:rPr>
                <w:rStyle w:val="HTMLCode"/>
                <w:rFonts w:eastAsiaTheme="minorHAnsi"/>
              </w:rPr>
              <w:t>Contact getJSON(@PathParam("firstName") String firstName) {</w:t>
            </w:r>
          </w:p>
          <w:p w:rsidR="005747B9" w:rsidRDefault="005747B9" w:rsidP="005747B9">
            <w:r>
              <w:rPr>
                <w:rStyle w:val="HTMLCode"/>
                <w:rFonts w:eastAsiaTheme="minorHAnsi"/>
              </w:rPr>
              <w:t>  Contact contact = contactService.findByFirstName(firstName);</w:t>
            </w:r>
          </w:p>
          <w:p w:rsidR="005747B9" w:rsidRDefault="005747B9" w:rsidP="005747B9">
            <w:r>
              <w:rPr>
                <w:rStyle w:val="HTMLCode"/>
                <w:rFonts w:eastAsiaTheme="minorHAnsi"/>
              </w:rPr>
              <w:t>  return</w:t>
            </w:r>
            <w:r>
              <w:t xml:space="preserve"> </w:t>
            </w:r>
            <w:r>
              <w:rPr>
                <w:rStyle w:val="HTMLCode"/>
                <w:rFonts w:eastAsiaTheme="minorHAnsi"/>
              </w:rPr>
              <w:t>contact;</w:t>
            </w:r>
          </w:p>
          <w:p w:rsidR="005747B9" w:rsidRDefault="005747B9" w:rsidP="005747B9">
            <w:r>
              <w:rPr>
                <w:rStyle w:val="HTMLCode"/>
                <w:rFonts w:eastAsiaTheme="minorHAnsi"/>
              </w:rPr>
              <w:t>}</w:t>
            </w:r>
          </w:p>
        </w:tc>
      </w:tr>
    </w:tbl>
    <w:p w:rsidR="005747B9" w:rsidRDefault="005747B9" w:rsidP="005747B9">
      <w:pPr>
        <w:pStyle w:val="Heading3"/>
        <w:shd w:val="clear" w:color="auto" w:fill="FFFFFF"/>
        <w:rPr>
          <w:rFonts w:ascii="Arial" w:hAnsi="Arial" w:cs="Arial"/>
          <w:color w:val="000000"/>
          <w:sz w:val="27"/>
          <w:szCs w:val="27"/>
        </w:rPr>
      </w:pPr>
      <w:bookmarkStart w:id="4" w:name="QueryParam"/>
      <w:bookmarkEnd w:id="4"/>
      <w:r>
        <w:rPr>
          <w:rFonts w:ascii="Arial" w:hAnsi="Arial" w:cs="Arial"/>
          <w:color w:val="000000"/>
        </w:rPr>
        <w:t>@QueryParam</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Request parameters in query string can be accessed using @QueryParam annotation as shown below.</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p w:rsidR="005747B9" w:rsidRDefault="005747B9" w:rsidP="005747B9">
            <w:r>
              <w:lastRenderedPageBreak/>
              <w:t>7</w:t>
            </w:r>
          </w:p>
        </w:tc>
        <w:tc>
          <w:tcPr>
            <w:tcW w:w="14205" w:type="dxa"/>
            <w:vAlign w:val="center"/>
            <w:hideMark/>
          </w:tcPr>
          <w:p w:rsidR="005747B9" w:rsidRDefault="005747B9" w:rsidP="005747B9">
            <w:r>
              <w:rPr>
                <w:rStyle w:val="HTMLCode"/>
                <w:rFonts w:eastAsiaTheme="minorHAnsi"/>
              </w:rPr>
              <w:lastRenderedPageBreak/>
              <w:t>@GET</w:t>
            </w:r>
          </w:p>
          <w:p w:rsidR="005747B9" w:rsidRDefault="005747B9" w:rsidP="005747B9">
            <w:r>
              <w:rPr>
                <w:rStyle w:val="HTMLCode"/>
                <w:rFonts w:eastAsiaTheme="minorHAnsi"/>
              </w:rPr>
              <w:t>@Produces("application/json")</w:t>
            </w:r>
          </w:p>
          <w:p w:rsidR="005747B9" w:rsidRDefault="005747B9" w:rsidP="005747B9">
            <w:r>
              <w:rPr>
                <w:rStyle w:val="HTMLCode"/>
                <w:rFonts w:eastAsiaTheme="minorHAnsi"/>
              </w:rPr>
              <w:t>@Path("json/companyList")</w:t>
            </w:r>
          </w:p>
          <w:p w:rsidR="005747B9" w:rsidRDefault="005747B9" w:rsidP="005747B9">
            <w:r>
              <w:rPr>
                <w:rStyle w:val="HTMLCode"/>
                <w:rFonts w:eastAsiaTheme="minorHAnsi"/>
              </w:rPr>
              <w:t>public</w:t>
            </w:r>
            <w:r>
              <w:t xml:space="preserve"> </w:t>
            </w:r>
            <w:r>
              <w:rPr>
                <w:rStyle w:val="HTMLCode"/>
                <w:rFonts w:eastAsiaTheme="minorHAnsi"/>
              </w:rPr>
              <w:t>CompanyList getJSON(@QueryParam("start") int</w:t>
            </w:r>
            <w:r>
              <w:t xml:space="preserve"> </w:t>
            </w:r>
            <w:r>
              <w:rPr>
                <w:rStyle w:val="HTMLCode"/>
                <w:rFonts w:eastAsiaTheme="minorHAnsi"/>
              </w:rPr>
              <w:t>start, @QueryParam("limit") int</w:t>
            </w:r>
            <w:r>
              <w:t xml:space="preserve"> </w:t>
            </w:r>
            <w:r>
              <w:rPr>
                <w:rStyle w:val="HTMLCode"/>
                <w:rFonts w:eastAsiaTheme="minorHAnsi"/>
              </w:rPr>
              <w:t>limit) {</w:t>
            </w:r>
          </w:p>
          <w:p w:rsidR="005747B9" w:rsidRDefault="005747B9" w:rsidP="005747B9">
            <w:r>
              <w:rPr>
                <w:rStyle w:val="HTMLCode"/>
                <w:rFonts w:eastAsiaTheme="minorHAnsi"/>
              </w:rPr>
              <w:t>  CompanyList list = new</w:t>
            </w:r>
            <w:r>
              <w:t xml:space="preserve"> </w:t>
            </w:r>
            <w:r>
              <w:rPr>
                <w:rStyle w:val="HTMLCode"/>
                <w:rFonts w:eastAsiaTheme="minorHAnsi"/>
              </w:rPr>
              <w:t>CompanyList(companyService.listCompanies(start, limit));</w:t>
            </w:r>
          </w:p>
          <w:p w:rsidR="005747B9" w:rsidRDefault="005747B9" w:rsidP="005747B9">
            <w:r>
              <w:rPr>
                <w:rStyle w:val="HTMLCode"/>
                <w:rFonts w:eastAsiaTheme="minorHAnsi"/>
              </w:rPr>
              <w:t>  return</w:t>
            </w:r>
            <w:r>
              <w:t xml:space="preserve"> </w:t>
            </w:r>
            <w:r>
              <w:rPr>
                <w:rStyle w:val="HTMLCode"/>
                <w:rFonts w:eastAsiaTheme="minorHAnsi"/>
              </w:rPr>
              <w:t>list;</w:t>
            </w:r>
          </w:p>
          <w:p w:rsidR="005747B9" w:rsidRDefault="005747B9" w:rsidP="005747B9">
            <w:r>
              <w:rPr>
                <w:rStyle w:val="HTMLCode"/>
                <w:rFonts w:eastAsiaTheme="minorHAnsi"/>
              </w:rPr>
              <w:t>}</w:t>
            </w:r>
          </w:p>
        </w:tc>
      </w:tr>
    </w:tbl>
    <w:p w:rsidR="005747B9" w:rsidRDefault="005747B9" w:rsidP="005747B9">
      <w:pPr>
        <w:rPr>
          <w:rFonts w:ascii="Times New Roman" w:hAnsi="Times New Roman" w:cs="Times New Roman"/>
          <w:sz w:val="24"/>
          <w:szCs w:val="24"/>
        </w:rPr>
      </w:pPr>
      <w:r>
        <w:rPr>
          <w:rFonts w:ascii="Arial" w:hAnsi="Arial" w:cs="Arial"/>
          <w:color w:val="000000"/>
          <w:sz w:val="27"/>
          <w:szCs w:val="27"/>
          <w:shd w:val="clear" w:color="auto" w:fill="FFFFFF"/>
        </w:rPr>
        <w:t>The example above returns a list of companies (with server side pagination) which can be displayed with rich clients implemented using Ext-js or jQuery. You can read more more about setting up </w:t>
      </w:r>
      <w:hyperlink r:id="rId51" w:history="1">
        <w:r>
          <w:rPr>
            <w:rStyle w:val="Hyperlink"/>
            <w:rFonts w:ascii="Arial" w:hAnsi="Arial" w:cs="Arial"/>
            <w:sz w:val="27"/>
            <w:szCs w:val="27"/>
            <w:shd w:val="clear" w:color="auto" w:fill="FFFFFF"/>
          </w:rPr>
          <w:t>ExtJS grid panel with remote sorting and pagination using Hibernate</w:t>
        </w:r>
      </w:hyperlink>
      <w:r>
        <w:rPr>
          <w:rFonts w:ascii="Arial" w:hAnsi="Arial" w:cs="Arial"/>
          <w:color w:val="000000"/>
          <w:sz w:val="27"/>
          <w:szCs w:val="27"/>
          <w:shd w:val="clear" w:color="auto" w:fill="FFFFFF"/>
        </w:rPr>
        <w:t>.</w:t>
      </w:r>
      <w:bookmarkStart w:id="5" w:name="POST"/>
      <w:bookmarkEnd w:id="5"/>
    </w:p>
    <w:p w:rsidR="005747B9" w:rsidRDefault="005747B9" w:rsidP="005747B9">
      <w:pPr>
        <w:pStyle w:val="Heading3"/>
        <w:shd w:val="clear" w:color="auto" w:fill="FFFFFF"/>
        <w:rPr>
          <w:rFonts w:ascii="Arial" w:hAnsi="Arial" w:cs="Arial"/>
          <w:color w:val="000000"/>
        </w:rPr>
      </w:pPr>
      <w:r>
        <w:rPr>
          <w:rFonts w:ascii="Arial" w:hAnsi="Arial" w:cs="Arial"/>
          <w:color w:val="000000"/>
        </w:rPr>
        <w:t>@POST</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Annotate POST request methods with @POST.</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tc>
        <w:tc>
          <w:tcPr>
            <w:tcW w:w="14205" w:type="dxa"/>
            <w:vAlign w:val="center"/>
            <w:hideMark/>
          </w:tcPr>
          <w:p w:rsidR="005747B9" w:rsidRDefault="005747B9" w:rsidP="005747B9">
            <w:r>
              <w:rPr>
                <w:rStyle w:val="HTMLCode"/>
                <w:rFonts w:eastAsiaTheme="minorHAnsi"/>
              </w:rPr>
              <w:t>@POST</w:t>
            </w:r>
          </w:p>
          <w:p w:rsidR="005747B9" w:rsidRDefault="005747B9" w:rsidP="005747B9">
            <w:r>
              <w:rPr>
                <w:rStyle w:val="HTMLCode"/>
                <w:rFonts w:eastAsiaTheme="minorHAnsi"/>
              </w:rPr>
              <w:t>@Consumes("application/json")</w:t>
            </w:r>
          </w:p>
          <w:p w:rsidR="005747B9" w:rsidRDefault="005747B9" w:rsidP="005747B9">
            <w:r>
              <w:rPr>
                <w:rStyle w:val="HTMLCode"/>
                <w:rFonts w:eastAsiaTheme="minorHAnsi"/>
              </w:rPr>
              <w:t>@Produces("application/json")</w:t>
            </w:r>
          </w:p>
          <w:p w:rsidR="005747B9" w:rsidRDefault="005747B9" w:rsidP="005747B9">
            <w:r>
              <w:rPr>
                <w:rStyle w:val="HTMLCode"/>
                <w:rFonts w:eastAsiaTheme="minorHAnsi"/>
              </w:rPr>
              <w:t>public</w:t>
            </w:r>
            <w:r>
              <w:t xml:space="preserve"> </w:t>
            </w:r>
            <w:r>
              <w:rPr>
                <w:rStyle w:val="HTMLCode"/>
                <w:rFonts w:eastAsiaTheme="minorHAnsi"/>
              </w:rPr>
              <w:t>RestResponse&lt;Contact&gt; create(Contact contact) {</w:t>
            </w:r>
          </w:p>
          <w:p w:rsidR="005747B9" w:rsidRDefault="005747B9" w:rsidP="005747B9">
            <w:r>
              <w:rPr>
                <w:rStyle w:val="HTMLCode"/>
                <w:rFonts w:eastAsiaTheme="minorHAnsi"/>
              </w:rPr>
              <w:t>...</w:t>
            </w:r>
          </w:p>
          <w:p w:rsidR="005747B9" w:rsidRDefault="005747B9" w:rsidP="005747B9">
            <w:r>
              <w:rPr>
                <w:rStyle w:val="HTMLCode"/>
                <w:rFonts w:eastAsiaTheme="minorHAnsi"/>
              </w:rPr>
              <w:t>}</w:t>
            </w:r>
          </w:p>
        </w:tc>
      </w:tr>
    </w:tbl>
    <w:p w:rsidR="005747B9" w:rsidRDefault="005747B9" w:rsidP="005747B9">
      <w:pPr>
        <w:pStyle w:val="Heading3"/>
        <w:shd w:val="clear" w:color="auto" w:fill="FFFFFF"/>
        <w:rPr>
          <w:rFonts w:ascii="Arial" w:hAnsi="Arial" w:cs="Arial"/>
          <w:color w:val="000000"/>
          <w:sz w:val="27"/>
          <w:szCs w:val="27"/>
        </w:rPr>
      </w:pPr>
      <w:bookmarkStart w:id="6" w:name="Consumes"/>
      <w:bookmarkEnd w:id="6"/>
      <w:r>
        <w:rPr>
          <w:rFonts w:ascii="Arial" w:hAnsi="Arial" w:cs="Arial"/>
          <w:color w:val="000000"/>
        </w:rPr>
        <w:t>@Consumes</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The @Consumes annotation is used to specify the MIME media types a REST resource can consume.</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p w:rsidR="005747B9" w:rsidRDefault="005747B9" w:rsidP="005747B9">
            <w:r>
              <w:t>7</w:t>
            </w:r>
          </w:p>
        </w:tc>
        <w:tc>
          <w:tcPr>
            <w:tcW w:w="14205" w:type="dxa"/>
            <w:vAlign w:val="center"/>
            <w:hideMark/>
          </w:tcPr>
          <w:p w:rsidR="005747B9" w:rsidRDefault="005747B9" w:rsidP="005747B9">
            <w:r>
              <w:rPr>
                <w:rStyle w:val="HTMLCode"/>
                <w:rFonts w:eastAsiaTheme="minorHAnsi"/>
              </w:rPr>
              <w:t>@PUT</w:t>
            </w:r>
          </w:p>
          <w:p w:rsidR="005747B9" w:rsidRDefault="005747B9" w:rsidP="005747B9">
            <w:r>
              <w:rPr>
                <w:rStyle w:val="HTMLCode"/>
                <w:rFonts w:eastAsiaTheme="minorHAnsi"/>
              </w:rPr>
              <w:t>@Consumes("application/json")</w:t>
            </w:r>
          </w:p>
          <w:p w:rsidR="005747B9" w:rsidRDefault="005747B9" w:rsidP="005747B9">
            <w:r>
              <w:rPr>
                <w:rStyle w:val="HTMLCode"/>
                <w:rFonts w:eastAsiaTheme="minorHAnsi"/>
              </w:rPr>
              <w:t>@Produces("application/json")</w:t>
            </w:r>
          </w:p>
          <w:p w:rsidR="005747B9" w:rsidRDefault="005747B9" w:rsidP="005747B9">
            <w:r>
              <w:rPr>
                <w:rStyle w:val="HTMLCode"/>
                <w:rFonts w:eastAsiaTheme="minorHAnsi"/>
              </w:rPr>
              <w:t>@Path("{contactId}")</w:t>
            </w:r>
          </w:p>
          <w:p w:rsidR="005747B9" w:rsidRDefault="005747B9" w:rsidP="005747B9">
            <w:r>
              <w:rPr>
                <w:rStyle w:val="HTMLCode"/>
                <w:rFonts w:eastAsiaTheme="minorHAnsi"/>
              </w:rPr>
              <w:t>public</w:t>
            </w:r>
            <w:r>
              <w:t xml:space="preserve"> </w:t>
            </w:r>
            <w:r>
              <w:rPr>
                <w:rStyle w:val="HTMLCode"/>
                <w:rFonts w:eastAsiaTheme="minorHAnsi"/>
              </w:rPr>
              <w:t>RestResponse&lt;Contact&gt; update(Contact contact) {</w:t>
            </w:r>
          </w:p>
          <w:p w:rsidR="005747B9" w:rsidRDefault="005747B9" w:rsidP="005747B9">
            <w:r>
              <w:rPr>
                <w:rStyle w:val="HTMLCode"/>
                <w:rFonts w:eastAsiaTheme="minorHAnsi"/>
              </w:rPr>
              <w:t>...</w:t>
            </w:r>
          </w:p>
          <w:p w:rsidR="005747B9" w:rsidRDefault="005747B9" w:rsidP="005747B9">
            <w:r>
              <w:rPr>
                <w:rStyle w:val="HTMLCode"/>
                <w:rFonts w:eastAsiaTheme="minorHAnsi"/>
              </w:rPr>
              <w:t>}</w:t>
            </w:r>
          </w:p>
        </w:tc>
      </w:tr>
    </w:tbl>
    <w:p w:rsidR="005747B9" w:rsidRDefault="005747B9" w:rsidP="005747B9">
      <w:pPr>
        <w:pStyle w:val="Heading3"/>
        <w:shd w:val="clear" w:color="auto" w:fill="FFFFFF"/>
        <w:rPr>
          <w:rFonts w:ascii="Arial" w:hAnsi="Arial" w:cs="Arial"/>
          <w:color w:val="000000"/>
          <w:sz w:val="27"/>
          <w:szCs w:val="27"/>
        </w:rPr>
      </w:pPr>
      <w:bookmarkStart w:id="7" w:name="FormParam"/>
      <w:bookmarkEnd w:id="7"/>
      <w:r>
        <w:rPr>
          <w:rFonts w:ascii="Arial" w:hAnsi="Arial" w:cs="Arial"/>
          <w:color w:val="000000"/>
        </w:rPr>
        <w:t>@FormParam</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The REST resources will usually consume XML/JSON for the complete Entity Bean. Sometimes, you may want to read parameters sent in POST requests directly and you can do that using @FormParam annotation. GET Request query parameters can be accessed using </w:t>
      </w:r>
      <w:hyperlink r:id="rId52" w:anchor="QueryParam" w:tooltip="Jersey Annotation @QueryParam" w:history="1">
        <w:r>
          <w:rPr>
            <w:rStyle w:val="Hyperlink"/>
            <w:rFonts w:ascii="Arial" w:hAnsi="Arial" w:cs="Arial"/>
            <w:sz w:val="27"/>
            <w:szCs w:val="27"/>
            <w:shd w:val="clear" w:color="auto" w:fill="FFFFFF"/>
          </w:rPr>
          <w:t>@QueryParam</w:t>
        </w:r>
      </w:hyperlink>
      <w:r>
        <w:rPr>
          <w:rFonts w:ascii="Arial" w:hAnsi="Arial" w:cs="Arial"/>
          <w:color w:val="000000"/>
          <w:sz w:val="27"/>
          <w:szCs w:val="27"/>
          <w:shd w:val="clear" w:color="auto" w:fill="FFFFFF"/>
        </w:rPr>
        <w:t> annotation.</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lastRenderedPageBreak/>
              <w:t>5</w:t>
            </w:r>
          </w:p>
        </w:tc>
        <w:tc>
          <w:tcPr>
            <w:tcW w:w="14205" w:type="dxa"/>
            <w:vAlign w:val="center"/>
            <w:hideMark/>
          </w:tcPr>
          <w:p w:rsidR="005747B9" w:rsidRDefault="005747B9" w:rsidP="005747B9">
            <w:r>
              <w:rPr>
                <w:rStyle w:val="HTMLCode"/>
                <w:rFonts w:eastAsiaTheme="minorHAnsi"/>
              </w:rPr>
              <w:lastRenderedPageBreak/>
              <w:t>@POST</w:t>
            </w:r>
          </w:p>
          <w:p w:rsidR="005747B9" w:rsidRDefault="005747B9" w:rsidP="005747B9">
            <w:r>
              <w:rPr>
                <w:rStyle w:val="HTMLCode"/>
                <w:rFonts w:eastAsiaTheme="minorHAnsi"/>
              </w:rPr>
              <w:t>public</w:t>
            </w:r>
            <w:r>
              <w:t xml:space="preserve"> </w:t>
            </w:r>
            <w:r>
              <w:rPr>
                <w:rStyle w:val="HTMLCode"/>
                <w:rFonts w:eastAsiaTheme="minorHAnsi"/>
              </w:rPr>
              <w:t>String save(@FormParam("firstName") String firstName,</w:t>
            </w:r>
          </w:p>
          <w:p w:rsidR="005747B9" w:rsidRDefault="005747B9" w:rsidP="005747B9">
            <w:r>
              <w:rPr>
                <w:rStyle w:val="HTMLCode"/>
                <w:rFonts w:eastAsiaTheme="minorHAnsi"/>
              </w:rPr>
              <w:t>    @FormParam("lastName") String lastName) {</w:t>
            </w:r>
          </w:p>
          <w:p w:rsidR="005747B9" w:rsidRDefault="005747B9" w:rsidP="005747B9">
            <w:r>
              <w:rPr>
                <w:rStyle w:val="HTMLCode"/>
                <w:rFonts w:eastAsiaTheme="minorHAnsi"/>
              </w:rPr>
              <w:t>      ...</w:t>
            </w:r>
          </w:p>
          <w:p w:rsidR="005747B9" w:rsidRDefault="005747B9" w:rsidP="005747B9">
            <w:r>
              <w:rPr>
                <w:rStyle w:val="HTMLCode"/>
                <w:rFonts w:eastAsiaTheme="minorHAnsi"/>
              </w:rPr>
              <w:t>  }</w:t>
            </w:r>
          </w:p>
        </w:tc>
      </w:tr>
    </w:tbl>
    <w:p w:rsidR="005747B9" w:rsidRDefault="005747B9" w:rsidP="005747B9">
      <w:pPr>
        <w:pStyle w:val="Heading3"/>
        <w:shd w:val="clear" w:color="auto" w:fill="FFFFFF"/>
        <w:rPr>
          <w:rFonts w:ascii="Arial" w:hAnsi="Arial" w:cs="Arial"/>
          <w:color w:val="000000"/>
          <w:sz w:val="27"/>
          <w:szCs w:val="27"/>
        </w:rPr>
      </w:pPr>
      <w:bookmarkStart w:id="8" w:name="PUT"/>
      <w:bookmarkEnd w:id="8"/>
      <w:r>
        <w:rPr>
          <w:rFonts w:ascii="Arial" w:hAnsi="Arial" w:cs="Arial"/>
          <w:color w:val="000000"/>
        </w:rPr>
        <w:t>@PUT</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Annotate PUT request methods with @PUT.</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p w:rsidR="005747B9" w:rsidRDefault="005747B9" w:rsidP="005747B9">
            <w:r>
              <w:t>7</w:t>
            </w:r>
          </w:p>
        </w:tc>
        <w:tc>
          <w:tcPr>
            <w:tcW w:w="14205" w:type="dxa"/>
            <w:vAlign w:val="center"/>
            <w:hideMark/>
          </w:tcPr>
          <w:p w:rsidR="005747B9" w:rsidRDefault="005747B9" w:rsidP="005747B9">
            <w:r>
              <w:rPr>
                <w:rStyle w:val="HTMLCode"/>
                <w:rFonts w:eastAsiaTheme="minorHAnsi"/>
              </w:rPr>
              <w:t>@PUT</w:t>
            </w:r>
          </w:p>
          <w:p w:rsidR="005747B9" w:rsidRDefault="005747B9" w:rsidP="005747B9">
            <w:r>
              <w:rPr>
                <w:rStyle w:val="HTMLCode"/>
                <w:rFonts w:eastAsiaTheme="minorHAnsi"/>
              </w:rPr>
              <w:t>@Consumes("application/json")</w:t>
            </w:r>
          </w:p>
          <w:p w:rsidR="005747B9" w:rsidRDefault="005747B9" w:rsidP="005747B9">
            <w:r>
              <w:rPr>
                <w:rStyle w:val="HTMLCode"/>
                <w:rFonts w:eastAsiaTheme="minorHAnsi"/>
              </w:rPr>
              <w:t>@Produces("application/json")</w:t>
            </w:r>
          </w:p>
          <w:p w:rsidR="005747B9" w:rsidRDefault="005747B9" w:rsidP="005747B9">
            <w:r>
              <w:rPr>
                <w:rStyle w:val="HTMLCode"/>
                <w:rFonts w:eastAsiaTheme="minorHAnsi"/>
              </w:rPr>
              <w:t>@Path("{contactId}")</w:t>
            </w:r>
          </w:p>
          <w:p w:rsidR="005747B9" w:rsidRDefault="005747B9" w:rsidP="005747B9">
            <w:r>
              <w:rPr>
                <w:rStyle w:val="HTMLCode"/>
                <w:rFonts w:eastAsiaTheme="minorHAnsi"/>
              </w:rPr>
              <w:t>public</w:t>
            </w:r>
            <w:r>
              <w:t xml:space="preserve"> </w:t>
            </w:r>
            <w:r>
              <w:rPr>
                <w:rStyle w:val="HTMLCode"/>
                <w:rFonts w:eastAsiaTheme="minorHAnsi"/>
              </w:rPr>
              <w:t>RestResponse&lt;Contact&gt; update(Contact contact) {</w:t>
            </w:r>
          </w:p>
          <w:p w:rsidR="005747B9" w:rsidRDefault="005747B9" w:rsidP="005747B9">
            <w:r>
              <w:rPr>
                <w:rStyle w:val="HTMLCode"/>
                <w:rFonts w:eastAsiaTheme="minorHAnsi"/>
              </w:rPr>
              <w:t>...</w:t>
            </w:r>
          </w:p>
          <w:p w:rsidR="005747B9" w:rsidRDefault="005747B9" w:rsidP="005747B9">
            <w:r>
              <w:rPr>
                <w:rStyle w:val="HTMLCode"/>
                <w:rFonts w:eastAsiaTheme="minorHAnsi"/>
              </w:rPr>
              <w:t>}</w:t>
            </w:r>
          </w:p>
        </w:tc>
      </w:tr>
    </w:tbl>
    <w:p w:rsidR="005747B9" w:rsidRDefault="005747B9" w:rsidP="005747B9">
      <w:pPr>
        <w:pStyle w:val="Heading3"/>
        <w:shd w:val="clear" w:color="auto" w:fill="FFFFFF"/>
        <w:rPr>
          <w:rFonts w:ascii="Arial" w:hAnsi="Arial" w:cs="Arial"/>
          <w:color w:val="000000"/>
          <w:sz w:val="27"/>
          <w:szCs w:val="27"/>
        </w:rPr>
      </w:pPr>
      <w:bookmarkStart w:id="9" w:name="DELETE"/>
      <w:bookmarkEnd w:id="9"/>
      <w:r>
        <w:rPr>
          <w:rFonts w:ascii="Arial" w:hAnsi="Arial" w:cs="Arial"/>
          <w:color w:val="000000"/>
        </w:rPr>
        <w:t>@DELETE</w:t>
      </w:r>
    </w:p>
    <w:p w:rsidR="005747B9" w:rsidRDefault="005747B9" w:rsidP="005747B9">
      <w:pPr>
        <w:rPr>
          <w:rFonts w:ascii="Times New Roman" w:hAnsi="Times New Roman" w:cs="Times New Roman"/>
        </w:rPr>
      </w:pPr>
      <w:r>
        <w:rPr>
          <w:rFonts w:ascii="Arial" w:hAnsi="Arial" w:cs="Arial"/>
          <w:color w:val="000000"/>
          <w:sz w:val="27"/>
          <w:szCs w:val="27"/>
          <w:shd w:val="clear" w:color="auto" w:fill="FFFFFF"/>
        </w:rPr>
        <w:t>Annotate DELETE request methods with @DELETE.</w:t>
      </w:r>
    </w:p>
    <w:tbl>
      <w:tblPr>
        <w:tblW w:w="14745" w:type="dxa"/>
        <w:tblCellSpacing w:w="0" w:type="dxa"/>
        <w:tblCellMar>
          <w:left w:w="0" w:type="dxa"/>
          <w:right w:w="0" w:type="dxa"/>
        </w:tblCellMar>
        <w:tblLook w:val="04A0" w:firstRow="1" w:lastRow="0" w:firstColumn="1" w:lastColumn="0" w:noHBand="0" w:noVBand="1"/>
      </w:tblPr>
      <w:tblGrid>
        <w:gridCol w:w="540"/>
        <w:gridCol w:w="14205"/>
      </w:tblGrid>
      <w:tr w:rsidR="005747B9" w:rsidTr="005747B9">
        <w:trPr>
          <w:tblCellSpacing w:w="0" w:type="dxa"/>
        </w:trPr>
        <w:tc>
          <w:tcPr>
            <w:tcW w:w="0" w:type="auto"/>
            <w:vAlign w:val="center"/>
            <w:hideMark/>
          </w:tcPr>
          <w:p w:rsidR="005747B9" w:rsidRDefault="005747B9" w:rsidP="005747B9">
            <w:r>
              <w:t>1</w:t>
            </w:r>
          </w:p>
          <w:p w:rsidR="005747B9" w:rsidRDefault="005747B9" w:rsidP="005747B9">
            <w:r>
              <w:t>2</w:t>
            </w:r>
          </w:p>
          <w:p w:rsidR="005747B9" w:rsidRDefault="005747B9" w:rsidP="005747B9">
            <w:r>
              <w:t>3</w:t>
            </w:r>
          </w:p>
          <w:p w:rsidR="005747B9" w:rsidRDefault="005747B9" w:rsidP="005747B9">
            <w:r>
              <w:t>4</w:t>
            </w:r>
          </w:p>
          <w:p w:rsidR="005747B9" w:rsidRDefault="005747B9" w:rsidP="005747B9">
            <w:r>
              <w:t>5</w:t>
            </w:r>
          </w:p>
          <w:p w:rsidR="005747B9" w:rsidRDefault="005747B9" w:rsidP="005747B9">
            <w:r>
              <w:t>6</w:t>
            </w:r>
          </w:p>
        </w:tc>
        <w:tc>
          <w:tcPr>
            <w:tcW w:w="14205" w:type="dxa"/>
            <w:vAlign w:val="center"/>
            <w:hideMark/>
          </w:tcPr>
          <w:p w:rsidR="005747B9" w:rsidRDefault="005747B9" w:rsidP="005747B9">
            <w:r w:rsidRPr="005747B9">
              <w:rPr>
                <w:rStyle w:val="HTMLCode"/>
                <w:rFonts w:eastAsiaTheme="minorHAnsi"/>
              </w:rPr>
              <w:t>@DELETE</w:t>
            </w:r>
          </w:p>
          <w:p w:rsidR="005747B9" w:rsidRDefault="005747B9" w:rsidP="005747B9">
            <w:r w:rsidRPr="005747B9">
              <w:rPr>
                <w:rStyle w:val="HTMLCode"/>
                <w:rFonts w:eastAsiaTheme="minorHAnsi"/>
              </w:rPr>
              <w:t>@Produces("application/json")</w:t>
            </w:r>
          </w:p>
          <w:p w:rsidR="005747B9" w:rsidRDefault="005747B9" w:rsidP="005747B9">
            <w:r w:rsidRPr="005747B9">
              <w:rPr>
                <w:rStyle w:val="HTMLCode"/>
                <w:rFonts w:eastAsiaTheme="minorHAnsi"/>
              </w:rPr>
              <w:t>@Path("{contactId}")</w:t>
            </w:r>
          </w:p>
          <w:p w:rsidR="005747B9" w:rsidRDefault="005747B9" w:rsidP="005747B9">
            <w:r w:rsidRPr="005747B9">
              <w:rPr>
                <w:rStyle w:val="HTMLCode"/>
                <w:rFonts w:eastAsiaTheme="minorHAnsi"/>
              </w:rPr>
              <w:t>public</w:t>
            </w:r>
            <w:r>
              <w:t xml:space="preserve"> </w:t>
            </w:r>
            <w:r w:rsidRPr="005747B9">
              <w:rPr>
                <w:rStyle w:val="HTMLCode"/>
                <w:rFonts w:eastAsiaTheme="minorHAnsi"/>
              </w:rPr>
              <w:t>RestResponse&lt;Contact&gt; delete(@PathParam("contactId") int</w:t>
            </w:r>
            <w:r>
              <w:t xml:space="preserve"> </w:t>
            </w:r>
            <w:r w:rsidRPr="005747B9">
              <w:rPr>
                <w:rStyle w:val="HTMLCode"/>
                <w:rFonts w:eastAsiaTheme="minorHAnsi"/>
              </w:rPr>
              <w:t>contactId) {</w:t>
            </w:r>
          </w:p>
          <w:p w:rsidR="005747B9" w:rsidRDefault="005747B9" w:rsidP="005747B9">
            <w:r w:rsidRPr="005747B9">
              <w:rPr>
                <w:rStyle w:val="HTMLCode"/>
                <w:rFonts w:eastAsiaTheme="minorHAnsi"/>
              </w:rPr>
              <w:t>...</w:t>
            </w:r>
          </w:p>
          <w:p w:rsidR="005747B9" w:rsidRDefault="005747B9" w:rsidP="005747B9">
            <w:r w:rsidRPr="005747B9">
              <w:rPr>
                <w:rStyle w:val="HTMLCode"/>
                <w:rFonts w:eastAsiaTheme="minorHAnsi"/>
              </w:rPr>
              <w:t>}</w:t>
            </w:r>
          </w:p>
        </w:tc>
      </w:tr>
    </w:tbl>
    <w:p w:rsidR="002E3E77"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what is advantage from soap and disadvantage of soap</w:t>
      </w:r>
    </w:p>
    <w:p w:rsidR="005747B9" w:rsidRPr="00B82AA0" w:rsidRDefault="005747B9" w:rsidP="0013606E">
      <w:pPr>
        <w:pStyle w:val="Heading3"/>
        <w:keepNext w:val="0"/>
        <w:keepLines w:val="0"/>
        <w:numPr>
          <w:ilvl w:val="0"/>
          <w:numId w:val="68"/>
        </w:numPr>
        <w:shd w:val="clear" w:color="auto" w:fill="FFFFFF"/>
        <w:spacing w:before="450" w:after="300" w:line="240" w:lineRule="auto"/>
        <w:ind w:left="0"/>
        <w:rPr>
          <w:rFonts w:ascii="var(--font-family--heading)" w:hAnsi="var(--font-family--heading)" w:cs="Arial"/>
          <w:color w:val="000000"/>
          <w:sz w:val="28"/>
          <w:szCs w:val="28"/>
        </w:rPr>
      </w:pPr>
      <w:r w:rsidRPr="00B82AA0">
        <w:rPr>
          <w:rFonts w:ascii="var(--font-family--heading)" w:hAnsi="var(--font-family--heading)" w:cs="Arial"/>
          <w:color w:val="000000"/>
          <w:sz w:val="28"/>
          <w:szCs w:val="28"/>
        </w:rPr>
        <w:t>advantages of SOAP Web Services?</w:t>
      </w:r>
    </w:p>
    <w:p w:rsidR="005747B9" w:rsidRPr="00B82AA0" w:rsidRDefault="005747B9" w:rsidP="005747B9">
      <w:pPr>
        <w:pStyle w:val="NormalWeb"/>
        <w:shd w:val="clear" w:color="auto" w:fill="FFFFFF"/>
        <w:spacing w:before="150" w:beforeAutospacing="0" w:after="150" w:afterAutospacing="0" w:line="360" w:lineRule="atLeast"/>
        <w:rPr>
          <w:rFonts w:ascii="Arial" w:hAnsi="Arial" w:cs="Arial"/>
          <w:color w:val="000000"/>
        </w:rPr>
      </w:pPr>
      <w:r w:rsidRPr="00B82AA0">
        <w:rPr>
          <w:rFonts w:ascii="Arial" w:hAnsi="Arial" w:cs="Arial"/>
          <w:color w:val="000000"/>
        </w:rPr>
        <w:t>SOAP web services have all the advantages that web services has, some of the additional advantages are:</w:t>
      </w:r>
    </w:p>
    <w:p w:rsidR="005747B9" w:rsidRPr="00B82AA0" w:rsidRDefault="005747B9" w:rsidP="0013606E">
      <w:pPr>
        <w:numPr>
          <w:ilvl w:val="1"/>
          <w:numId w:val="69"/>
        </w:numPr>
        <w:shd w:val="clear" w:color="auto" w:fill="FFFFFF"/>
        <w:spacing w:before="100" w:beforeAutospacing="1" w:after="100" w:afterAutospacing="1" w:line="240" w:lineRule="auto"/>
        <w:ind w:left="0"/>
        <w:rPr>
          <w:rFonts w:ascii="Arial" w:hAnsi="Arial" w:cs="Arial"/>
          <w:color w:val="000000"/>
          <w:sz w:val="24"/>
          <w:szCs w:val="24"/>
        </w:rPr>
      </w:pPr>
      <w:r w:rsidRPr="00B82AA0">
        <w:rPr>
          <w:rFonts w:ascii="Arial" w:hAnsi="Arial" w:cs="Arial"/>
          <w:color w:val="000000"/>
          <w:sz w:val="24"/>
          <w:szCs w:val="24"/>
        </w:rPr>
        <w:t>WSDL document provides contract and technical details of the web services for client applications without exposing the underlying implementation technologies.</w:t>
      </w:r>
    </w:p>
    <w:p w:rsidR="005747B9" w:rsidRPr="00B82AA0" w:rsidRDefault="005747B9" w:rsidP="0013606E">
      <w:pPr>
        <w:numPr>
          <w:ilvl w:val="1"/>
          <w:numId w:val="69"/>
        </w:numPr>
        <w:shd w:val="clear" w:color="auto" w:fill="FFFFFF"/>
        <w:spacing w:before="75" w:after="100" w:afterAutospacing="1" w:line="240" w:lineRule="auto"/>
        <w:ind w:left="0"/>
        <w:rPr>
          <w:rFonts w:ascii="Arial" w:hAnsi="Arial" w:cs="Arial"/>
          <w:color w:val="000000"/>
          <w:sz w:val="24"/>
          <w:szCs w:val="24"/>
        </w:rPr>
      </w:pPr>
      <w:r w:rsidRPr="00B82AA0">
        <w:rPr>
          <w:rFonts w:ascii="Arial" w:hAnsi="Arial" w:cs="Arial"/>
          <w:color w:val="000000"/>
          <w:sz w:val="24"/>
          <w:szCs w:val="24"/>
        </w:rPr>
        <w:t>SOAP uses XML data for payload as well as contract, so it can be easily read by any technology.</w:t>
      </w:r>
    </w:p>
    <w:p w:rsidR="005747B9" w:rsidRPr="00B82AA0" w:rsidRDefault="005747B9" w:rsidP="0013606E">
      <w:pPr>
        <w:numPr>
          <w:ilvl w:val="1"/>
          <w:numId w:val="69"/>
        </w:numPr>
        <w:shd w:val="clear" w:color="auto" w:fill="FFFFFF"/>
        <w:spacing w:before="75" w:after="100" w:afterAutospacing="1" w:line="240" w:lineRule="auto"/>
        <w:ind w:left="0"/>
        <w:rPr>
          <w:rFonts w:ascii="Arial" w:hAnsi="Arial" w:cs="Arial"/>
          <w:color w:val="000000"/>
          <w:sz w:val="24"/>
          <w:szCs w:val="24"/>
        </w:rPr>
      </w:pPr>
      <w:r w:rsidRPr="00B82AA0">
        <w:rPr>
          <w:rFonts w:ascii="Arial" w:hAnsi="Arial" w:cs="Arial"/>
          <w:color w:val="000000"/>
          <w:sz w:val="24"/>
          <w:szCs w:val="24"/>
        </w:rPr>
        <w:t>SOAP protocol is universally accepted, so it’s an industry standard approach with many easily available open source implementations.</w:t>
      </w:r>
    </w:p>
    <w:p w:rsidR="005747B9" w:rsidRPr="00B82AA0" w:rsidRDefault="005747B9" w:rsidP="0013606E">
      <w:pPr>
        <w:pStyle w:val="Heading3"/>
        <w:keepNext w:val="0"/>
        <w:keepLines w:val="0"/>
        <w:numPr>
          <w:ilvl w:val="0"/>
          <w:numId w:val="69"/>
        </w:numPr>
        <w:shd w:val="clear" w:color="auto" w:fill="FFFFFF"/>
        <w:spacing w:before="450" w:after="300" w:line="240" w:lineRule="auto"/>
        <w:ind w:left="0"/>
        <w:rPr>
          <w:rFonts w:ascii="var(--font-family--heading)" w:hAnsi="var(--font-family--heading)" w:cs="Arial"/>
          <w:color w:val="000000"/>
          <w:sz w:val="28"/>
          <w:szCs w:val="28"/>
        </w:rPr>
      </w:pPr>
      <w:bookmarkStart w:id="10" w:name="soap-disadvantages"/>
      <w:bookmarkEnd w:id="10"/>
      <w:r w:rsidRPr="00B82AA0">
        <w:rPr>
          <w:rFonts w:ascii="var(--font-family--heading)" w:hAnsi="var(--font-family--heading)" w:cs="Arial"/>
          <w:color w:val="000000"/>
          <w:sz w:val="28"/>
          <w:szCs w:val="28"/>
        </w:rPr>
        <w:t>disadvantages of SOAP Web Services?</w:t>
      </w:r>
    </w:p>
    <w:p w:rsidR="005747B9" w:rsidRPr="00B82AA0" w:rsidRDefault="005747B9" w:rsidP="005747B9">
      <w:pPr>
        <w:pStyle w:val="NormalWeb"/>
        <w:shd w:val="clear" w:color="auto" w:fill="FFFFFF"/>
        <w:spacing w:before="150" w:beforeAutospacing="0" w:after="150" w:afterAutospacing="0" w:line="360" w:lineRule="atLeast"/>
        <w:rPr>
          <w:rFonts w:ascii="Arial" w:hAnsi="Arial" w:cs="Arial"/>
          <w:color w:val="000000"/>
        </w:rPr>
      </w:pPr>
      <w:r w:rsidRPr="00B82AA0">
        <w:rPr>
          <w:rFonts w:ascii="Arial" w:hAnsi="Arial" w:cs="Arial"/>
          <w:color w:val="000000"/>
        </w:rPr>
        <w:lastRenderedPageBreak/>
        <w:t>Some of the disadvantages of SOAP protocol are:</w:t>
      </w:r>
    </w:p>
    <w:p w:rsidR="005747B9" w:rsidRPr="00B82AA0" w:rsidRDefault="005747B9" w:rsidP="0013606E">
      <w:pPr>
        <w:numPr>
          <w:ilvl w:val="1"/>
          <w:numId w:val="69"/>
        </w:numPr>
        <w:shd w:val="clear" w:color="auto" w:fill="FFFFFF"/>
        <w:spacing w:before="100" w:beforeAutospacing="1" w:after="100" w:afterAutospacing="1" w:line="240" w:lineRule="auto"/>
        <w:ind w:left="0"/>
        <w:rPr>
          <w:rFonts w:ascii="Arial" w:hAnsi="Arial" w:cs="Arial"/>
          <w:color w:val="000000"/>
          <w:sz w:val="24"/>
          <w:szCs w:val="24"/>
        </w:rPr>
      </w:pPr>
      <w:r w:rsidRPr="00B82AA0">
        <w:rPr>
          <w:rFonts w:ascii="Arial" w:hAnsi="Arial" w:cs="Arial"/>
          <w:color w:val="000000"/>
          <w:sz w:val="24"/>
          <w:szCs w:val="24"/>
        </w:rPr>
        <w:t>Only XML can be used, JSON and other lightweight formats are not supported.</w:t>
      </w:r>
    </w:p>
    <w:p w:rsidR="005747B9" w:rsidRPr="00B82AA0" w:rsidRDefault="005747B9" w:rsidP="0013606E">
      <w:pPr>
        <w:numPr>
          <w:ilvl w:val="1"/>
          <w:numId w:val="69"/>
        </w:numPr>
        <w:shd w:val="clear" w:color="auto" w:fill="FFFFFF"/>
        <w:spacing w:before="75" w:after="100" w:afterAutospacing="1" w:line="240" w:lineRule="auto"/>
        <w:ind w:left="0"/>
        <w:rPr>
          <w:rFonts w:ascii="Arial" w:hAnsi="Arial" w:cs="Arial"/>
          <w:color w:val="000000"/>
          <w:sz w:val="24"/>
          <w:szCs w:val="24"/>
        </w:rPr>
      </w:pPr>
      <w:r w:rsidRPr="00B82AA0">
        <w:rPr>
          <w:rFonts w:ascii="Arial" w:hAnsi="Arial" w:cs="Arial"/>
          <w:color w:val="000000"/>
          <w:sz w:val="24"/>
          <w:szCs w:val="24"/>
        </w:rPr>
        <w:t>SOAP is based on the contract, so there is a tight coupling between client and server applications.</w:t>
      </w:r>
    </w:p>
    <w:p w:rsidR="005747B9" w:rsidRPr="00B82AA0" w:rsidRDefault="005747B9" w:rsidP="0013606E">
      <w:pPr>
        <w:numPr>
          <w:ilvl w:val="1"/>
          <w:numId w:val="69"/>
        </w:numPr>
        <w:shd w:val="clear" w:color="auto" w:fill="FFFFFF"/>
        <w:spacing w:before="75" w:after="100" w:afterAutospacing="1" w:line="240" w:lineRule="auto"/>
        <w:ind w:left="0"/>
        <w:rPr>
          <w:rFonts w:ascii="Arial" w:hAnsi="Arial" w:cs="Arial"/>
          <w:color w:val="000000"/>
          <w:sz w:val="24"/>
          <w:szCs w:val="24"/>
        </w:rPr>
      </w:pPr>
      <w:r w:rsidRPr="00B82AA0">
        <w:rPr>
          <w:rFonts w:ascii="Arial" w:hAnsi="Arial" w:cs="Arial"/>
          <w:color w:val="000000"/>
          <w:sz w:val="24"/>
          <w:szCs w:val="24"/>
        </w:rPr>
        <w:t>SOAP is slow because payload is large for a simple string message, since it uses XML format.</w:t>
      </w:r>
    </w:p>
    <w:p w:rsidR="005747B9" w:rsidRPr="00B82AA0" w:rsidRDefault="005747B9" w:rsidP="0013606E">
      <w:pPr>
        <w:numPr>
          <w:ilvl w:val="1"/>
          <w:numId w:val="69"/>
        </w:numPr>
        <w:shd w:val="clear" w:color="auto" w:fill="FFFFFF"/>
        <w:spacing w:before="75" w:after="100" w:afterAutospacing="1" w:line="240" w:lineRule="auto"/>
        <w:ind w:left="0"/>
        <w:rPr>
          <w:rFonts w:ascii="Arial" w:hAnsi="Arial" w:cs="Arial"/>
          <w:color w:val="000000"/>
          <w:sz w:val="24"/>
          <w:szCs w:val="24"/>
        </w:rPr>
      </w:pPr>
      <w:r w:rsidRPr="00B82AA0">
        <w:rPr>
          <w:rFonts w:ascii="Arial" w:hAnsi="Arial" w:cs="Arial"/>
          <w:color w:val="000000"/>
          <w:sz w:val="24"/>
          <w:szCs w:val="24"/>
        </w:rPr>
        <w:t>Anytime there is change in the server side contract, client stub classes need to be generated again.</w:t>
      </w:r>
    </w:p>
    <w:p w:rsidR="005747B9" w:rsidRPr="00B82AA0" w:rsidRDefault="005747B9" w:rsidP="0013606E">
      <w:pPr>
        <w:numPr>
          <w:ilvl w:val="1"/>
          <w:numId w:val="69"/>
        </w:numPr>
        <w:shd w:val="clear" w:color="auto" w:fill="FFFFFF"/>
        <w:spacing w:before="75" w:after="100" w:afterAutospacing="1" w:line="240" w:lineRule="auto"/>
        <w:ind w:left="0"/>
        <w:rPr>
          <w:rFonts w:ascii="Arial" w:hAnsi="Arial" w:cs="Arial"/>
          <w:color w:val="000000"/>
          <w:sz w:val="24"/>
          <w:szCs w:val="24"/>
        </w:rPr>
      </w:pPr>
      <w:r w:rsidRPr="00B82AA0">
        <w:rPr>
          <w:rFonts w:ascii="Arial" w:hAnsi="Arial" w:cs="Arial"/>
          <w:color w:val="000000"/>
          <w:sz w:val="24"/>
          <w:szCs w:val="24"/>
        </w:rPr>
        <w:t>Can’t be tested easily in browser</w:t>
      </w:r>
    </w:p>
    <w:p w:rsidR="005747B9" w:rsidRPr="00094CB6" w:rsidRDefault="005747B9"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 friends these are commonly asked questions in regular interview. instead of by chosing these question it is far better to learn in depth. but i am sure no quetions can come out of nataraz sir's meterial.</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and one.more thing when your going to interview dont go with heavy make up. just go how your going daily to class</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just go in cool mind. if you dont know any answer at all. say in positively i dont know but if you give me a chance i will learn.</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but sure when your going to attend intervie make sure that remember nataraz sir classes. and go in cool mind.</w:t>
      </w:r>
    </w:p>
    <w:p w:rsidR="002E3E77" w:rsidRPr="00094CB6" w:rsidRDefault="002E3E77">
      <w:pPr>
        <w:rPr>
          <w:rFonts w:cstheme="minorHAnsi"/>
          <w:color w:val="FF0000"/>
          <w:sz w:val="28"/>
          <w:szCs w:val="28"/>
        </w:rPr>
      </w:pPr>
    </w:p>
    <w:p w:rsidR="002E3E77" w:rsidRPr="00094CB6" w:rsidRDefault="002E3E77">
      <w:pPr>
        <w:rPr>
          <w:rFonts w:cstheme="minorHAnsi"/>
          <w:color w:val="FF0000"/>
          <w:sz w:val="28"/>
          <w:szCs w:val="28"/>
        </w:rPr>
      </w:pPr>
    </w:p>
    <w:p w:rsidR="002E3E77" w:rsidRPr="00094CB6" w:rsidRDefault="002E3E77" w:rsidP="002E3E77">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Last 2 Months Java Interview Questions</w:t>
      </w:r>
      <w:r w:rsidRPr="00094CB6">
        <w:rPr>
          <w:rFonts w:asciiTheme="minorHAnsi" w:hAnsiTheme="minorHAnsi" w:cstheme="minorHAnsi"/>
          <w:color w:val="FF0000"/>
          <w:sz w:val="28"/>
          <w:szCs w:val="28"/>
        </w:rPr>
        <w:br/>
        <w:t>---------------------------------------------------------</w:t>
      </w:r>
    </w:p>
    <w:p w:rsidR="00EA406C"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1.what is OOPs feature?How to implement OOPs features?</w:t>
      </w:r>
      <w:r w:rsidRPr="00094CB6">
        <w:rPr>
          <w:rFonts w:asciiTheme="minorHAnsi" w:hAnsiTheme="minorHAnsi" w:cstheme="minorHAnsi"/>
          <w:color w:val="FF0000"/>
          <w:sz w:val="28"/>
          <w:szCs w:val="28"/>
        </w:rPr>
        <w:br/>
        <w:t>2.How to achieve Encapsulation ,Abstraction,Polymorphism and Inheritance.How to implement these programmatically with Realtime usecases?</w:t>
      </w:r>
      <w:r w:rsidRPr="00094CB6">
        <w:rPr>
          <w:rFonts w:asciiTheme="minorHAnsi" w:hAnsiTheme="minorHAnsi" w:cstheme="minorHAnsi"/>
          <w:color w:val="FF0000"/>
          <w:sz w:val="28"/>
          <w:szCs w:val="28"/>
        </w:rPr>
        <w:br/>
        <w:t>3.what is method overloading and method overriding?(some combinations)</w:t>
      </w:r>
      <w:r w:rsidRPr="00094CB6">
        <w:rPr>
          <w:rFonts w:asciiTheme="minorHAnsi" w:hAnsiTheme="minorHAnsi" w:cstheme="minorHAnsi"/>
          <w:color w:val="FF0000"/>
          <w:sz w:val="28"/>
          <w:szCs w:val="28"/>
        </w:rPr>
        <w:br/>
        <w:t>4.what is difference between Abstract class and Interface?</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t>Main difference is methods of a Java interface are implicitly abstract and cannot have implementations. A Java abstract class can have instance methods that implements a default behavior.</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t>Variables declared in a Java interface is by default final. An  abstract class may contain non-final variables.</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lastRenderedPageBreak/>
        <w:t>Members of a Java interface are public by default. A Java abstract class can have the usual flavors of class members like private, protected, etc..</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t>Java interface should be implemented using keyword “implements”; A Java abstract class should be extended using keyword “extends”.</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t>An interface can extend another Java interface only, an abstract class can extend another Java class and implement multiple Java interfaces.</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t>A Java class can implement multiple interfaces but it can extend only one abstract class.</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t>Interface is absolutely abstract and cannot be instantiated; A Java abstract class also cannot be instantiated, but can be invoked if a main() exists.</w:t>
      </w:r>
    </w:p>
    <w:p w:rsidR="00EA406C" w:rsidRPr="00EA406C" w:rsidRDefault="00EA406C" w:rsidP="0013606E">
      <w:pPr>
        <w:numPr>
          <w:ilvl w:val="0"/>
          <w:numId w:val="70"/>
        </w:numPr>
        <w:spacing w:before="100" w:beforeAutospacing="1" w:after="100" w:afterAutospacing="1" w:line="408" w:lineRule="atLeast"/>
        <w:rPr>
          <w:rFonts w:ascii="Georgia" w:eastAsia="Times New Roman" w:hAnsi="Georgia" w:cs="Times New Roman"/>
          <w:color w:val="2F2F2F"/>
          <w:sz w:val="26"/>
          <w:szCs w:val="26"/>
          <w:lang w:eastAsia="en-IN"/>
        </w:rPr>
      </w:pPr>
      <w:r w:rsidRPr="00EA406C">
        <w:rPr>
          <w:rFonts w:ascii="Georgia" w:eastAsia="Times New Roman" w:hAnsi="Georgia" w:cs="Times New Roman"/>
          <w:color w:val="2F2F2F"/>
          <w:sz w:val="26"/>
          <w:szCs w:val="26"/>
          <w:lang w:eastAsia="en-IN"/>
        </w:rPr>
        <w:t>In comparison with java abstract classes, java interfaces are slow as it requires extra indirection.</w:t>
      </w:r>
    </w:p>
    <w:p w:rsidR="00EA406C"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5.After After java 8,what is difference between Abstract class and Interface?</w:t>
      </w:r>
    </w:p>
    <w:p w:rsidR="00EA406C" w:rsidRDefault="00EA406C" w:rsidP="002E3E77">
      <w:pPr>
        <w:pStyle w:val="NormalWeb"/>
        <w:shd w:val="clear" w:color="auto" w:fill="FFFFFF"/>
        <w:spacing w:before="90" w:beforeAutospacing="0" w:after="90" w:afterAutospacing="0"/>
        <w:rPr>
          <w:rFonts w:ascii="Tahoma" w:hAnsi="Tahoma" w:cs="Tahoma"/>
          <w:color w:val="000000"/>
          <w:shd w:val="clear" w:color="auto" w:fill="FFFFFF"/>
        </w:rPr>
      </w:pPr>
      <w:r>
        <w:rPr>
          <w:rFonts w:ascii="Tahoma" w:hAnsi="Tahoma" w:cs="Tahoma"/>
          <w:color w:val="000000"/>
          <w:shd w:val="clear" w:color="auto" w:fill="FFFFFF"/>
        </w:rPr>
        <w:t>With the introduction of concrete methods (default and static methods) to interfaces from Java 8, the gap between interface and abstract class has been reduced significantly. Now both can have concrete methods as well as abstract methods. But, still there exist some minute differences between them. In this article, we will try to list down the differences between interface Vs abstract class after Java 8.</w:t>
      </w:r>
    </w:p>
    <w:p w:rsidR="00EA406C" w:rsidRDefault="00EA406C"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EA406C" w:rsidRDefault="00EA406C" w:rsidP="00EA406C">
      <w:pPr>
        <w:pStyle w:val="Heading3"/>
        <w:shd w:val="clear" w:color="auto" w:fill="FFFFFF"/>
        <w:spacing w:line="288" w:lineRule="atLeast"/>
        <w:textAlignment w:val="baseline"/>
        <w:rPr>
          <w:rFonts w:ascii="Tahoma" w:hAnsi="Tahoma" w:cs="Tahoma"/>
          <w:color w:val="000000"/>
          <w:sz w:val="37"/>
          <w:szCs w:val="37"/>
        </w:rPr>
      </w:pPr>
      <w:r>
        <w:rPr>
          <w:rFonts w:ascii="Tahoma" w:hAnsi="Tahoma" w:cs="Tahoma"/>
          <w:color w:val="000000"/>
          <w:sz w:val="37"/>
          <w:szCs w:val="37"/>
        </w:rPr>
        <w:t>Differences Between Interface And Abstract Class After Java 8 :</w:t>
      </w:r>
    </w:p>
    <w:p w:rsidR="00EA406C" w:rsidRDefault="00EA406C" w:rsidP="00EA406C">
      <w:pPr>
        <w:pStyle w:val="Heading4"/>
        <w:shd w:val="clear" w:color="auto" w:fill="FFFFFF"/>
        <w:spacing w:line="288" w:lineRule="atLeast"/>
        <w:textAlignment w:val="baseline"/>
        <w:rPr>
          <w:rFonts w:ascii="Tahoma" w:hAnsi="Tahoma" w:cs="Tahoma"/>
          <w:color w:val="000000"/>
          <w:sz w:val="34"/>
          <w:szCs w:val="34"/>
        </w:rPr>
      </w:pPr>
      <w:r>
        <w:rPr>
          <w:rFonts w:ascii="Tahoma" w:hAnsi="Tahoma" w:cs="Tahoma"/>
          <w:color w:val="000000"/>
          <w:sz w:val="34"/>
          <w:szCs w:val="34"/>
        </w:rPr>
        <w:t>1) Fields</w:t>
      </w:r>
    </w:p>
    <w:p w:rsidR="00EA406C" w:rsidRDefault="00EA406C" w:rsidP="00EA406C">
      <w:pPr>
        <w:pStyle w:val="NormalWeb"/>
        <w:shd w:val="clear" w:color="auto" w:fill="FFFFFF"/>
        <w:textAlignment w:val="baseline"/>
        <w:rPr>
          <w:rFonts w:ascii="Tahoma" w:hAnsi="Tahoma" w:cs="Tahoma"/>
          <w:color w:val="000000"/>
        </w:rPr>
      </w:pPr>
      <w:r>
        <w:rPr>
          <w:rFonts w:ascii="Tahoma" w:hAnsi="Tahoma" w:cs="Tahoma"/>
          <w:color w:val="000000"/>
        </w:rPr>
        <w:t>Interface fields are public, static and final by default. Interfaces still don’t support non-static and non-final variables. Interfaces can only have public, static and final variables. On the other hand, abstract class can have static as well as non-static and final as well as non-final variables. They also support private and protected variables along with public variables.</w:t>
      </w:r>
    </w:p>
    <w:p w:rsidR="00EA406C" w:rsidRDefault="00EA406C" w:rsidP="00EA406C">
      <w:pPr>
        <w:pStyle w:val="Heading4"/>
        <w:shd w:val="clear" w:color="auto" w:fill="FFFFFF"/>
        <w:spacing w:line="288" w:lineRule="atLeast"/>
        <w:textAlignment w:val="baseline"/>
        <w:rPr>
          <w:rFonts w:ascii="Tahoma" w:hAnsi="Tahoma" w:cs="Tahoma"/>
          <w:color w:val="000000"/>
          <w:sz w:val="34"/>
          <w:szCs w:val="34"/>
        </w:rPr>
      </w:pPr>
      <w:r>
        <w:rPr>
          <w:rFonts w:ascii="Tahoma" w:hAnsi="Tahoma" w:cs="Tahoma"/>
          <w:color w:val="000000"/>
          <w:sz w:val="34"/>
          <w:szCs w:val="34"/>
        </w:rPr>
        <w:t>2) Methods</w:t>
      </w:r>
    </w:p>
    <w:p w:rsidR="00EA406C" w:rsidRDefault="00EA406C" w:rsidP="00EA406C">
      <w:pPr>
        <w:pStyle w:val="NormalWeb"/>
        <w:shd w:val="clear" w:color="auto" w:fill="FFFFFF"/>
        <w:textAlignment w:val="baseline"/>
        <w:rPr>
          <w:rFonts w:ascii="Tahoma" w:hAnsi="Tahoma" w:cs="Tahoma"/>
          <w:color w:val="000000"/>
        </w:rPr>
      </w:pPr>
      <w:r>
        <w:rPr>
          <w:rFonts w:ascii="Tahoma" w:hAnsi="Tahoma" w:cs="Tahoma"/>
          <w:color w:val="000000"/>
        </w:rPr>
        <w:t>After Java 8, an interface can have default and static methods along with abstract methods. Interfaces don’t support final methods. But, abstract classes support final as well as non-final methods and static as well as non-static methods along with abstract methods.</w:t>
      </w:r>
    </w:p>
    <w:p w:rsidR="00EA406C" w:rsidRDefault="00EA406C" w:rsidP="00EA406C">
      <w:pPr>
        <w:pStyle w:val="NormalWeb"/>
        <w:shd w:val="clear" w:color="auto" w:fill="FFFFFF"/>
        <w:textAlignment w:val="baseline"/>
        <w:rPr>
          <w:rFonts w:ascii="Tahoma" w:hAnsi="Tahoma" w:cs="Tahoma"/>
          <w:color w:val="000000"/>
        </w:rPr>
      </w:pPr>
      <w:r>
        <w:rPr>
          <w:rFonts w:ascii="Tahoma" w:hAnsi="Tahoma" w:cs="Tahoma"/>
          <w:color w:val="000000"/>
        </w:rPr>
        <w:lastRenderedPageBreak/>
        <w:t>Also note that, only interfaces can have default methods. Abstract classes can’t have default methods.</w:t>
      </w:r>
    </w:p>
    <w:p w:rsidR="00EA406C" w:rsidRDefault="00EA406C" w:rsidP="00EA406C">
      <w:pPr>
        <w:pStyle w:val="Heading4"/>
        <w:shd w:val="clear" w:color="auto" w:fill="FFFFFF"/>
        <w:spacing w:line="288" w:lineRule="atLeast"/>
        <w:textAlignment w:val="baseline"/>
        <w:rPr>
          <w:rFonts w:ascii="Tahoma" w:hAnsi="Tahoma" w:cs="Tahoma"/>
          <w:color w:val="000000"/>
          <w:sz w:val="34"/>
          <w:szCs w:val="34"/>
        </w:rPr>
      </w:pPr>
      <w:r>
        <w:rPr>
          <w:rFonts w:ascii="Tahoma" w:hAnsi="Tahoma" w:cs="Tahoma"/>
          <w:color w:val="000000"/>
          <w:sz w:val="34"/>
          <w:szCs w:val="34"/>
        </w:rPr>
        <w:t>3) Constructors</w:t>
      </w:r>
    </w:p>
    <w:p w:rsidR="00EA406C" w:rsidRDefault="00EA406C" w:rsidP="00EA406C">
      <w:pPr>
        <w:pStyle w:val="NormalWeb"/>
        <w:shd w:val="clear" w:color="auto" w:fill="FFFFFF"/>
        <w:textAlignment w:val="baseline"/>
        <w:rPr>
          <w:rFonts w:ascii="Tahoma" w:hAnsi="Tahoma" w:cs="Tahoma"/>
          <w:color w:val="000000"/>
        </w:rPr>
      </w:pPr>
      <w:r>
        <w:rPr>
          <w:rFonts w:ascii="Tahoma" w:hAnsi="Tahoma" w:cs="Tahoma"/>
          <w:color w:val="000000"/>
        </w:rPr>
        <w:t>Interfaces can’t have constructors. Abstract classes can have any number of constructors.</w:t>
      </w:r>
    </w:p>
    <w:p w:rsidR="00EA406C" w:rsidRDefault="00EA406C" w:rsidP="00EA406C">
      <w:pPr>
        <w:pStyle w:val="Heading4"/>
        <w:shd w:val="clear" w:color="auto" w:fill="FFFFFF"/>
        <w:spacing w:line="288" w:lineRule="atLeast"/>
        <w:textAlignment w:val="baseline"/>
        <w:rPr>
          <w:rFonts w:ascii="Tahoma" w:hAnsi="Tahoma" w:cs="Tahoma"/>
          <w:color w:val="000000"/>
          <w:sz w:val="34"/>
          <w:szCs w:val="34"/>
        </w:rPr>
      </w:pPr>
      <w:r>
        <w:rPr>
          <w:rFonts w:ascii="Tahoma" w:hAnsi="Tahoma" w:cs="Tahoma"/>
          <w:color w:val="000000"/>
          <w:sz w:val="34"/>
          <w:szCs w:val="34"/>
        </w:rPr>
        <w:t>4) Member’s Accessibility</w:t>
      </w:r>
    </w:p>
    <w:p w:rsidR="00EA406C" w:rsidRDefault="00EA406C" w:rsidP="00EA406C">
      <w:pPr>
        <w:pStyle w:val="NormalWeb"/>
        <w:shd w:val="clear" w:color="auto" w:fill="FFFFFF"/>
        <w:textAlignment w:val="baseline"/>
        <w:rPr>
          <w:rFonts w:ascii="Tahoma" w:hAnsi="Tahoma" w:cs="Tahoma"/>
          <w:color w:val="000000"/>
        </w:rPr>
      </w:pPr>
      <w:r>
        <w:rPr>
          <w:rFonts w:ascii="Tahoma" w:hAnsi="Tahoma" w:cs="Tahoma"/>
          <w:color w:val="000000"/>
        </w:rPr>
        <w:t>All members of interfaces are public by default. Interfaces don’t support private and protected members. But, abstract classes support all type of members – private, protected and public members.</w:t>
      </w:r>
    </w:p>
    <w:p w:rsidR="00EA406C" w:rsidRDefault="00EA406C" w:rsidP="00EA406C">
      <w:pPr>
        <w:pStyle w:val="Heading4"/>
        <w:shd w:val="clear" w:color="auto" w:fill="FFFFFF"/>
        <w:spacing w:line="288" w:lineRule="atLeast"/>
        <w:textAlignment w:val="baseline"/>
        <w:rPr>
          <w:rFonts w:ascii="Tahoma" w:hAnsi="Tahoma" w:cs="Tahoma"/>
          <w:color w:val="000000"/>
          <w:sz w:val="34"/>
          <w:szCs w:val="34"/>
        </w:rPr>
      </w:pPr>
      <w:r>
        <w:rPr>
          <w:rFonts w:ascii="Tahoma" w:hAnsi="Tahoma" w:cs="Tahoma"/>
          <w:color w:val="000000"/>
          <w:sz w:val="34"/>
          <w:szCs w:val="34"/>
        </w:rPr>
        <w:t>5) Multiple Inheritance</w:t>
      </w:r>
    </w:p>
    <w:p w:rsidR="00EA406C" w:rsidRDefault="00EA406C" w:rsidP="00EA406C">
      <w:pPr>
        <w:pStyle w:val="NormalWeb"/>
        <w:shd w:val="clear" w:color="auto" w:fill="FFFFFF"/>
        <w:textAlignment w:val="baseline"/>
        <w:rPr>
          <w:rFonts w:ascii="Tahoma" w:hAnsi="Tahoma" w:cs="Tahoma"/>
          <w:color w:val="000000"/>
        </w:rPr>
      </w:pPr>
      <w:r>
        <w:rPr>
          <w:rFonts w:ascii="Tahoma" w:hAnsi="Tahoma" w:cs="Tahoma"/>
          <w:color w:val="000000"/>
        </w:rPr>
        <w:t>A class can extend only one abstract class, but can implement multiple interfaces. Thus, a class can inherit multiple properties from multiple sources only through interfaces, not through abstract classes.</w:t>
      </w:r>
    </w:p>
    <w:p w:rsidR="00EA406C" w:rsidRDefault="00EA406C" w:rsidP="00EA406C">
      <w:pPr>
        <w:pStyle w:val="Heading3"/>
        <w:shd w:val="clear" w:color="auto" w:fill="FFFFFF"/>
        <w:spacing w:line="288" w:lineRule="atLeast"/>
        <w:textAlignment w:val="baseline"/>
        <w:rPr>
          <w:rFonts w:ascii="Tahoma" w:hAnsi="Tahoma" w:cs="Tahoma"/>
          <w:color w:val="000000"/>
          <w:sz w:val="37"/>
          <w:szCs w:val="37"/>
        </w:rPr>
      </w:pPr>
      <w:r>
        <w:rPr>
          <w:rFonts w:ascii="Tahoma" w:hAnsi="Tahoma" w:cs="Tahoma"/>
          <w:color w:val="000000"/>
          <w:sz w:val="37"/>
          <w:szCs w:val="37"/>
        </w:rPr>
        <w:t>Interface Vs Abstract Class After Java 8 :</w:t>
      </w:r>
    </w:p>
    <w:p w:rsidR="00EA406C" w:rsidRDefault="00EA406C" w:rsidP="00EA406C">
      <w:pPr>
        <w:pStyle w:val="NormalWeb"/>
        <w:shd w:val="clear" w:color="auto" w:fill="FFFFFF"/>
        <w:textAlignment w:val="baseline"/>
        <w:rPr>
          <w:rFonts w:ascii="Tahoma" w:hAnsi="Tahoma" w:cs="Tahoma"/>
          <w:color w:val="000000"/>
        </w:rPr>
      </w:pPr>
      <w:r>
        <w:rPr>
          <w:rFonts w:ascii="Tahoma" w:hAnsi="Tahoma" w:cs="Tahoma"/>
          <w:color w:val="000000"/>
        </w:rPr>
        <w:t>The below table and program summarizes the similarities and differences between interface and abstract class after Java 8.</w:t>
      </w:r>
    </w:p>
    <w:p w:rsidR="00EA406C" w:rsidRDefault="00EA406C" w:rsidP="00EA406C">
      <w:pPr>
        <w:shd w:val="clear" w:color="auto" w:fill="FFFFFF"/>
        <w:textAlignment w:val="baseline"/>
        <w:rPr>
          <w:rFonts w:ascii="Tahoma" w:hAnsi="Tahoma" w:cs="Tahoma"/>
          <w:color w:val="000000"/>
        </w:rPr>
      </w:pPr>
      <w:r>
        <w:rPr>
          <w:rFonts w:ascii="Tahoma" w:hAnsi="Tahoma" w:cs="Tahoma"/>
          <w:noProof/>
          <w:color w:val="000000"/>
          <w:bdr w:val="none" w:sz="0" w:space="0" w:color="auto" w:frame="1"/>
          <w:lang w:eastAsia="en-IN"/>
        </w:rPr>
        <w:lastRenderedPageBreak/>
        <w:drawing>
          <wp:inline distT="0" distB="0" distL="0" distR="0">
            <wp:extent cx="5953125" cy="4124325"/>
            <wp:effectExtent l="0" t="0" r="9525" b="9525"/>
            <wp:docPr id="21" name="Picture 21" descr="Interface Vs Abstract Class After Java 8">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terface Vs Abstract Class After Java 8">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3125" cy="4124325"/>
                    </a:xfrm>
                    <a:prstGeom prst="rect">
                      <a:avLst/>
                    </a:prstGeom>
                    <a:noFill/>
                    <a:ln>
                      <a:noFill/>
                    </a:ln>
                  </pic:spPr>
                </pic:pic>
              </a:graphicData>
            </a:graphic>
          </wp:inline>
        </w:drawing>
      </w:r>
    </w:p>
    <w:p w:rsidR="00EA406C"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6.why Interface is providing default and static methods?</w:t>
      </w:r>
    </w:p>
    <w:p w:rsidR="00EA406C" w:rsidRDefault="00EA406C"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Java </w:t>
      </w:r>
      <w:r>
        <w:rPr>
          <w:rFonts w:ascii="Arial" w:hAnsi="Arial" w:cs="Arial"/>
          <w:b/>
          <w:bCs/>
          <w:color w:val="222222"/>
          <w:shd w:val="clear" w:color="auto" w:fill="FFFFFF"/>
        </w:rPr>
        <w:t>interface static method</w:t>
      </w:r>
      <w:r>
        <w:rPr>
          <w:rFonts w:ascii="Arial" w:hAnsi="Arial" w:cs="Arial"/>
          <w:color w:val="222222"/>
          <w:shd w:val="clear" w:color="auto" w:fill="FFFFFF"/>
        </w:rPr>
        <w:t> helps us in providing security by not allowing implementation classes to override them. ... This </w:t>
      </w:r>
      <w:r>
        <w:rPr>
          <w:rFonts w:ascii="Arial" w:hAnsi="Arial" w:cs="Arial"/>
          <w:b/>
          <w:bCs/>
          <w:color w:val="222222"/>
          <w:shd w:val="clear" w:color="auto" w:fill="FFFFFF"/>
        </w:rPr>
        <w:t>is</w:t>
      </w:r>
      <w:r>
        <w:rPr>
          <w:rFonts w:ascii="Arial" w:hAnsi="Arial" w:cs="Arial"/>
          <w:color w:val="222222"/>
          <w:shd w:val="clear" w:color="auto" w:fill="FFFFFF"/>
        </w:rPr>
        <w:t> because it's not allowed in java, since Object </w:t>
      </w:r>
      <w:r>
        <w:rPr>
          <w:rFonts w:ascii="Arial" w:hAnsi="Arial" w:cs="Arial"/>
          <w:b/>
          <w:bCs/>
          <w:color w:val="222222"/>
          <w:shd w:val="clear" w:color="auto" w:fill="FFFFFF"/>
        </w:rPr>
        <w:t>is</w:t>
      </w:r>
      <w:r>
        <w:rPr>
          <w:rFonts w:ascii="Arial" w:hAnsi="Arial" w:cs="Arial"/>
          <w:color w:val="222222"/>
          <w:shd w:val="clear" w:color="auto" w:fill="FFFFFF"/>
        </w:rPr>
        <w:t> the base class for all the classes and </w:t>
      </w:r>
      <w:r>
        <w:rPr>
          <w:rFonts w:ascii="Arial" w:hAnsi="Arial" w:cs="Arial"/>
          <w:b/>
          <w:bCs/>
          <w:color w:val="222222"/>
          <w:shd w:val="clear" w:color="auto" w:fill="FFFFFF"/>
        </w:rPr>
        <w:t>we can</w:t>
      </w:r>
      <w:r>
        <w:rPr>
          <w:rFonts w:ascii="Arial" w:hAnsi="Arial" w:cs="Arial"/>
          <w:color w:val="222222"/>
          <w:shd w:val="clear" w:color="auto" w:fill="FFFFFF"/>
        </w:rPr>
        <w:t>'t </w:t>
      </w:r>
      <w:r>
        <w:rPr>
          <w:rFonts w:ascii="Arial" w:hAnsi="Arial" w:cs="Arial"/>
          <w:b/>
          <w:bCs/>
          <w:color w:val="222222"/>
          <w:shd w:val="clear" w:color="auto" w:fill="FFFFFF"/>
        </w:rPr>
        <w:t>have</w:t>
      </w:r>
      <w:r>
        <w:rPr>
          <w:rFonts w:ascii="Arial" w:hAnsi="Arial" w:cs="Arial"/>
          <w:color w:val="222222"/>
          <w:shd w:val="clear" w:color="auto" w:fill="FFFFFF"/>
        </w:rPr>
        <w:t> one class level </w:t>
      </w:r>
      <w:r>
        <w:rPr>
          <w:rFonts w:ascii="Arial" w:hAnsi="Arial" w:cs="Arial"/>
          <w:b/>
          <w:bCs/>
          <w:color w:val="222222"/>
          <w:shd w:val="clear" w:color="auto" w:fill="FFFFFF"/>
        </w:rPr>
        <w:t>static method</w:t>
      </w:r>
      <w:r>
        <w:rPr>
          <w:rFonts w:ascii="Arial" w:hAnsi="Arial" w:cs="Arial"/>
          <w:color w:val="222222"/>
          <w:shd w:val="clear" w:color="auto" w:fill="FFFFFF"/>
        </w:rPr>
        <w:t> and another instance </w:t>
      </w:r>
      <w:r>
        <w:rPr>
          <w:rFonts w:ascii="Arial" w:hAnsi="Arial" w:cs="Arial"/>
          <w:b/>
          <w:bCs/>
          <w:color w:val="222222"/>
          <w:shd w:val="clear" w:color="auto" w:fill="FFFFFF"/>
        </w:rPr>
        <w:t>method</w:t>
      </w:r>
      <w:r>
        <w:rPr>
          <w:rFonts w:ascii="Arial" w:hAnsi="Arial" w:cs="Arial"/>
          <w:color w:val="222222"/>
          <w:shd w:val="clear" w:color="auto" w:fill="FFFFFF"/>
        </w:rPr>
        <w:t> with same signature.</w:t>
      </w:r>
    </w:p>
    <w:p w:rsidR="00C22251" w:rsidRDefault="00C22251" w:rsidP="002E3E77">
      <w:pPr>
        <w:pStyle w:val="NormalWeb"/>
        <w:shd w:val="clear" w:color="auto" w:fill="FFFFFF"/>
        <w:spacing w:before="90" w:beforeAutospacing="0" w:after="90" w:afterAutospacing="0"/>
        <w:rPr>
          <w:rFonts w:ascii="Arial" w:hAnsi="Arial" w:cs="Arial"/>
          <w:color w:val="222222"/>
          <w:shd w:val="clear" w:color="auto" w:fill="FFFFFF"/>
        </w:rPr>
      </w:pPr>
    </w:p>
    <w:p w:rsidR="00C22251" w:rsidRDefault="00EA406C" w:rsidP="002E3E77">
      <w:pPr>
        <w:pStyle w:val="NormalWeb"/>
        <w:shd w:val="clear" w:color="auto" w:fill="FFFFFF"/>
        <w:spacing w:before="90" w:beforeAutospacing="0" w:after="90" w:afterAutospacing="0"/>
        <w:rPr>
          <w:rFonts w:ascii="Arial" w:hAnsi="Arial" w:cs="Arial"/>
          <w:b/>
          <w:bCs/>
          <w:color w:val="222222"/>
          <w:shd w:val="clear" w:color="auto" w:fill="FFFFFF"/>
        </w:rPr>
      </w:pPr>
      <w:r>
        <w:rPr>
          <w:rFonts w:ascii="Arial" w:hAnsi="Arial" w:cs="Arial"/>
          <w:color w:val="222222"/>
          <w:shd w:val="clear" w:color="auto" w:fill="FFFFFF"/>
        </w:rPr>
        <w:t> </w:t>
      </w:r>
      <w:r>
        <w:rPr>
          <w:rFonts w:ascii="Arial" w:hAnsi="Arial" w:cs="Arial"/>
          <w:b/>
          <w:bCs/>
          <w:color w:val="222222"/>
          <w:shd w:val="clear" w:color="auto" w:fill="FFFFFF"/>
        </w:rPr>
        <w:t>Default methods</w:t>
      </w:r>
      <w:r>
        <w:rPr>
          <w:rFonts w:ascii="Arial" w:hAnsi="Arial" w:cs="Arial"/>
          <w:color w:val="222222"/>
          <w:shd w:val="clear" w:color="auto" w:fill="FFFFFF"/>
        </w:rPr>
        <w:t> enable us to add new functionality to existing </w:t>
      </w:r>
      <w:r>
        <w:rPr>
          <w:rFonts w:ascii="Arial" w:hAnsi="Arial" w:cs="Arial"/>
          <w:b/>
          <w:bCs/>
          <w:color w:val="222222"/>
          <w:shd w:val="clear" w:color="auto" w:fill="FFFFFF"/>
        </w:rPr>
        <w:t>interfaces</w:t>
      </w:r>
      <w:r>
        <w:rPr>
          <w:rFonts w:ascii="Arial" w:hAnsi="Arial" w:cs="Arial"/>
          <w:color w:val="222222"/>
          <w:shd w:val="clear" w:color="auto" w:fill="FFFFFF"/>
        </w:rPr>
        <w:t> without breaking older implementation of these </w:t>
      </w:r>
      <w:r>
        <w:rPr>
          <w:rFonts w:ascii="Arial" w:hAnsi="Arial" w:cs="Arial"/>
          <w:b/>
          <w:bCs/>
          <w:color w:val="222222"/>
          <w:shd w:val="clear" w:color="auto" w:fill="FFFFFF"/>
        </w:rPr>
        <w:t>interfaces</w:t>
      </w:r>
      <w:r>
        <w:rPr>
          <w:rFonts w:ascii="Arial" w:hAnsi="Arial" w:cs="Arial"/>
          <w:color w:val="222222"/>
          <w:shd w:val="clear" w:color="auto" w:fill="FFFFFF"/>
        </w:rPr>
        <w:t>. When we extend an </w:t>
      </w:r>
      <w:r>
        <w:rPr>
          <w:rFonts w:ascii="Arial" w:hAnsi="Arial" w:cs="Arial"/>
          <w:b/>
          <w:bCs/>
          <w:color w:val="222222"/>
          <w:shd w:val="clear" w:color="auto" w:fill="FFFFFF"/>
        </w:rPr>
        <w:t>interface</w:t>
      </w:r>
      <w:r>
        <w:rPr>
          <w:rFonts w:ascii="Arial" w:hAnsi="Arial" w:cs="Arial"/>
          <w:color w:val="222222"/>
          <w:shd w:val="clear" w:color="auto" w:fill="FFFFFF"/>
        </w:rPr>
        <w:t> that contains a </w:t>
      </w:r>
      <w:r>
        <w:rPr>
          <w:rFonts w:ascii="Arial" w:hAnsi="Arial" w:cs="Arial"/>
          <w:b/>
          <w:bCs/>
          <w:color w:val="222222"/>
          <w:shd w:val="clear" w:color="auto" w:fill="FFFFFF"/>
        </w:rPr>
        <w:t>default method</w:t>
      </w:r>
      <w:r>
        <w:rPr>
          <w:rFonts w:ascii="Arial" w:hAnsi="Arial" w:cs="Arial"/>
          <w:color w:val="222222"/>
          <w:shd w:val="clear" w:color="auto" w:fill="FFFFFF"/>
        </w:rPr>
        <w:t>, we can perform following, Not override the </w:t>
      </w:r>
      <w:r>
        <w:rPr>
          <w:rFonts w:ascii="Arial" w:hAnsi="Arial" w:cs="Arial"/>
          <w:b/>
          <w:bCs/>
          <w:color w:val="222222"/>
          <w:shd w:val="clear" w:color="auto" w:fill="FFFFFF"/>
        </w:rPr>
        <w:t>default method</w:t>
      </w:r>
      <w:r>
        <w:rPr>
          <w:rFonts w:ascii="Arial" w:hAnsi="Arial" w:cs="Arial"/>
          <w:color w:val="222222"/>
          <w:shd w:val="clear" w:color="auto" w:fill="FFFFFF"/>
        </w:rPr>
        <w:t> and will inherit the </w:t>
      </w:r>
      <w:r>
        <w:rPr>
          <w:rFonts w:ascii="Arial" w:hAnsi="Arial" w:cs="Arial"/>
          <w:b/>
          <w:bCs/>
          <w:color w:val="222222"/>
          <w:shd w:val="clear" w:color="auto" w:fill="FFFFFF"/>
        </w:rPr>
        <w:t>default method</w:t>
      </w:r>
      <w:r w:rsidR="00C22251">
        <w:rPr>
          <w:rFonts w:ascii="Arial" w:hAnsi="Arial" w:cs="Arial"/>
          <w:b/>
          <w:bCs/>
          <w:color w:val="222222"/>
          <w:shd w:val="clear" w:color="auto" w:fill="FFFFFF"/>
        </w:rPr>
        <w:t>.</w:t>
      </w:r>
    </w:p>
    <w:p w:rsidR="008B699F"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7.what is Association and Aggregation and difference also?</w:t>
      </w:r>
      <w:r w:rsidRPr="00094CB6">
        <w:rPr>
          <w:rFonts w:asciiTheme="minorHAnsi" w:hAnsiTheme="minorHAnsi" w:cstheme="minorHAnsi"/>
          <w:color w:val="FF0000"/>
          <w:sz w:val="28"/>
          <w:szCs w:val="28"/>
        </w:rPr>
        <w:br/>
        <w:t>8.what is immutable?why String is immutable?</w:t>
      </w:r>
      <w:r w:rsidRPr="00094CB6">
        <w:rPr>
          <w:rFonts w:asciiTheme="minorHAnsi" w:hAnsiTheme="minorHAnsi" w:cstheme="minorHAnsi"/>
          <w:color w:val="FF0000"/>
          <w:sz w:val="28"/>
          <w:szCs w:val="28"/>
        </w:rPr>
        <w:br/>
        <w:t>9.How to make class is immutable?when we are taking attribute as Object type like-Date,Employee,then how to make class as immutable?</w:t>
      </w:r>
      <w:r w:rsidRPr="00094CB6">
        <w:rPr>
          <w:rFonts w:asciiTheme="minorHAnsi" w:hAnsiTheme="minorHAnsi" w:cstheme="minorHAnsi"/>
          <w:color w:val="FF0000"/>
          <w:sz w:val="28"/>
          <w:szCs w:val="28"/>
        </w:rPr>
        <w:br/>
        <w:t>10.What is difference between String,StringBuffer and StringBuilder?</w:t>
      </w:r>
      <w:r w:rsidRPr="00094CB6">
        <w:rPr>
          <w:rFonts w:asciiTheme="minorHAnsi" w:hAnsiTheme="minorHAnsi" w:cstheme="minorHAnsi"/>
          <w:color w:val="FF0000"/>
          <w:sz w:val="28"/>
          <w:szCs w:val="28"/>
        </w:rPr>
        <w:br/>
        <w:t>11.what is the Exception?What is checked and Unchecked Exceptions with Example?and difference also?</w:t>
      </w:r>
    </w:p>
    <w:p w:rsidR="00386CA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 xml:space="preserve">12.What is Custom Exception?How to make the class as Custom Exception </w:t>
      </w:r>
      <w:r w:rsidRPr="00094CB6">
        <w:rPr>
          <w:rFonts w:asciiTheme="minorHAnsi" w:hAnsiTheme="minorHAnsi" w:cstheme="minorHAnsi"/>
          <w:color w:val="FF0000"/>
          <w:sz w:val="28"/>
          <w:szCs w:val="28"/>
        </w:rPr>
        <w:lastRenderedPageBreak/>
        <w:t>class?</w:t>
      </w:r>
      <w:r w:rsidRPr="00094CB6">
        <w:rPr>
          <w:rFonts w:asciiTheme="minorHAnsi" w:hAnsiTheme="minorHAnsi" w:cstheme="minorHAnsi"/>
          <w:color w:val="FF0000"/>
          <w:sz w:val="28"/>
          <w:szCs w:val="28"/>
        </w:rPr>
        <w:br/>
        <w:t>13.How to Handle the Exceptions?What is the keywords are there in Exception class?and</w:t>
      </w:r>
    </w:p>
    <w:p w:rsidR="00386CA2" w:rsidRDefault="00386CA2"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Arial" w:hAnsi="Arial" w:cs="Arial"/>
          <w:shd w:val="clear" w:color="auto" w:fill="FFFFFF"/>
        </w:rPr>
        <w:t>Java exception handling is managed via five keywords: </w:t>
      </w:r>
      <w:r>
        <w:rPr>
          <w:rStyle w:val="Strong"/>
          <w:rFonts w:ascii="Arial" w:hAnsi="Arial" w:cs="Arial"/>
          <w:bdr w:val="none" w:sz="0" w:space="0" w:color="auto" w:frame="1"/>
          <w:shd w:val="clear" w:color="auto" w:fill="FFFFFF"/>
        </w:rPr>
        <w:t>try</w:t>
      </w:r>
      <w:r>
        <w:rPr>
          <w:rFonts w:ascii="Arial" w:hAnsi="Arial" w:cs="Arial"/>
          <w:shd w:val="clear" w:color="auto" w:fill="FFFFFF"/>
        </w:rPr>
        <w:t>, </w:t>
      </w:r>
      <w:r>
        <w:rPr>
          <w:rStyle w:val="Strong"/>
          <w:rFonts w:ascii="Arial" w:hAnsi="Arial" w:cs="Arial"/>
          <w:bdr w:val="none" w:sz="0" w:space="0" w:color="auto" w:frame="1"/>
          <w:shd w:val="clear" w:color="auto" w:fill="FFFFFF"/>
        </w:rPr>
        <w:t>catch</w:t>
      </w:r>
      <w:r>
        <w:rPr>
          <w:rFonts w:ascii="Arial" w:hAnsi="Arial" w:cs="Arial"/>
          <w:shd w:val="clear" w:color="auto" w:fill="FFFFFF"/>
        </w:rPr>
        <w:t>, </w:t>
      </w:r>
      <w:hyperlink r:id="rId55" w:history="1">
        <w:r>
          <w:rPr>
            <w:rStyle w:val="Hyperlink"/>
            <w:rFonts w:ascii="Arial" w:hAnsi="Arial" w:cs="Arial"/>
            <w:b/>
            <w:bCs/>
            <w:color w:val="EC4E20"/>
            <w:bdr w:val="none" w:sz="0" w:space="0" w:color="auto" w:frame="1"/>
            <w:shd w:val="clear" w:color="auto" w:fill="FFFFFF"/>
          </w:rPr>
          <w:t>throw</w:t>
        </w:r>
      </w:hyperlink>
      <w:r>
        <w:rPr>
          <w:rFonts w:ascii="Arial" w:hAnsi="Arial" w:cs="Arial"/>
          <w:shd w:val="clear" w:color="auto" w:fill="FFFFFF"/>
        </w:rPr>
        <w:t>, </w:t>
      </w:r>
      <w:hyperlink r:id="rId56" w:history="1">
        <w:r>
          <w:rPr>
            <w:rStyle w:val="Hyperlink"/>
            <w:rFonts w:ascii="Arial" w:hAnsi="Arial" w:cs="Arial"/>
            <w:b/>
            <w:bCs/>
            <w:color w:val="EC4E20"/>
            <w:bdr w:val="none" w:sz="0" w:space="0" w:color="auto" w:frame="1"/>
            <w:shd w:val="clear" w:color="auto" w:fill="FFFFFF"/>
          </w:rPr>
          <w:t>throws</w:t>
        </w:r>
      </w:hyperlink>
      <w:r>
        <w:rPr>
          <w:rFonts w:ascii="Arial" w:hAnsi="Arial" w:cs="Arial"/>
          <w:shd w:val="clear" w:color="auto" w:fill="FFFFFF"/>
        </w:rPr>
        <w:t>, and </w:t>
      </w:r>
      <w:r>
        <w:rPr>
          <w:rStyle w:val="Strong"/>
          <w:rFonts w:ascii="Arial" w:hAnsi="Arial" w:cs="Arial"/>
          <w:bdr w:val="none" w:sz="0" w:space="0" w:color="auto" w:frame="1"/>
          <w:shd w:val="clear" w:color="auto" w:fill="FFFFFF"/>
        </w:rPr>
        <w:t>finally</w:t>
      </w:r>
      <w:r>
        <w:rPr>
          <w:rFonts w:ascii="Arial" w:hAnsi="Arial" w:cs="Arial"/>
          <w:shd w:val="clear" w:color="auto" w:fill="FFFFFF"/>
        </w:rPr>
        <w:t>. Briefly, here is how they work. Program statements that you think can raise exceptions are contained within a try block. If an exception occurs within the try block, it is thrown. Your code can catch this exception (using catch block) and handle it in some rational manner. System-generated exceptions are automatically thrown by the Java run-time system. To manually throw an exception, use the keyword </w:t>
      </w:r>
      <w:hyperlink r:id="rId57" w:history="1">
        <w:r>
          <w:rPr>
            <w:rStyle w:val="Hyperlink"/>
            <w:rFonts w:ascii="Arial" w:hAnsi="Arial" w:cs="Arial"/>
            <w:color w:val="EC4E20"/>
            <w:bdr w:val="none" w:sz="0" w:space="0" w:color="auto" w:frame="1"/>
            <w:shd w:val="clear" w:color="auto" w:fill="FFFFFF"/>
          </w:rPr>
          <w:t>throw</w:t>
        </w:r>
      </w:hyperlink>
      <w:r>
        <w:rPr>
          <w:rFonts w:ascii="Arial" w:hAnsi="Arial" w:cs="Arial"/>
          <w:shd w:val="clear" w:color="auto" w:fill="FFFFFF"/>
        </w:rPr>
        <w:t>. Any exception that is thrown out of a method must be specified as such by a </w:t>
      </w:r>
      <w:hyperlink r:id="rId58" w:history="1">
        <w:r>
          <w:rPr>
            <w:rStyle w:val="Hyperlink"/>
            <w:rFonts w:ascii="Arial" w:hAnsi="Arial" w:cs="Arial"/>
            <w:color w:val="EC4E20"/>
            <w:bdr w:val="none" w:sz="0" w:space="0" w:color="auto" w:frame="1"/>
            <w:shd w:val="clear" w:color="auto" w:fill="FFFFFF"/>
          </w:rPr>
          <w:t>throws</w:t>
        </w:r>
      </w:hyperlink>
      <w:r>
        <w:rPr>
          <w:rFonts w:ascii="Arial" w:hAnsi="Arial" w:cs="Arial"/>
          <w:shd w:val="clear" w:color="auto" w:fill="FFFFFF"/>
        </w:rPr>
        <w:t> clause. Any code that absolutely must be executed after a try block completes is put in a finally block.</w:t>
      </w:r>
      <w:r w:rsidR="002E3E77" w:rsidRPr="00094CB6">
        <w:rPr>
          <w:rFonts w:asciiTheme="minorHAnsi" w:hAnsiTheme="minorHAnsi" w:cstheme="minorHAnsi"/>
          <w:color w:val="FF0000"/>
          <w:sz w:val="28"/>
          <w:szCs w:val="28"/>
        </w:rPr>
        <w:br/>
        <w:t>All the combinations of try-catch-finally?</w:t>
      </w:r>
    </w:p>
    <w:p w:rsidR="00386CA2" w:rsidRDefault="00386CA2" w:rsidP="00386CA2">
      <w:pPr>
        <w:pStyle w:val="NormalWeb"/>
        <w:rPr>
          <w:color w:val="000000"/>
          <w:sz w:val="27"/>
          <w:szCs w:val="27"/>
        </w:rPr>
      </w:pPr>
      <w:r>
        <w:rPr>
          <w:rStyle w:val="Strong"/>
          <w:color w:val="FF0000"/>
          <w:sz w:val="36"/>
          <w:szCs w:val="36"/>
        </w:rPr>
        <w:t>Various possible combinations of try- catch- finally?</w:t>
      </w:r>
    </w:p>
    <w:p w:rsidR="00386CA2" w:rsidRDefault="00386CA2" w:rsidP="00386CA2">
      <w:pPr>
        <w:pStyle w:val="NormalWeb"/>
        <w:rPr>
          <w:color w:val="000000"/>
          <w:sz w:val="27"/>
          <w:szCs w:val="27"/>
        </w:rPr>
      </w:pPr>
      <w:r>
        <w:rPr>
          <w:color w:val="0000FF"/>
          <w:sz w:val="27"/>
          <w:szCs w:val="27"/>
        </w:rPr>
        <w:t>1. Whenever we are writing try block compulsory we should write catch or finally that is ‘try’ without catch or finally is invalid syntax.</w:t>
      </w:r>
    </w:p>
    <w:p w:rsidR="00386CA2" w:rsidRDefault="00386CA2" w:rsidP="00386CA2">
      <w:pPr>
        <w:pStyle w:val="NormalWeb"/>
        <w:rPr>
          <w:color w:val="000000"/>
          <w:sz w:val="27"/>
          <w:szCs w:val="27"/>
        </w:rPr>
      </w:pPr>
      <w:r>
        <w:rPr>
          <w:color w:val="0000FF"/>
          <w:sz w:val="27"/>
          <w:szCs w:val="27"/>
        </w:rPr>
        <w:t>2. Whenever we are writing catch block compulsory we should write try block that is catch without try is invalid.</w:t>
      </w:r>
    </w:p>
    <w:p w:rsidR="00386CA2" w:rsidRDefault="00386CA2" w:rsidP="00386CA2">
      <w:pPr>
        <w:pStyle w:val="NormalWeb"/>
        <w:rPr>
          <w:color w:val="000000"/>
          <w:sz w:val="27"/>
          <w:szCs w:val="27"/>
        </w:rPr>
      </w:pPr>
      <w:r>
        <w:rPr>
          <w:color w:val="0000FF"/>
          <w:sz w:val="27"/>
          <w:szCs w:val="27"/>
        </w:rPr>
        <w:t>3. Whenever we are writing finally block compulsory we should write try block. that is finally without try is invalid.</w:t>
      </w:r>
    </w:p>
    <w:p w:rsidR="00386CA2" w:rsidRDefault="00386CA2" w:rsidP="00386CA2">
      <w:pPr>
        <w:pStyle w:val="NormalWeb"/>
        <w:rPr>
          <w:color w:val="000000"/>
          <w:sz w:val="27"/>
          <w:szCs w:val="27"/>
        </w:rPr>
      </w:pPr>
      <w:r>
        <w:rPr>
          <w:color w:val="0000FF"/>
          <w:sz w:val="27"/>
          <w:szCs w:val="27"/>
        </w:rPr>
        <w:t>4. In try catch finally, order is important.</w:t>
      </w:r>
    </w:p>
    <w:p w:rsidR="00386CA2" w:rsidRDefault="00386CA2" w:rsidP="00386CA2">
      <w:pPr>
        <w:pStyle w:val="NormalWeb"/>
        <w:rPr>
          <w:color w:val="000000"/>
          <w:sz w:val="27"/>
          <w:szCs w:val="27"/>
        </w:rPr>
      </w:pPr>
      <w:r>
        <w:rPr>
          <w:color w:val="0000FF"/>
          <w:sz w:val="27"/>
          <w:szCs w:val="27"/>
        </w:rPr>
        <w:t>5. ‘try’ with multiple catch blocks Is valid but the order is important compulsory we should take from child to parent. by mistake if we are trying to take from parent to child then we will get compile time error.</w:t>
      </w:r>
    </w:p>
    <w:p w:rsidR="00386CA2" w:rsidRDefault="00386CA2" w:rsidP="00386CA2">
      <w:pPr>
        <w:pStyle w:val="NormalWeb"/>
        <w:rPr>
          <w:color w:val="000000"/>
          <w:sz w:val="27"/>
          <w:szCs w:val="27"/>
        </w:rPr>
      </w:pPr>
      <w:r>
        <w:rPr>
          <w:color w:val="0000FF"/>
          <w:sz w:val="27"/>
          <w:szCs w:val="27"/>
        </w:rPr>
        <w:t>6. if we are defining to catch blocks for the same exception we will get compile time error.</w:t>
      </w:r>
    </w:p>
    <w:p w:rsidR="00386CA2" w:rsidRDefault="00386CA2" w:rsidP="00386CA2">
      <w:pPr>
        <w:pStyle w:val="NormalWeb"/>
        <w:rPr>
          <w:color w:val="000000"/>
          <w:sz w:val="27"/>
          <w:szCs w:val="27"/>
        </w:rPr>
      </w:pPr>
      <w:r>
        <w:rPr>
          <w:color w:val="0000FF"/>
          <w:sz w:val="27"/>
          <w:szCs w:val="27"/>
        </w:rPr>
        <w:t>7. we can define try-catch-finally with in the try, with in the catch and with in finally blocks. Hence nesting of try-catch-finally is valid.</w:t>
      </w:r>
    </w:p>
    <w:p w:rsidR="00386CA2" w:rsidRDefault="00386CA2" w:rsidP="00386CA2">
      <w:pPr>
        <w:pStyle w:val="NormalWeb"/>
        <w:rPr>
          <w:color w:val="000000"/>
          <w:sz w:val="27"/>
          <w:szCs w:val="27"/>
        </w:rPr>
      </w:pPr>
      <w:r>
        <w:rPr>
          <w:color w:val="0000FF"/>
          <w:sz w:val="27"/>
          <w:szCs w:val="27"/>
        </w:rPr>
        <w:t>8. For try-catch-finally curly braces are mandatory.</w:t>
      </w:r>
    </w:p>
    <w:p w:rsidR="00386CA2" w:rsidRDefault="00386CA2" w:rsidP="00386CA2">
      <w:pPr>
        <w:pStyle w:val="NormalWeb"/>
        <w:rPr>
          <w:color w:val="000000"/>
          <w:sz w:val="27"/>
          <w:szCs w:val="27"/>
        </w:rPr>
      </w:pPr>
      <w:r>
        <w:rPr>
          <w:noProof/>
          <w:color w:val="0000FF"/>
          <w:sz w:val="27"/>
          <w:szCs w:val="27"/>
        </w:rPr>
        <w:lastRenderedPageBreak/>
        <w:drawing>
          <wp:inline distT="0" distB="0" distL="0" distR="0">
            <wp:extent cx="7124700" cy="3267075"/>
            <wp:effectExtent l="0" t="0" r="0" b="9525"/>
            <wp:docPr id="27" name="Picture 27" descr="http://durgajobs.com/TCF%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durgajobs.com/TCF%20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124700" cy="3267075"/>
                    </a:xfrm>
                    <a:prstGeom prst="rect">
                      <a:avLst/>
                    </a:prstGeom>
                    <a:noFill/>
                    <a:ln>
                      <a:noFill/>
                    </a:ln>
                  </pic:spPr>
                </pic:pic>
              </a:graphicData>
            </a:graphic>
          </wp:inline>
        </w:drawing>
      </w:r>
    </w:p>
    <w:p w:rsidR="00386CA2" w:rsidRDefault="00386CA2" w:rsidP="00386CA2">
      <w:pPr>
        <w:pStyle w:val="NormalWeb"/>
        <w:rPr>
          <w:color w:val="000000"/>
          <w:sz w:val="27"/>
          <w:szCs w:val="27"/>
        </w:rPr>
      </w:pPr>
      <w:r>
        <w:rPr>
          <w:noProof/>
          <w:color w:val="0000FF"/>
          <w:sz w:val="27"/>
          <w:szCs w:val="27"/>
        </w:rPr>
        <w:drawing>
          <wp:inline distT="0" distB="0" distL="0" distR="0">
            <wp:extent cx="7115175" cy="3895725"/>
            <wp:effectExtent l="0" t="0" r="9525" b="9525"/>
            <wp:docPr id="26" name="Picture 26" descr="http://durgajobs.com/TCF%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durgajobs.com/TCF%20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115175" cy="3895725"/>
                    </a:xfrm>
                    <a:prstGeom prst="rect">
                      <a:avLst/>
                    </a:prstGeom>
                    <a:noFill/>
                    <a:ln>
                      <a:noFill/>
                    </a:ln>
                  </pic:spPr>
                </pic:pic>
              </a:graphicData>
            </a:graphic>
          </wp:inline>
        </w:drawing>
      </w:r>
    </w:p>
    <w:p w:rsidR="00386CA2" w:rsidRDefault="00386CA2" w:rsidP="00386CA2">
      <w:pPr>
        <w:pStyle w:val="NormalWeb"/>
        <w:rPr>
          <w:color w:val="000000"/>
          <w:sz w:val="27"/>
          <w:szCs w:val="27"/>
        </w:rPr>
      </w:pPr>
      <w:r>
        <w:rPr>
          <w:noProof/>
          <w:color w:val="0000FF"/>
          <w:sz w:val="27"/>
          <w:szCs w:val="27"/>
        </w:rPr>
        <w:lastRenderedPageBreak/>
        <w:drawing>
          <wp:inline distT="0" distB="0" distL="0" distR="0">
            <wp:extent cx="7096125" cy="3724275"/>
            <wp:effectExtent l="0" t="0" r="9525" b="9525"/>
            <wp:docPr id="25" name="Picture 25" descr="http://durgajobs.com/TCF%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durgajobs.com/TCF%203.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096125" cy="3724275"/>
                    </a:xfrm>
                    <a:prstGeom prst="rect">
                      <a:avLst/>
                    </a:prstGeom>
                    <a:noFill/>
                    <a:ln>
                      <a:noFill/>
                    </a:ln>
                  </pic:spPr>
                </pic:pic>
              </a:graphicData>
            </a:graphic>
          </wp:inline>
        </w:drawing>
      </w:r>
    </w:p>
    <w:p w:rsidR="00386CA2" w:rsidRDefault="00386CA2" w:rsidP="00386CA2">
      <w:pPr>
        <w:pStyle w:val="NormalWeb"/>
        <w:rPr>
          <w:color w:val="000000"/>
          <w:sz w:val="27"/>
          <w:szCs w:val="27"/>
        </w:rPr>
      </w:pPr>
      <w:r>
        <w:rPr>
          <w:noProof/>
          <w:color w:val="0000FF"/>
          <w:sz w:val="27"/>
          <w:szCs w:val="27"/>
        </w:rPr>
        <w:drawing>
          <wp:inline distT="0" distB="0" distL="0" distR="0">
            <wp:extent cx="7086600" cy="4391025"/>
            <wp:effectExtent l="0" t="0" r="0" b="9525"/>
            <wp:docPr id="24" name="Picture 24" descr="http://durgajobs.com/TCF%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durgajobs.com/TCF%204.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086600" cy="4391025"/>
                    </a:xfrm>
                    <a:prstGeom prst="rect">
                      <a:avLst/>
                    </a:prstGeom>
                    <a:noFill/>
                    <a:ln>
                      <a:noFill/>
                    </a:ln>
                  </pic:spPr>
                </pic:pic>
              </a:graphicData>
            </a:graphic>
          </wp:inline>
        </w:drawing>
      </w:r>
    </w:p>
    <w:p w:rsidR="00386CA2" w:rsidRDefault="00386CA2" w:rsidP="00386CA2">
      <w:pPr>
        <w:pStyle w:val="NormalWeb"/>
        <w:rPr>
          <w:color w:val="000000"/>
          <w:sz w:val="27"/>
          <w:szCs w:val="27"/>
        </w:rPr>
      </w:pPr>
      <w:r>
        <w:rPr>
          <w:noProof/>
          <w:color w:val="0000FF"/>
          <w:sz w:val="27"/>
          <w:szCs w:val="27"/>
        </w:rPr>
        <w:lastRenderedPageBreak/>
        <w:drawing>
          <wp:inline distT="0" distB="0" distL="0" distR="0">
            <wp:extent cx="7086600" cy="3800475"/>
            <wp:effectExtent l="0" t="0" r="0" b="9525"/>
            <wp:docPr id="23" name="Picture 23" descr="http://durgajobs.com/TCF%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durgajobs.com/TCF%205.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086600" cy="3800475"/>
                    </a:xfrm>
                    <a:prstGeom prst="rect">
                      <a:avLst/>
                    </a:prstGeom>
                    <a:noFill/>
                    <a:ln>
                      <a:noFill/>
                    </a:ln>
                  </pic:spPr>
                </pic:pic>
              </a:graphicData>
            </a:graphic>
          </wp:inline>
        </w:drawing>
      </w:r>
    </w:p>
    <w:p w:rsidR="00386CA2" w:rsidRDefault="00386CA2" w:rsidP="00386CA2">
      <w:pPr>
        <w:pStyle w:val="NormalWeb"/>
        <w:rPr>
          <w:color w:val="000000"/>
          <w:sz w:val="27"/>
          <w:szCs w:val="27"/>
        </w:rPr>
      </w:pPr>
      <w:r>
        <w:rPr>
          <w:noProof/>
          <w:color w:val="0000FF"/>
          <w:sz w:val="27"/>
          <w:szCs w:val="27"/>
        </w:rPr>
        <w:drawing>
          <wp:inline distT="0" distB="0" distL="0" distR="0">
            <wp:extent cx="7086600" cy="3705225"/>
            <wp:effectExtent l="0" t="0" r="0" b="9525"/>
            <wp:docPr id="22" name="Picture 22" descr="http://durgajobs.com/TCF%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durgajobs.com/TCF%206.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086600" cy="3705225"/>
                    </a:xfrm>
                    <a:prstGeom prst="rect">
                      <a:avLst/>
                    </a:prstGeom>
                    <a:noFill/>
                    <a:ln>
                      <a:noFill/>
                    </a:ln>
                  </pic:spPr>
                </pic:pic>
              </a:graphicData>
            </a:graphic>
          </wp:inline>
        </w:drawing>
      </w:r>
    </w:p>
    <w:p w:rsidR="0046230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14.what is the output?</w:t>
      </w:r>
      <w:r w:rsidRPr="00094CB6">
        <w:rPr>
          <w:rFonts w:asciiTheme="minorHAnsi" w:hAnsiTheme="minorHAnsi" w:cstheme="minorHAnsi"/>
          <w:color w:val="FF0000"/>
          <w:sz w:val="28"/>
          <w:szCs w:val="28"/>
        </w:rPr>
        <w:br/>
      </w:r>
      <w:r w:rsidRPr="00462309">
        <w:rPr>
          <w:rFonts w:asciiTheme="minorHAnsi" w:hAnsiTheme="minorHAnsi" w:cstheme="minorHAnsi"/>
          <w:color w:val="002060"/>
          <w:sz w:val="28"/>
          <w:szCs w:val="28"/>
        </w:rPr>
        <w:t>public int fun(){</w:t>
      </w:r>
      <w:r w:rsidRPr="00462309">
        <w:rPr>
          <w:rFonts w:asciiTheme="minorHAnsi" w:hAnsiTheme="minorHAnsi" w:cstheme="minorHAnsi"/>
          <w:color w:val="002060"/>
          <w:sz w:val="28"/>
          <w:szCs w:val="28"/>
        </w:rPr>
        <w:br/>
        <w:t>try{</w:t>
      </w:r>
      <w:r w:rsidRPr="00462309">
        <w:rPr>
          <w:rFonts w:asciiTheme="minorHAnsi" w:hAnsiTheme="minorHAnsi" w:cstheme="minorHAnsi"/>
          <w:color w:val="002060"/>
          <w:sz w:val="28"/>
          <w:szCs w:val="28"/>
        </w:rPr>
        <w:br/>
      </w:r>
      <w:r w:rsidRPr="00462309">
        <w:rPr>
          <w:rFonts w:asciiTheme="minorHAnsi" w:hAnsiTheme="minorHAnsi" w:cstheme="minorHAnsi"/>
          <w:color w:val="002060"/>
          <w:sz w:val="28"/>
          <w:szCs w:val="28"/>
        </w:rPr>
        <w:lastRenderedPageBreak/>
        <w:t>return 1;</w:t>
      </w:r>
      <w:r w:rsidRPr="00462309">
        <w:rPr>
          <w:rFonts w:asciiTheme="minorHAnsi" w:hAnsiTheme="minorHAnsi" w:cstheme="minorHAnsi"/>
          <w:color w:val="002060"/>
          <w:sz w:val="28"/>
          <w:szCs w:val="28"/>
        </w:rPr>
        <w:br/>
        <w:t>}</w:t>
      </w:r>
      <w:r w:rsidRPr="00462309">
        <w:rPr>
          <w:rFonts w:asciiTheme="minorHAnsi" w:hAnsiTheme="minorHAnsi" w:cstheme="minorHAnsi"/>
          <w:color w:val="002060"/>
          <w:sz w:val="28"/>
          <w:szCs w:val="28"/>
        </w:rPr>
        <w:br/>
        <w:t>catch(Exception e){</w:t>
      </w:r>
      <w:r w:rsidRPr="00462309">
        <w:rPr>
          <w:rFonts w:asciiTheme="minorHAnsi" w:hAnsiTheme="minorHAnsi" w:cstheme="minorHAnsi"/>
          <w:color w:val="002060"/>
          <w:sz w:val="28"/>
          <w:szCs w:val="28"/>
        </w:rPr>
        <w:br/>
        <w:t>return 2;</w:t>
      </w:r>
      <w:r w:rsidRPr="00462309">
        <w:rPr>
          <w:rFonts w:asciiTheme="minorHAnsi" w:hAnsiTheme="minorHAnsi" w:cstheme="minorHAnsi"/>
          <w:color w:val="002060"/>
          <w:sz w:val="28"/>
          <w:szCs w:val="28"/>
        </w:rPr>
        <w:br/>
        <w:t>}</w:t>
      </w:r>
      <w:r w:rsidRPr="00462309">
        <w:rPr>
          <w:rFonts w:asciiTheme="minorHAnsi" w:hAnsiTheme="minorHAnsi" w:cstheme="minorHAnsi"/>
          <w:color w:val="002060"/>
          <w:sz w:val="28"/>
          <w:szCs w:val="28"/>
        </w:rPr>
        <w:br/>
        <w:t>finally{</w:t>
      </w:r>
      <w:r w:rsidRPr="00462309">
        <w:rPr>
          <w:rFonts w:asciiTheme="minorHAnsi" w:hAnsiTheme="minorHAnsi" w:cstheme="minorHAnsi"/>
          <w:color w:val="002060"/>
          <w:sz w:val="28"/>
          <w:szCs w:val="28"/>
        </w:rPr>
        <w:br/>
        <w:t>return 3;</w:t>
      </w:r>
      <w:r w:rsidRPr="00462309">
        <w:rPr>
          <w:rFonts w:asciiTheme="minorHAnsi" w:hAnsiTheme="minorHAnsi" w:cstheme="minorHAnsi"/>
          <w:color w:val="002060"/>
          <w:sz w:val="28"/>
          <w:szCs w:val="28"/>
        </w:rPr>
        <w:br/>
        <w:t>}</w:t>
      </w:r>
      <w:r w:rsidRPr="00462309">
        <w:rPr>
          <w:rFonts w:asciiTheme="minorHAnsi" w:hAnsiTheme="minorHAnsi" w:cstheme="minorHAnsi"/>
          <w:color w:val="002060"/>
          <w:sz w:val="28"/>
          <w:szCs w:val="28"/>
        </w:rPr>
        <w:br/>
        <w:t>}</w:t>
      </w:r>
      <w:r w:rsidRPr="00094CB6">
        <w:rPr>
          <w:rFonts w:asciiTheme="minorHAnsi" w:hAnsiTheme="minorHAnsi" w:cstheme="minorHAnsi"/>
          <w:color w:val="FF0000"/>
          <w:sz w:val="28"/>
          <w:szCs w:val="28"/>
        </w:rPr>
        <w:br/>
        <w:t>15.What is Serializable.How to make the class as Serialiazable?</w:t>
      </w:r>
      <w:r w:rsidRPr="00094CB6">
        <w:rPr>
          <w:rFonts w:asciiTheme="minorHAnsi" w:hAnsiTheme="minorHAnsi" w:cstheme="minorHAnsi"/>
          <w:color w:val="FF0000"/>
          <w:sz w:val="28"/>
          <w:szCs w:val="28"/>
        </w:rPr>
        <w:br/>
        <w:t>16.What is marker interface?</w:t>
      </w:r>
    </w:p>
    <w:p w:rsidR="009300AF" w:rsidRPr="009300AF" w:rsidRDefault="009300AF" w:rsidP="002E3E77">
      <w:pPr>
        <w:pStyle w:val="NormalWeb"/>
        <w:shd w:val="clear" w:color="auto" w:fill="FFFFFF"/>
        <w:spacing w:before="90" w:beforeAutospacing="0" w:after="90" w:afterAutospacing="0"/>
        <w:rPr>
          <w:rFonts w:ascii="Arial" w:hAnsi="Arial" w:cs="Arial"/>
          <w:color w:val="3C4043"/>
          <w:shd w:val="clear" w:color="auto" w:fill="FFFFFF"/>
        </w:rPr>
      </w:pPr>
      <w:r w:rsidRPr="009300AF">
        <w:rPr>
          <w:rStyle w:val="f"/>
          <w:rFonts w:ascii="Arial" w:hAnsi="Arial" w:cs="Arial"/>
          <w:color w:val="70757A"/>
          <w:shd w:val="clear" w:color="auto" w:fill="FFFFFF"/>
        </w:rPr>
        <w:t> </w:t>
      </w:r>
      <w:r w:rsidRPr="009300AF">
        <w:rPr>
          <w:rFonts w:ascii="Arial" w:hAnsi="Arial" w:cs="Arial"/>
          <w:color w:val="3C4043"/>
          <w:shd w:val="clear" w:color="auto" w:fill="FFFFFF"/>
        </w:rPr>
        <w:t>A </w:t>
      </w:r>
      <w:r w:rsidRPr="009300AF">
        <w:rPr>
          <w:rStyle w:val="Emphasis"/>
          <w:rFonts w:ascii="Arial" w:hAnsi="Arial" w:cs="Arial"/>
          <w:b/>
          <w:bCs/>
          <w:i w:val="0"/>
          <w:iCs w:val="0"/>
          <w:color w:val="52565A"/>
          <w:shd w:val="clear" w:color="auto" w:fill="FFFFFF"/>
        </w:rPr>
        <w:t>marker interface</w:t>
      </w:r>
      <w:r w:rsidRPr="009300AF">
        <w:rPr>
          <w:rFonts w:ascii="Arial" w:hAnsi="Arial" w:cs="Arial"/>
          <w:color w:val="3C4043"/>
          <w:shd w:val="clear" w:color="auto" w:fill="FFFFFF"/>
        </w:rPr>
        <w:t> is an </w:t>
      </w:r>
      <w:r w:rsidRPr="009300AF">
        <w:rPr>
          <w:rStyle w:val="Emphasis"/>
          <w:rFonts w:ascii="Arial" w:hAnsi="Arial" w:cs="Arial"/>
          <w:b/>
          <w:bCs/>
          <w:i w:val="0"/>
          <w:iCs w:val="0"/>
          <w:color w:val="52565A"/>
          <w:shd w:val="clear" w:color="auto" w:fill="FFFFFF"/>
        </w:rPr>
        <w:t>interface</w:t>
      </w:r>
      <w:r w:rsidRPr="009300AF">
        <w:rPr>
          <w:rFonts w:ascii="Arial" w:hAnsi="Arial" w:cs="Arial"/>
          <w:color w:val="3C4043"/>
          <w:shd w:val="clear" w:color="auto" w:fill="FFFFFF"/>
        </w:rPr>
        <w:t> that has no methods or constants inside it. It provides run-time type information about objects, so the compiler and JVM have additional information about the object. A </w:t>
      </w:r>
      <w:r w:rsidRPr="009300AF">
        <w:rPr>
          <w:rStyle w:val="Emphasis"/>
          <w:rFonts w:ascii="Arial" w:hAnsi="Arial" w:cs="Arial"/>
          <w:b/>
          <w:bCs/>
          <w:i w:val="0"/>
          <w:iCs w:val="0"/>
          <w:color w:val="52565A"/>
          <w:shd w:val="clear" w:color="auto" w:fill="FFFFFF"/>
        </w:rPr>
        <w:t>marker interface</w:t>
      </w:r>
      <w:r w:rsidRPr="009300AF">
        <w:rPr>
          <w:rFonts w:ascii="Arial" w:hAnsi="Arial" w:cs="Arial"/>
          <w:color w:val="3C4043"/>
          <w:shd w:val="clear" w:color="auto" w:fill="FFFFFF"/>
        </w:rPr>
        <w:t> is also called a tagging </w:t>
      </w:r>
      <w:r w:rsidRPr="009300AF">
        <w:rPr>
          <w:rStyle w:val="Emphasis"/>
          <w:rFonts w:ascii="Arial" w:hAnsi="Arial" w:cs="Arial"/>
          <w:b/>
          <w:bCs/>
          <w:i w:val="0"/>
          <w:iCs w:val="0"/>
          <w:color w:val="52565A"/>
          <w:shd w:val="clear" w:color="auto" w:fill="FFFFFF"/>
        </w:rPr>
        <w:t>interface</w:t>
      </w:r>
      <w:r w:rsidRPr="009300AF">
        <w:rPr>
          <w:rFonts w:ascii="Arial" w:hAnsi="Arial" w:cs="Arial"/>
          <w:color w:val="3C4043"/>
          <w:shd w:val="clear" w:color="auto" w:fill="FFFFFF"/>
        </w:rPr>
        <w:t>.</w:t>
      </w:r>
    </w:p>
    <w:p w:rsidR="009300AF"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17.what is enum?Example of enum?</w:t>
      </w:r>
    </w:p>
    <w:p w:rsidR="009300AF" w:rsidRDefault="009300AF" w:rsidP="009300AF">
      <w:pPr>
        <w:pStyle w:val="NormalWeb"/>
        <w:shd w:val="clear" w:color="auto" w:fill="FFFFFF"/>
        <w:spacing w:before="0" w:beforeAutospacing="0" w:after="0" w:afterAutospacing="0"/>
        <w:rPr>
          <w:rFonts w:ascii="Helvetica" w:hAnsi="Helvetica"/>
          <w:color w:val="0C0C0C"/>
          <w:spacing w:val="1"/>
          <w:sz w:val="27"/>
          <w:szCs w:val="27"/>
        </w:rPr>
      </w:pPr>
      <w:r>
        <w:rPr>
          <w:rFonts w:ascii="Helvetica" w:hAnsi="Helvetica"/>
          <w:color w:val="0C0C0C"/>
          <w:spacing w:val="1"/>
          <w:sz w:val="27"/>
          <w:szCs w:val="27"/>
        </w:rPr>
        <w:t>Enums are lists of </w:t>
      </w:r>
      <w:r>
        <w:rPr>
          <w:rStyle w:val="HTMLCode"/>
          <w:color w:val="0C0C0C"/>
          <w:spacing w:val="1"/>
          <w:shd w:val="clear" w:color="auto" w:fill="F0F0F0"/>
        </w:rPr>
        <w:t>constants</w:t>
      </w:r>
      <w:r>
        <w:rPr>
          <w:rFonts w:ascii="Helvetica" w:hAnsi="Helvetica"/>
          <w:color w:val="0C0C0C"/>
          <w:spacing w:val="1"/>
          <w:sz w:val="27"/>
          <w:szCs w:val="27"/>
        </w:rPr>
        <w:t> like unchangeable variables. Have you heard of </w:t>
      </w:r>
      <w:r>
        <w:rPr>
          <w:rStyle w:val="HTMLCode"/>
          <w:color w:val="0C0C0C"/>
          <w:spacing w:val="1"/>
          <w:shd w:val="clear" w:color="auto" w:fill="F0F0F0"/>
        </w:rPr>
        <w:t>Final keyword</w:t>
      </w:r>
      <w:r>
        <w:rPr>
          <w:rFonts w:ascii="Helvetica" w:hAnsi="Helvetica"/>
          <w:color w:val="0C0C0C"/>
          <w:spacing w:val="1"/>
          <w:sz w:val="27"/>
          <w:szCs w:val="27"/>
        </w:rPr>
        <w:t>? It’s like that.</w:t>
      </w:r>
    </w:p>
    <w:p w:rsidR="009300AF" w:rsidRDefault="009300AF" w:rsidP="009300AF">
      <w:pPr>
        <w:pStyle w:val="NormalWeb"/>
        <w:shd w:val="clear" w:color="auto" w:fill="FFFFFF"/>
        <w:spacing w:before="0" w:beforeAutospacing="0" w:after="420" w:afterAutospacing="0"/>
        <w:rPr>
          <w:rFonts w:ascii="Helvetica" w:hAnsi="Helvetica"/>
          <w:color w:val="0C0C0C"/>
          <w:spacing w:val="1"/>
          <w:sz w:val="27"/>
          <w:szCs w:val="27"/>
        </w:rPr>
      </w:pPr>
      <w:r>
        <w:rPr>
          <w:rFonts w:ascii="Helvetica" w:hAnsi="Helvetica"/>
          <w:color w:val="0C0C0C"/>
          <w:spacing w:val="1"/>
          <w:sz w:val="27"/>
          <w:szCs w:val="27"/>
        </w:rPr>
        <w:t>When you need a predefined list of values which do represent some kind of numeric or textual data, you should use an enum. For </w:t>
      </w:r>
      <w:hyperlink r:id="rId65" w:tgtFrame="_blank" w:history="1">
        <w:r>
          <w:rPr>
            <w:rStyle w:val="Hyperlink"/>
            <w:rFonts w:ascii="Helvetica" w:hAnsi="Helvetica"/>
            <w:color w:val="B11F24"/>
            <w:spacing w:val="1"/>
            <w:sz w:val="27"/>
            <w:szCs w:val="27"/>
          </w:rPr>
          <w:t>instance</w:t>
        </w:r>
      </w:hyperlink>
      <w:r>
        <w:rPr>
          <w:rFonts w:ascii="Helvetica" w:hAnsi="Helvetica"/>
          <w:color w:val="0C0C0C"/>
          <w:spacing w:val="1"/>
          <w:sz w:val="27"/>
          <w:szCs w:val="27"/>
        </w:rPr>
        <w:t>, in a chess game you could represent the different types of pieces as an enum:</w:t>
      </w:r>
    </w:p>
    <w:p w:rsidR="00E94529" w:rsidRDefault="00E94529" w:rsidP="002E3E77">
      <w:pPr>
        <w:pStyle w:val="NormalWeb"/>
        <w:shd w:val="clear" w:color="auto" w:fill="FFFFFF"/>
        <w:spacing w:before="90" w:beforeAutospacing="0" w:after="90" w:afterAutospacing="0"/>
        <w:rPr>
          <w:rFonts w:ascii="Helvetica" w:hAnsi="Helvetica"/>
          <w:color w:val="0C0C0C"/>
          <w:spacing w:val="1"/>
          <w:sz w:val="27"/>
          <w:szCs w:val="27"/>
          <w:shd w:val="clear" w:color="auto" w:fill="FFFFFF"/>
        </w:rPr>
      </w:pPr>
      <w:r>
        <w:rPr>
          <w:rFonts w:ascii="Helvetica" w:hAnsi="Helvetica"/>
          <w:color w:val="0C0C0C"/>
          <w:spacing w:val="1"/>
          <w:sz w:val="27"/>
          <w:szCs w:val="27"/>
          <w:shd w:val="clear" w:color="auto" w:fill="FFFFFF"/>
        </w:rPr>
        <w:t>enum Foo { ONE, TWO, THREE}</w:t>
      </w:r>
    </w:p>
    <w:p w:rsidR="00E94529" w:rsidRDefault="00E94529" w:rsidP="002E3E77">
      <w:pPr>
        <w:pStyle w:val="NormalWeb"/>
        <w:shd w:val="clear" w:color="auto" w:fill="FFFFFF"/>
        <w:spacing w:before="90" w:beforeAutospacing="0" w:after="90" w:afterAutospacing="0"/>
        <w:rPr>
          <w:rFonts w:ascii="Helvetica" w:hAnsi="Helvetica"/>
          <w:color w:val="0C0C0C"/>
          <w:spacing w:val="1"/>
          <w:sz w:val="27"/>
          <w:szCs w:val="27"/>
          <w:shd w:val="clear" w:color="auto" w:fill="FFFFFF"/>
        </w:rPr>
      </w:pPr>
    </w:p>
    <w:p w:rsidR="009903D4"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18.What is the Collection?It’s data Structures ? Where to use List and Set and Map and Properties in Project</w:t>
      </w:r>
    </w:p>
    <w:p w:rsidR="009903D4" w:rsidRDefault="009903D4" w:rsidP="002E3E77">
      <w:pPr>
        <w:pStyle w:val="NormalWeb"/>
        <w:shd w:val="clear" w:color="auto" w:fill="FFFFFF"/>
        <w:spacing w:before="90" w:beforeAutospacing="0" w:after="90" w:afterAutospacing="0"/>
        <w:rPr>
          <w:rFonts w:ascii="Arial" w:hAnsi="Arial" w:cs="Arial"/>
          <w:color w:val="3C4043"/>
          <w:sz w:val="21"/>
          <w:szCs w:val="21"/>
          <w:shd w:val="clear" w:color="auto" w:fill="FFFFFF"/>
        </w:rPr>
      </w:pPr>
      <w:r>
        <w:rPr>
          <w:rFonts w:ascii="Arial" w:hAnsi="Arial" w:cs="Arial"/>
          <w:color w:val="3C4043"/>
          <w:sz w:val="21"/>
          <w:szCs w:val="21"/>
          <w:shd w:val="clear" w:color="auto" w:fill="FFFFFF"/>
        </w:rPr>
        <w:t>The </w:t>
      </w:r>
      <w:r>
        <w:rPr>
          <w:rStyle w:val="Emphasis"/>
          <w:rFonts w:ascii="Arial" w:hAnsi="Arial" w:cs="Arial"/>
          <w:b/>
          <w:bCs/>
          <w:i w:val="0"/>
          <w:iCs w:val="0"/>
          <w:color w:val="52565A"/>
          <w:sz w:val="21"/>
          <w:szCs w:val="21"/>
          <w:shd w:val="clear" w:color="auto" w:fill="FFFFFF"/>
        </w:rPr>
        <w:t>Collection in Java</w:t>
      </w:r>
      <w:r>
        <w:rPr>
          <w:rFonts w:ascii="Arial" w:hAnsi="Arial" w:cs="Arial"/>
          <w:color w:val="3C4043"/>
          <w:sz w:val="21"/>
          <w:szCs w:val="21"/>
          <w:shd w:val="clear" w:color="auto" w:fill="FFFFFF"/>
        </w:rPr>
        <w:t> is a framework that provides an architecture to store and manipulate the group of objects. ... </w:t>
      </w:r>
      <w:r>
        <w:rPr>
          <w:rStyle w:val="Emphasis"/>
          <w:rFonts w:ascii="Arial" w:hAnsi="Arial" w:cs="Arial"/>
          <w:b/>
          <w:bCs/>
          <w:i w:val="0"/>
          <w:iCs w:val="0"/>
          <w:color w:val="52565A"/>
          <w:sz w:val="21"/>
          <w:szCs w:val="21"/>
          <w:shd w:val="clear" w:color="auto" w:fill="FFFFFF"/>
        </w:rPr>
        <w:t>Java Collection</w:t>
      </w:r>
      <w:r>
        <w:rPr>
          <w:rFonts w:ascii="Arial" w:hAnsi="Arial" w:cs="Arial"/>
          <w:color w:val="3C4043"/>
          <w:sz w:val="21"/>
          <w:szCs w:val="21"/>
          <w:shd w:val="clear" w:color="auto" w:fill="FFFFFF"/>
        </w:rPr>
        <w:t> framework provides many interfaces (Set, List, Queue, Deque) and classes (ArrayList, Vector, LinkedList, PriorityQueue, HashSet, LinkedHashSet, TreeSet).</w:t>
      </w:r>
    </w:p>
    <w:p w:rsidR="009903D4" w:rsidRDefault="009903D4" w:rsidP="009903D4">
      <w:pPr>
        <w:pStyle w:val="pgdesc"/>
        <w:shd w:val="clear" w:color="auto" w:fill="FFFFFF"/>
        <w:rPr>
          <w:rFonts w:ascii="Trebuchet MS" w:hAnsi="Trebuchet MS"/>
          <w:color w:val="333333"/>
          <w:sz w:val="21"/>
          <w:szCs w:val="21"/>
        </w:rPr>
      </w:pPr>
      <w:r>
        <w:rPr>
          <w:rFonts w:ascii="Trebuchet MS" w:hAnsi="Trebuchet MS"/>
          <w:color w:val="333333"/>
          <w:sz w:val="21"/>
          <w:szCs w:val="21"/>
        </w:rPr>
        <w:t>A data structure is a particular way of storing and organizing data in a computer so that it can be used efficiently. Data structures provide a means to manage large amounts of data efficiently. efficient data structures are a key to designing efficient algorithms.</w:t>
      </w:r>
    </w:p>
    <w:p w:rsidR="009903D4" w:rsidRDefault="009903D4" w:rsidP="009903D4">
      <w:pPr>
        <w:pStyle w:val="Heading4"/>
        <w:spacing w:before="75" w:beforeAutospacing="0" w:after="90" w:afterAutospacing="0"/>
        <w:rPr>
          <w:rFonts w:ascii="Castellar" w:hAnsi="Castellar"/>
          <w:color w:val="FFFFFF"/>
          <w:sz w:val="26"/>
          <w:szCs w:val="26"/>
        </w:rPr>
      </w:pPr>
      <w:r>
        <w:rPr>
          <w:rFonts w:ascii="Castellar" w:hAnsi="Castellar"/>
          <w:color w:val="FFFFFF"/>
          <w:sz w:val="26"/>
          <w:szCs w:val="26"/>
        </w:rPr>
        <w:t>List of Data Structures</w:t>
      </w:r>
    </w:p>
    <w:p w:rsidR="009903D4" w:rsidRDefault="009903D4" w:rsidP="0013606E">
      <w:pPr>
        <w:numPr>
          <w:ilvl w:val="0"/>
          <w:numId w:val="71"/>
        </w:numPr>
        <w:shd w:val="clear" w:color="auto" w:fill="FFFFFF"/>
        <w:spacing w:beforeAutospacing="1" w:after="0" w:afterAutospacing="1" w:line="240" w:lineRule="auto"/>
        <w:rPr>
          <w:rFonts w:ascii="Trebuchet MS" w:hAnsi="Trebuchet MS"/>
          <w:color w:val="333333"/>
          <w:sz w:val="21"/>
          <w:szCs w:val="21"/>
        </w:rPr>
      </w:pPr>
      <w:hyperlink r:id="rId66" w:tooltip="Stacks" w:history="1">
        <w:r>
          <w:rPr>
            <w:rStyle w:val="Hyperlink"/>
            <w:rFonts w:ascii="Trebuchet MS" w:hAnsi="Trebuchet MS"/>
            <w:color w:val="000000"/>
            <w:sz w:val="20"/>
            <w:szCs w:val="20"/>
            <w:bdr w:val="none" w:sz="0" w:space="0" w:color="auto" w:frame="1"/>
            <w:shd w:val="clear" w:color="auto" w:fill="F6F6F6"/>
          </w:rPr>
          <w:t>Stacks</w:t>
        </w:r>
      </w:hyperlink>
    </w:p>
    <w:p w:rsidR="009903D4" w:rsidRDefault="009903D4" w:rsidP="0013606E">
      <w:pPr>
        <w:numPr>
          <w:ilvl w:val="0"/>
          <w:numId w:val="71"/>
        </w:numPr>
        <w:shd w:val="clear" w:color="auto" w:fill="FFFFFF"/>
        <w:spacing w:beforeAutospacing="1" w:after="0" w:afterAutospacing="1" w:line="240" w:lineRule="auto"/>
        <w:rPr>
          <w:rFonts w:ascii="Trebuchet MS" w:hAnsi="Trebuchet MS"/>
          <w:color w:val="333333"/>
          <w:sz w:val="21"/>
          <w:szCs w:val="21"/>
        </w:rPr>
      </w:pPr>
      <w:hyperlink r:id="rId67" w:tooltip="Queue" w:history="1">
        <w:r>
          <w:rPr>
            <w:rStyle w:val="Hyperlink"/>
            <w:rFonts w:ascii="Trebuchet MS" w:hAnsi="Trebuchet MS"/>
            <w:color w:val="000000"/>
            <w:sz w:val="20"/>
            <w:szCs w:val="20"/>
            <w:bdr w:val="none" w:sz="0" w:space="0" w:color="auto" w:frame="1"/>
            <w:shd w:val="clear" w:color="auto" w:fill="F6F6F6"/>
          </w:rPr>
          <w:t>Queue</w:t>
        </w:r>
      </w:hyperlink>
    </w:p>
    <w:p w:rsidR="009903D4" w:rsidRDefault="009903D4" w:rsidP="0013606E">
      <w:pPr>
        <w:numPr>
          <w:ilvl w:val="0"/>
          <w:numId w:val="71"/>
        </w:numPr>
        <w:shd w:val="clear" w:color="auto" w:fill="FFFFFF"/>
        <w:spacing w:beforeAutospacing="1" w:after="0" w:afterAutospacing="1" w:line="240" w:lineRule="auto"/>
        <w:rPr>
          <w:rFonts w:ascii="Trebuchet MS" w:hAnsi="Trebuchet MS"/>
          <w:color w:val="333333"/>
          <w:sz w:val="21"/>
          <w:szCs w:val="21"/>
        </w:rPr>
      </w:pPr>
      <w:hyperlink r:id="rId68" w:tooltip="Linked List" w:history="1">
        <w:r>
          <w:rPr>
            <w:rStyle w:val="Hyperlink"/>
            <w:rFonts w:ascii="Trebuchet MS" w:hAnsi="Trebuchet MS"/>
            <w:color w:val="000000"/>
            <w:sz w:val="20"/>
            <w:szCs w:val="20"/>
            <w:bdr w:val="none" w:sz="0" w:space="0" w:color="auto" w:frame="1"/>
            <w:shd w:val="clear" w:color="auto" w:fill="F6F6F6"/>
          </w:rPr>
          <w:t>Linked List</w:t>
        </w:r>
      </w:hyperlink>
    </w:p>
    <w:p w:rsidR="009903D4"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19.Difference between List and Set?</w:t>
      </w:r>
    </w:p>
    <w:p w:rsidR="009903D4" w:rsidRDefault="009903D4" w:rsidP="009903D4">
      <w:pPr>
        <w:pStyle w:val="NormalWeb"/>
        <w:shd w:val="clear" w:color="auto" w:fill="FFFFFF"/>
        <w:jc w:val="both"/>
        <w:rPr>
          <w:color w:val="000000"/>
          <w:sz w:val="32"/>
          <w:szCs w:val="32"/>
        </w:rPr>
      </w:pPr>
      <w:r>
        <w:rPr>
          <w:color w:val="000000"/>
          <w:sz w:val="32"/>
          <w:szCs w:val="32"/>
        </w:rPr>
        <w:t>List is an </w:t>
      </w:r>
      <w:r>
        <w:rPr>
          <w:b/>
          <w:bCs/>
          <w:color w:val="000000"/>
          <w:sz w:val="32"/>
          <w:szCs w:val="32"/>
        </w:rPr>
        <w:t>ordered sequence</w:t>
      </w:r>
      <w:r>
        <w:rPr>
          <w:color w:val="000000"/>
          <w:sz w:val="32"/>
          <w:szCs w:val="32"/>
        </w:rPr>
        <w:t> of elements whereas Set is a </w:t>
      </w:r>
      <w:r>
        <w:rPr>
          <w:b/>
          <w:bCs/>
          <w:color w:val="000000"/>
          <w:sz w:val="32"/>
          <w:szCs w:val="32"/>
        </w:rPr>
        <w:t>distinct list</w:t>
      </w:r>
      <w:r>
        <w:rPr>
          <w:color w:val="000000"/>
          <w:sz w:val="32"/>
          <w:szCs w:val="32"/>
        </w:rPr>
        <w:t> of elements which is unordered</w:t>
      </w:r>
    </w:p>
    <w:p w:rsidR="009903D4" w:rsidRDefault="009903D4" w:rsidP="009903D4">
      <w:pPr>
        <w:shd w:val="clear" w:color="auto" w:fill="FFFFFF"/>
        <w:jc w:val="center"/>
        <w:rPr>
          <w:color w:val="000000"/>
          <w:sz w:val="32"/>
          <w:szCs w:val="32"/>
        </w:rPr>
      </w:pPr>
      <w:r>
        <w:rPr>
          <w:noProof/>
          <w:color w:val="000000"/>
          <w:sz w:val="32"/>
          <w:szCs w:val="32"/>
          <w:lang w:eastAsia="en-IN"/>
        </w:rPr>
        <w:drawing>
          <wp:inline distT="0" distB="0" distL="0" distR="0">
            <wp:extent cx="4905375" cy="1162050"/>
            <wp:effectExtent l="0" t="0" r="9525" b="0"/>
            <wp:docPr id="28" name="Picture 28" descr="Difference between List and Set in Java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ference between List and Set in Java collec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05375" cy="1162050"/>
                    </a:xfrm>
                    <a:prstGeom prst="rect">
                      <a:avLst/>
                    </a:prstGeom>
                    <a:noFill/>
                    <a:ln>
                      <a:noFill/>
                    </a:ln>
                  </pic:spPr>
                </pic:pic>
              </a:graphicData>
            </a:graphic>
          </wp:inline>
        </w:drawing>
      </w:r>
    </w:p>
    <w:p w:rsidR="009903D4" w:rsidRDefault="009903D4" w:rsidP="009903D4">
      <w:pPr>
        <w:pStyle w:val="NormalWeb"/>
        <w:shd w:val="clear" w:color="auto" w:fill="FFFFFF"/>
        <w:jc w:val="both"/>
        <w:rPr>
          <w:color w:val="000000"/>
          <w:sz w:val="32"/>
          <w:szCs w:val="32"/>
        </w:rPr>
      </w:pPr>
      <w:r>
        <w:rPr>
          <w:color w:val="000000"/>
          <w:sz w:val="32"/>
          <w:szCs w:val="32"/>
        </w:rPr>
        <w:t>List is a type of ordered collection that maintains the elements in </w:t>
      </w:r>
      <w:r>
        <w:rPr>
          <w:b/>
          <w:bCs/>
          <w:color w:val="000000"/>
          <w:sz w:val="32"/>
          <w:szCs w:val="32"/>
        </w:rPr>
        <w:t>insertion order</w:t>
      </w:r>
      <w:r>
        <w:rPr>
          <w:color w:val="000000"/>
          <w:sz w:val="32"/>
          <w:szCs w:val="32"/>
        </w:rPr>
        <w:t> while Set is a type of unordered collection so elements are not maintained any order.</w:t>
      </w:r>
    </w:p>
    <w:p w:rsidR="009903D4" w:rsidRDefault="009903D4" w:rsidP="009903D4">
      <w:pPr>
        <w:pStyle w:val="NormalWeb"/>
        <w:shd w:val="clear" w:color="auto" w:fill="FFFFFF"/>
        <w:jc w:val="both"/>
        <w:rPr>
          <w:color w:val="000000"/>
          <w:sz w:val="32"/>
          <w:szCs w:val="32"/>
        </w:rPr>
      </w:pPr>
      <w:r>
        <w:rPr>
          <w:color w:val="000000"/>
          <w:sz w:val="32"/>
          <w:szCs w:val="32"/>
        </w:rPr>
        <w:t>List allows duplicates while Set doesn't allow </w:t>
      </w:r>
      <w:r>
        <w:rPr>
          <w:b/>
          <w:bCs/>
          <w:color w:val="000000"/>
          <w:sz w:val="32"/>
          <w:szCs w:val="32"/>
        </w:rPr>
        <w:t>duplicate elements</w:t>
      </w:r>
      <w:r>
        <w:rPr>
          <w:color w:val="000000"/>
          <w:sz w:val="32"/>
          <w:szCs w:val="32"/>
        </w:rPr>
        <w:t> . All the elements of a Set should be unique if you try to insert the duplicate element in Set it would replace the existing value.</w:t>
      </w:r>
    </w:p>
    <w:p w:rsidR="009903D4" w:rsidRDefault="009903D4" w:rsidP="009903D4">
      <w:pPr>
        <w:pStyle w:val="NormalWeb"/>
        <w:shd w:val="clear" w:color="auto" w:fill="FFFFFF"/>
        <w:jc w:val="both"/>
        <w:rPr>
          <w:color w:val="000000"/>
          <w:sz w:val="32"/>
          <w:szCs w:val="32"/>
        </w:rPr>
      </w:pPr>
      <w:r>
        <w:rPr>
          <w:color w:val="000000"/>
          <w:sz w:val="32"/>
          <w:szCs w:val="32"/>
        </w:rPr>
        <w:t>List permits any number of </w:t>
      </w:r>
      <w:r>
        <w:rPr>
          <w:b/>
          <w:bCs/>
          <w:color w:val="000000"/>
          <w:sz w:val="32"/>
          <w:szCs w:val="32"/>
        </w:rPr>
        <w:t>null values</w:t>
      </w:r>
      <w:r>
        <w:rPr>
          <w:color w:val="000000"/>
          <w:sz w:val="32"/>
          <w:szCs w:val="32"/>
        </w:rPr>
        <w:t> in its collection while Set permits only one null value in its collection.</w:t>
      </w:r>
    </w:p>
    <w:p w:rsidR="009903D4" w:rsidRDefault="009903D4" w:rsidP="009903D4">
      <w:pPr>
        <w:pStyle w:val="NormalWeb"/>
        <w:shd w:val="clear" w:color="auto" w:fill="FFFFFF"/>
        <w:jc w:val="both"/>
        <w:rPr>
          <w:color w:val="000000"/>
          <w:sz w:val="32"/>
          <w:szCs w:val="32"/>
        </w:rPr>
      </w:pPr>
      <w:r>
        <w:rPr>
          <w:color w:val="000000"/>
          <w:sz w:val="32"/>
          <w:szCs w:val="32"/>
        </w:rPr>
        <w:t>New methods are defined inside </w:t>
      </w:r>
      <w:r>
        <w:rPr>
          <w:b/>
          <w:bCs/>
          <w:color w:val="000000"/>
          <w:sz w:val="32"/>
          <w:szCs w:val="32"/>
        </w:rPr>
        <w:t>List interface</w:t>
      </w:r>
      <w:r>
        <w:rPr>
          <w:color w:val="000000"/>
          <w:sz w:val="32"/>
          <w:szCs w:val="32"/>
        </w:rPr>
        <w:t> . But, no new methods are defined inside Set interface, so we have to use Collection interface methods only with </w:t>
      </w:r>
      <w:r>
        <w:rPr>
          <w:b/>
          <w:bCs/>
          <w:color w:val="000000"/>
          <w:sz w:val="32"/>
          <w:szCs w:val="32"/>
        </w:rPr>
        <w:t>Set subclasses</w:t>
      </w:r>
      <w:r>
        <w:rPr>
          <w:color w:val="000000"/>
          <w:sz w:val="32"/>
          <w:szCs w:val="32"/>
        </w:rPr>
        <w:t> .</w:t>
      </w:r>
    </w:p>
    <w:p w:rsidR="009903D4" w:rsidRDefault="009903D4" w:rsidP="009903D4">
      <w:pPr>
        <w:pStyle w:val="NormalWeb"/>
        <w:shd w:val="clear" w:color="auto" w:fill="FFFFFF"/>
        <w:jc w:val="both"/>
        <w:rPr>
          <w:color w:val="000000"/>
          <w:sz w:val="32"/>
          <w:szCs w:val="32"/>
        </w:rPr>
      </w:pPr>
      <w:r>
        <w:rPr>
          <w:color w:val="000000"/>
          <w:sz w:val="32"/>
          <w:szCs w:val="32"/>
        </w:rPr>
        <w:t>List can be inserted in in both </w:t>
      </w:r>
      <w:r>
        <w:rPr>
          <w:b/>
          <w:bCs/>
          <w:color w:val="000000"/>
          <w:sz w:val="32"/>
          <w:szCs w:val="32"/>
        </w:rPr>
        <w:t>forward</w:t>
      </w:r>
      <w:r>
        <w:rPr>
          <w:color w:val="000000"/>
          <w:sz w:val="32"/>
          <w:szCs w:val="32"/>
        </w:rPr>
        <w:t> direction and </w:t>
      </w:r>
      <w:r>
        <w:rPr>
          <w:b/>
          <w:bCs/>
          <w:color w:val="000000"/>
          <w:sz w:val="32"/>
          <w:szCs w:val="32"/>
        </w:rPr>
        <w:t>backward</w:t>
      </w:r>
      <w:r>
        <w:rPr>
          <w:color w:val="000000"/>
          <w:sz w:val="32"/>
          <w:szCs w:val="32"/>
        </w:rPr>
        <w:t> direction using Listiterator while Set can be traversed only in forward direction with the help of iterator</w:t>
      </w:r>
    </w:p>
    <w:p w:rsidR="009903D4" w:rsidRDefault="009903D4" w:rsidP="009903D4">
      <w:pPr>
        <w:pStyle w:val="Heading2"/>
        <w:shd w:val="clear" w:color="auto" w:fill="FFFFFF"/>
        <w:rPr>
          <w:color w:val="008000"/>
          <w:sz w:val="41"/>
          <w:szCs w:val="41"/>
        </w:rPr>
      </w:pPr>
      <w:r>
        <w:rPr>
          <w:color w:val="008000"/>
          <w:sz w:val="41"/>
          <w:szCs w:val="41"/>
        </w:rPr>
        <w:t>When to use</w:t>
      </w:r>
    </w:p>
    <w:p w:rsidR="009903D4" w:rsidRDefault="009903D4" w:rsidP="009903D4">
      <w:pPr>
        <w:pStyle w:val="NormalWeb"/>
        <w:shd w:val="clear" w:color="auto" w:fill="FFFFFF"/>
        <w:jc w:val="both"/>
        <w:rPr>
          <w:color w:val="000000"/>
          <w:sz w:val="32"/>
          <w:szCs w:val="32"/>
        </w:rPr>
      </w:pPr>
      <w:r>
        <w:rPr>
          <w:color w:val="000000"/>
          <w:sz w:val="32"/>
          <w:szCs w:val="32"/>
        </w:rPr>
        <w:t>List is an ordered sequence of elements, however set is distinct list of element which is unordered. So, use list for storing </w:t>
      </w:r>
      <w:r>
        <w:rPr>
          <w:b/>
          <w:bCs/>
          <w:color w:val="000000"/>
          <w:sz w:val="32"/>
          <w:szCs w:val="32"/>
        </w:rPr>
        <w:t>non-unique objects</w:t>
      </w:r>
      <w:r>
        <w:rPr>
          <w:color w:val="000000"/>
          <w:sz w:val="32"/>
          <w:szCs w:val="32"/>
        </w:rPr>
        <w:t> as per insertion order and use set for storing </w:t>
      </w:r>
      <w:r>
        <w:rPr>
          <w:b/>
          <w:bCs/>
          <w:color w:val="000000"/>
          <w:sz w:val="32"/>
          <w:szCs w:val="32"/>
        </w:rPr>
        <w:t>unique objects</w:t>
      </w:r>
      <w:r>
        <w:rPr>
          <w:color w:val="000000"/>
          <w:sz w:val="32"/>
          <w:szCs w:val="32"/>
        </w:rPr>
        <w:t> in random order</w:t>
      </w:r>
    </w:p>
    <w:p w:rsidR="009903D4" w:rsidRDefault="009903D4" w:rsidP="009903D4">
      <w:pPr>
        <w:pStyle w:val="Heading2"/>
        <w:shd w:val="clear" w:color="auto" w:fill="FFFFFF"/>
        <w:rPr>
          <w:color w:val="008000"/>
          <w:sz w:val="41"/>
          <w:szCs w:val="41"/>
        </w:rPr>
      </w:pPr>
      <w:r>
        <w:rPr>
          <w:color w:val="008000"/>
          <w:sz w:val="41"/>
          <w:szCs w:val="41"/>
        </w:rPr>
        <w:lastRenderedPageBreak/>
        <w:t>Java collections framework</w:t>
      </w:r>
    </w:p>
    <w:p w:rsidR="009903D4" w:rsidRDefault="009903D4" w:rsidP="009903D4">
      <w:pPr>
        <w:pStyle w:val="NormalWeb"/>
        <w:shd w:val="clear" w:color="auto" w:fill="FFFFFF"/>
        <w:jc w:val="both"/>
        <w:rPr>
          <w:color w:val="000000"/>
          <w:sz w:val="32"/>
          <w:szCs w:val="32"/>
        </w:rPr>
      </w:pPr>
      <w:r>
        <w:rPr>
          <w:color w:val="000000"/>
          <w:sz w:val="32"/>
          <w:szCs w:val="32"/>
        </w:rPr>
        <w:t>Java </w:t>
      </w:r>
      <w:r>
        <w:rPr>
          <w:b/>
          <w:bCs/>
          <w:color w:val="000000"/>
          <w:sz w:val="32"/>
          <w:szCs w:val="32"/>
        </w:rPr>
        <w:t>Collections</w:t>
      </w:r>
      <w:r>
        <w:rPr>
          <w:color w:val="000000"/>
          <w:sz w:val="32"/>
          <w:szCs w:val="32"/>
        </w:rPr>
        <w:t> are predefined set of classes or data structures which can be used to store multiple items in a single unit. </w:t>
      </w:r>
      <w:r>
        <w:rPr>
          <w:b/>
          <w:bCs/>
          <w:color w:val="000000"/>
          <w:sz w:val="32"/>
          <w:szCs w:val="32"/>
        </w:rPr>
        <w:t>Dynamically allocated </w:t>
      </w:r>
      <w:r>
        <w:rPr>
          <w:color w:val="000000"/>
          <w:sz w:val="32"/>
          <w:szCs w:val="32"/>
        </w:rPr>
        <w:t>data structures in Java (such as Hashtable, HashSet, HashMap,LinkedList, Vector, Stack, ArrayList) are supported in a unified architecture called the Collection Framework, which mandates the common behaviours of all the classes. More about.... </w:t>
      </w:r>
      <w:hyperlink r:id="rId70" w:tgtFrame="_blank" w:tooltip="http://net-informations.com/java/col/default.htm" w:history="1">
        <w:r>
          <w:rPr>
            <w:rStyle w:val="Hyperlink"/>
            <w:sz w:val="32"/>
            <w:szCs w:val="32"/>
          </w:rPr>
          <w:t>Java Collection Framework</w:t>
        </w:r>
      </w:hyperlink>
    </w:p>
    <w:p w:rsidR="00B62BED"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20.Difference between ArrayList and LinkedList?</w:t>
      </w:r>
    </w:p>
    <w:p w:rsidR="00B62BED" w:rsidRDefault="00B62BED" w:rsidP="00B62BED">
      <w:pPr>
        <w:pStyle w:val="Heading1"/>
        <w:shd w:val="clear" w:color="auto" w:fill="FFFFFF"/>
        <w:spacing w:before="75" w:line="312" w:lineRule="atLeast"/>
        <w:rPr>
          <w:rFonts w:ascii="Helvetica" w:hAnsi="Helvetica"/>
          <w:color w:val="610B38"/>
          <w:sz w:val="44"/>
          <w:szCs w:val="44"/>
        </w:rPr>
      </w:pPr>
      <w:r>
        <w:rPr>
          <w:rFonts w:ascii="Helvetica" w:hAnsi="Helvetica"/>
          <w:b/>
          <w:bCs/>
          <w:color w:val="610B38"/>
          <w:sz w:val="44"/>
          <w:szCs w:val="44"/>
        </w:rPr>
        <w:t>Difference between ArrayList and LinkedList</w:t>
      </w:r>
    </w:p>
    <w:p w:rsidR="00B62BED" w:rsidRDefault="00B62BED" w:rsidP="00B62BED">
      <w:pPr>
        <w:pStyle w:val="NormalWeb"/>
        <w:shd w:val="clear" w:color="auto" w:fill="FFFFFF"/>
        <w:rPr>
          <w:rFonts w:ascii="Verdana" w:hAnsi="Verdana"/>
          <w:color w:val="000000"/>
          <w:sz w:val="20"/>
          <w:szCs w:val="20"/>
        </w:rPr>
      </w:pPr>
      <w:r>
        <w:rPr>
          <w:rFonts w:ascii="Verdana" w:hAnsi="Verdana"/>
          <w:color w:val="000000"/>
          <w:sz w:val="20"/>
          <w:szCs w:val="20"/>
        </w:rPr>
        <w:t>ArrayList and LinkedList both implements List interface and maintains insertion order. Both are non synchronized classes.</w:t>
      </w:r>
    </w:p>
    <w:p w:rsidR="00B62BED" w:rsidRDefault="00B62BED" w:rsidP="00B62BED">
      <w:pPr>
        <w:pStyle w:val="NormalWeb"/>
        <w:shd w:val="clear" w:color="auto" w:fill="FFFFFF"/>
        <w:rPr>
          <w:rFonts w:ascii="Verdana" w:hAnsi="Verdana"/>
          <w:color w:val="000000"/>
          <w:sz w:val="20"/>
          <w:szCs w:val="20"/>
        </w:rPr>
      </w:pPr>
      <w:r>
        <w:rPr>
          <w:rFonts w:ascii="Verdana" w:hAnsi="Verdana"/>
          <w:color w:val="000000"/>
          <w:sz w:val="20"/>
          <w:szCs w:val="20"/>
        </w:rPr>
        <w:t>However, there are many differences between ArrayList and LinkedList classes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37"/>
        <w:gridCol w:w="7798"/>
      </w:tblGrid>
      <w:tr w:rsidR="00B62BED" w:rsidTr="00B62BED">
        <w:tc>
          <w:tcPr>
            <w:tcW w:w="5237" w:type="dxa"/>
            <w:shd w:val="clear" w:color="auto" w:fill="C7CCBE"/>
            <w:tcMar>
              <w:top w:w="180" w:type="dxa"/>
              <w:left w:w="180" w:type="dxa"/>
              <w:bottom w:w="180" w:type="dxa"/>
              <w:right w:w="180" w:type="dxa"/>
            </w:tcMar>
            <w:hideMark/>
          </w:tcPr>
          <w:p w:rsidR="00B62BED" w:rsidRDefault="00B62BED">
            <w:pPr>
              <w:rPr>
                <w:rFonts w:ascii="Times New Roman" w:hAnsi="Times New Roman"/>
                <w:b/>
                <w:bCs/>
                <w:color w:val="000000"/>
                <w:sz w:val="26"/>
                <w:szCs w:val="26"/>
              </w:rPr>
            </w:pPr>
            <w:r>
              <w:rPr>
                <w:b/>
                <w:bCs/>
                <w:color w:val="000000"/>
                <w:sz w:val="26"/>
                <w:szCs w:val="26"/>
              </w:rPr>
              <w:t>ArrayList</w:t>
            </w:r>
          </w:p>
        </w:tc>
        <w:tc>
          <w:tcPr>
            <w:tcW w:w="7798" w:type="dxa"/>
            <w:shd w:val="clear" w:color="auto" w:fill="C7CCBE"/>
            <w:tcMar>
              <w:top w:w="180" w:type="dxa"/>
              <w:left w:w="180" w:type="dxa"/>
              <w:bottom w:w="180" w:type="dxa"/>
              <w:right w:w="180" w:type="dxa"/>
            </w:tcMar>
            <w:hideMark/>
          </w:tcPr>
          <w:p w:rsidR="00B62BED" w:rsidRDefault="00B62BED">
            <w:pPr>
              <w:rPr>
                <w:b/>
                <w:bCs/>
                <w:color w:val="000000"/>
                <w:sz w:val="26"/>
                <w:szCs w:val="26"/>
              </w:rPr>
            </w:pPr>
            <w:r>
              <w:rPr>
                <w:b/>
                <w:bCs/>
                <w:color w:val="000000"/>
                <w:sz w:val="26"/>
                <w:szCs w:val="26"/>
              </w:rPr>
              <w:t>LinkedList</w:t>
            </w:r>
          </w:p>
        </w:tc>
      </w:tr>
      <w:tr w:rsidR="00B62BED" w:rsidTr="00B62BED">
        <w:tc>
          <w:tcPr>
            <w:tcW w:w="52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1) ArrayList internally uses a </w:t>
            </w:r>
            <w:r>
              <w:rPr>
                <w:rStyle w:val="Strong"/>
                <w:rFonts w:ascii="Verdana" w:hAnsi="Verdana"/>
                <w:color w:val="000000"/>
                <w:sz w:val="20"/>
                <w:szCs w:val="20"/>
              </w:rPr>
              <w:t>dynamic array</w:t>
            </w:r>
            <w:r>
              <w:rPr>
                <w:rFonts w:ascii="Verdana" w:hAnsi="Verdana"/>
                <w:color w:val="000000"/>
                <w:sz w:val="20"/>
                <w:szCs w:val="20"/>
              </w:rPr>
              <w:t> to store the elements.</w:t>
            </w:r>
          </w:p>
        </w:tc>
        <w:tc>
          <w:tcPr>
            <w:tcW w:w="779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BED" w:rsidRDefault="00B62BED">
            <w:pPr>
              <w:spacing w:line="345" w:lineRule="atLeast"/>
              <w:ind w:left="300"/>
              <w:rPr>
                <w:rStyle w:val="Strong"/>
                <w:rFonts w:ascii="Verdana" w:hAnsi="Verdana"/>
                <w:color w:val="000000"/>
                <w:sz w:val="20"/>
                <w:szCs w:val="20"/>
              </w:rPr>
            </w:pPr>
            <w:r>
              <w:rPr>
                <w:rFonts w:ascii="Verdana" w:hAnsi="Verdana"/>
                <w:color w:val="000000"/>
                <w:sz w:val="20"/>
                <w:szCs w:val="20"/>
              </w:rPr>
              <w:t>LinkedList internally uses a </w:t>
            </w:r>
            <w:r>
              <w:rPr>
                <w:rStyle w:val="Strong"/>
                <w:rFonts w:ascii="Verdana" w:hAnsi="Verdana"/>
                <w:color w:val="000000"/>
                <w:sz w:val="20"/>
                <w:szCs w:val="20"/>
              </w:rPr>
              <w:t>doubly linked list</w:t>
            </w:r>
          </w:p>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 to store the elements.</w:t>
            </w:r>
          </w:p>
        </w:tc>
      </w:tr>
      <w:tr w:rsidR="00B62BED" w:rsidTr="00B62BED">
        <w:tc>
          <w:tcPr>
            <w:tcW w:w="52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2) Manipulation with ArrayList is </w:t>
            </w:r>
            <w:r>
              <w:rPr>
                <w:rStyle w:val="Strong"/>
                <w:rFonts w:ascii="Verdana" w:hAnsi="Verdana"/>
                <w:color w:val="000000"/>
                <w:sz w:val="20"/>
                <w:szCs w:val="20"/>
              </w:rPr>
              <w:t>slow</w:t>
            </w:r>
            <w:r>
              <w:rPr>
                <w:rFonts w:ascii="Verdana" w:hAnsi="Verdana"/>
                <w:color w:val="000000"/>
                <w:sz w:val="20"/>
                <w:szCs w:val="20"/>
              </w:rPr>
              <w:t> because it internally uses an array. If any element is removed from the array, all the bits are shifted in memory.</w:t>
            </w:r>
          </w:p>
        </w:tc>
        <w:tc>
          <w:tcPr>
            <w:tcW w:w="779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Manipulation with LinkedList is </w:t>
            </w:r>
            <w:r>
              <w:rPr>
                <w:rStyle w:val="Strong"/>
                <w:rFonts w:ascii="Verdana" w:hAnsi="Verdana"/>
                <w:color w:val="000000"/>
                <w:sz w:val="20"/>
                <w:szCs w:val="20"/>
              </w:rPr>
              <w:t>faster</w:t>
            </w:r>
            <w:r>
              <w:rPr>
                <w:rFonts w:ascii="Verdana" w:hAnsi="Verdana"/>
                <w:color w:val="000000"/>
                <w:sz w:val="20"/>
                <w:szCs w:val="20"/>
              </w:rPr>
              <w:t> than</w:t>
            </w:r>
          </w:p>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 xml:space="preserve"> ArrayList because it uses a doubly linked list,</w:t>
            </w:r>
          </w:p>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 xml:space="preserve"> so no bit shifting is required in memory.</w:t>
            </w:r>
          </w:p>
        </w:tc>
      </w:tr>
      <w:tr w:rsidR="00B62BED" w:rsidTr="00B62BED">
        <w:tc>
          <w:tcPr>
            <w:tcW w:w="523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3) An ArrayList class can </w:t>
            </w:r>
            <w:r>
              <w:rPr>
                <w:rStyle w:val="Strong"/>
                <w:rFonts w:ascii="Verdana" w:hAnsi="Verdana"/>
                <w:color w:val="000000"/>
                <w:sz w:val="20"/>
                <w:szCs w:val="20"/>
              </w:rPr>
              <w:t>act as a list</w:t>
            </w:r>
            <w:r>
              <w:rPr>
                <w:rFonts w:ascii="Verdana" w:hAnsi="Verdana"/>
                <w:color w:val="000000"/>
                <w:sz w:val="20"/>
                <w:szCs w:val="20"/>
              </w:rPr>
              <w:t> only because it implements List only.</w:t>
            </w:r>
          </w:p>
        </w:tc>
        <w:tc>
          <w:tcPr>
            <w:tcW w:w="779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2BED" w:rsidRDefault="00B62BED">
            <w:pPr>
              <w:spacing w:line="345" w:lineRule="atLeast"/>
              <w:ind w:left="300"/>
              <w:rPr>
                <w:rStyle w:val="Strong"/>
                <w:rFonts w:ascii="Verdana" w:hAnsi="Verdana"/>
                <w:color w:val="000000"/>
                <w:sz w:val="20"/>
                <w:szCs w:val="20"/>
              </w:rPr>
            </w:pPr>
            <w:r>
              <w:rPr>
                <w:rFonts w:ascii="Verdana" w:hAnsi="Verdana"/>
                <w:color w:val="000000"/>
                <w:sz w:val="20"/>
                <w:szCs w:val="20"/>
              </w:rPr>
              <w:t>LinkedList class can </w:t>
            </w:r>
            <w:r>
              <w:rPr>
                <w:rStyle w:val="Strong"/>
                <w:rFonts w:ascii="Verdana" w:hAnsi="Verdana"/>
                <w:color w:val="000000"/>
                <w:sz w:val="20"/>
                <w:szCs w:val="20"/>
              </w:rPr>
              <w:t>act as a list and queue</w:t>
            </w:r>
          </w:p>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 both because it implements List and Deque</w:t>
            </w:r>
          </w:p>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 xml:space="preserve"> interfaces.</w:t>
            </w:r>
          </w:p>
        </w:tc>
      </w:tr>
      <w:tr w:rsidR="00B62BED" w:rsidTr="00B62BED">
        <w:tc>
          <w:tcPr>
            <w:tcW w:w="523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lastRenderedPageBreak/>
              <w:t>4) ArrayList is </w:t>
            </w:r>
            <w:r>
              <w:rPr>
                <w:rStyle w:val="Strong"/>
                <w:rFonts w:ascii="Verdana" w:hAnsi="Verdana"/>
                <w:color w:val="000000"/>
                <w:sz w:val="20"/>
                <w:szCs w:val="20"/>
              </w:rPr>
              <w:t>better for storing and accessing</w:t>
            </w:r>
            <w:r>
              <w:rPr>
                <w:rFonts w:ascii="Verdana" w:hAnsi="Verdana"/>
                <w:color w:val="000000"/>
                <w:sz w:val="20"/>
                <w:szCs w:val="20"/>
              </w:rPr>
              <w:t> data.</w:t>
            </w:r>
          </w:p>
        </w:tc>
        <w:tc>
          <w:tcPr>
            <w:tcW w:w="779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2BED" w:rsidRDefault="00B62BED">
            <w:pPr>
              <w:spacing w:line="345" w:lineRule="atLeast"/>
              <w:ind w:left="300"/>
              <w:rPr>
                <w:rFonts w:ascii="Verdana" w:hAnsi="Verdana"/>
                <w:color w:val="000000"/>
                <w:sz w:val="20"/>
                <w:szCs w:val="20"/>
              </w:rPr>
            </w:pPr>
            <w:r>
              <w:rPr>
                <w:rFonts w:ascii="Verdana" w:hAnsi="Verdana"/>
                <w:color w:val="000000"/>
                <w:sz w:val="20"/>
                <w:szCs w:val="20"/>
              </w:rPr>
              <w:t>LinkedList is </w:t>
            </w:r>
            <w:r>
              <w:rPr>
                <w:rStyle w:val="Strong"/>
                <w:rFonts w:ascii="Verdana" w:hAnsi="Verdana"/>
                <w:color w:val="000000"/>
                <w:sz w:val="20"/>
                <w:szCs w:val="20"/>
              </w:rPr>
              <w:t>better for manipulating</w:t>
            </w:r>
            <w:r>
              <w:rPr>
                <w:rFonts w:ascii="Verdana" w:hAnsi="Verdana"/>
                <w:color w:val="000000"/>
                <w:sz w:val="20"/>
                <w:szCs w:val="20"/>
              </w:rPr>
              <w:t> data.</w:t>
            </w:r>
          </w:p>
        </w:tc>
      </w:tr>
    </w:tbl>
    <w:p w:rsidR="00B62BED"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21.what is Map?Difference between HashMap and LinkedHashmap?</w:t>
      </w:r>
    </w:p>
    <w:p w:rsidR="00310C00" w:rsidRDefault="00B62BED"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Pr>
          <w:noProof/>
        </w:rPr>
        <w:drawing>
          <wp:inline distT="0" distB="0" distL="0" distR="0">
            <wp:extent cx="5238750" cy="7029450"/>
            <wp:effectExtent l="0" t="0" r="0" b="0"/>
            <wp:docPr id="29" name="Picture 29" descr="http://cdn.differencebetween.net/wp-content/uploads/2018/09/HashMap-vs-LinkedHash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dn.differencebetween.net/wp-content/uploads/2018/09/HashMap-vs-LinkedHashMa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8750" cy="7029450"/>
                    </a:xfrm>
                    <a:prstGeom prst="rect">
                      <a:avLst/>
                    </a:prstGeom>
                    <a:noFill/>
                    <a:ln>
                      <a:noFill/>
                    </a:ln>
                  </pic:spPr>
                </pic:pic>
              </a:graphicData>
            </a:graphic>
          </wp:inline>
        </w:drawing>
      </w:r>
      <w:r w:rsidR="002E3E77" w:rsidRPr="00094CB6">
        <w:rPr>
          <w:rFonts w:asciiTheme="minorHAnsi" w:hAnsiTheme="minorHAnsi" w:cstheme="minorHAnsi"/>
          <w:color w:val="FF0000"/>
          <w:sz w:val="28"/>
          <w:szCs w:val="28"/>
        </w:rPr>
        <w:br/>
        <w:t>22.How to make map as Synchronized map?</w:t>
      </w:r>
    </w:p>
    <w:p w:rsidR="00310C00" w:rsidRDefault="00310C00" w:rsidP="00310C00">
      <w:pPr>
        <w:pStyle w:val="NormalWeb"/>
        <w:shd w:val="clear" w:color="auto" w:fill="FFFFFF"/>
        <w:spacing w:before="0" w:beforeAutospacing="0" w:after="390" w:afterAutospacing="0"/>
        <w:rPr>
          <w:rFonts w:ascii="Arial" w:hAnsi="Arial" w:cs="Arial"/>
          <w:color w:val="222426"/>
          <w:sz w:val="26"/>
          <w:szCs w:val="26"/>
        </w:rPr>
      </w:pPr>
      <w:hyperlink r:id="rId72" w:tgtFrame="_blank" w:history="1">
        <w:r>
          <w:rPr>
            <w:rStyle w:val="Hyperlink"/>
            <w:rFonts w:ascii="Arial" w:hAnsi="Arial" w:cs="Arial"/>
            <w:color w:val="7DC246"/>
            <w:sz w:val="26"/>
            <w:szCs w:val="26"/>
          </w:rPr>
          <w:t>HashMap is a non-synchronized collection class</w:t>
        </w:r>
      </w:hyperlink>
      <w:r>
        <w:rPr>
          <w:rFonts w:ascii="Arial" w:hAnsi="Arial" w:cs="Arial"/>
          <w:color w:val="222426"/>
          <w:sz w:val="26"/>
          <w:szCs w:val="26"/>
        </w:rPr>
        <w:t>. If we need to perform thread-safe operations on it then we must need to synchronize it explicitly. In this tutorial we will see how to synchronize </w:t>
      </w:r>
      <w:r>
        <w:rPr>
          <w:rStyle w:val="HTMLCode"/>
          <w:rFonts w:ascii="Arial" w:hAnsi="Arial" w:cs="Arial"/>
          <w:color w:val="222426"/>
          <w:shd w:val="clear" w:color="auto" w:fill="EEEEEE"/>
        </w:rPr>
        <w:t>HashMap</w:t>
      </w:r>
      <w:r>
        <w:rPr>
          <w:rFonts w:ascii="Arial" w:hAnsi="Arial" w:cs="Arial"/>
          <w:color w:val="222426"/>
          <w:sz w:val="26"/>
          <w:szCs w:val="26"/>
        </w:rPr>
        <w:t>.</w:t>
      </w:r>
    </w:p>
    <w:p w:rsidR="00310C00" w:rsidRDefault="00310C00" w:rsidP="00310C00">
      <w:pPr>
        <w:pStyle w:val="Heading4"/>
        <w:shd w:val="clear" w:color="auto" w:fill="FFFFFF"/>
        <w:spacing w:before="0" w:beforeAutospacing="0" w:after="240" w:afterAutospacing="0"/>
        <w:rPr>
          <w:rFonts w:ascii="Trebuchet MS" w:hAnsi="Trebuchet MS"/>
          <w:color w:val="444542"/>
          <w:sz w:val="30"/>
          <w:szCs w:val="30"/>
        </w:rPr>
      </w:pPr>
      <w:r>
        <w:rPr>
          <w:rFonts w:ascii="Trebuchet MS" w:hAnsi="Trebuchet MS"/>
          <w:color w:val="444542"/>
          <w:sz w:val="30"/>
          <w:szCs w:val="30"/>
        </w:rPr>
        <w:t>Example:</w:t>
      </w:r>
    </w:p>
    <w:p w:rsidR="00310C00" w:rsidRDefault="00310C00" w:rsidP="00310C00">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a HashMap&lt;Integer, String&gt; it is having integer keys and String type values. In order to synchronize it we are using </w:t>
      </w:r>
      <w:hyperlink r:id="rId73" w:anchor="synchronizedMap(java.util.Map)" w:tgtFrame="_blank" w:history="1">
        <w:r>
          <w:rPr>
            <w:rStyle w:val="Hyperlink"/>
            <w:rFonts w:ascii="Arial" w:hAnsi="Arial" w:cs="Arial"/>
            <w:color w:val="7DC246"/>
            <w:sz w:val="26"/>
            <w:szCs w:val="26"/>
          </w:rPr>
          <w:t>Collections.synchronizedMap(hashmap)</w:t>
        </w:r>
      </w:hyperlink>
      <w:r>
        <w:rPr>
          <w:rFonts w:ascii="Arial" w:hAnsi="Arial" w:cs="Arial"/>
          <w:color w:val="222426"/>
          <w:sz w:val="26"/>
          <w:szCs w:val="26"/>
        </w:rPr>
        <w:t>  it returns a thread-safe map backed up by the specified HashMap.</w:t>
      </w:r>
    </w:p>
    <w:p w:rsidR="00310C00" w:rsidRDefault="00310C00" w:rsidP="00310C00">
      <w:pPr>
        <w:pStyle w:val="HTMLPreformatted"/>
        <w:shd w:val="clear" w:color="auto" w:fill="EEEEEE"/>
        <w:rPr>
          <w:rFonts w:ascii="Consolas" w:hAnsi="Consolas"/>
          <w:color w:val="222426"/>
        </w:rPr>
      </w:pPr>
      <w:r>
        <w:rPr>
          <w:rStyle w:val="typ"/>
          <w:rFonts w:ascii="Consolas" w:hAnsi="Consolas"/>
          <w:color w:val="2B91AF"/>
        </w:rPr>
        <w:t>Map</w:t>
      </w:r>
      <w:r>
        <w:rPr>
          <w:rStyle w:val="pln"/>
          <w:rFonts w:ascii="Consolas" w:hAnsi="Consolas"/>
          <w:color w:val="000000"/>
        </w:rPr>
        <w:t xml:space="preserve"> map </w:t>
      </w:r>
      <w:r>
        <w:rPr>
          <w:rStyle w:val="pun"/>
          <w:rFonts w:ascii="Consolas" w:hAnsi="Consolas"/>
          <w:color w:val="000000"/>
        </w:rPr>
        <w:t>=</w:t>
      </w:r>
      <w:r>
        <w:rPr>
          <w:rStyle w:val="pln"/>
          <w:rFonts w:ascii="Consolas" w:hAnsi="Consolas"/>
          <w:color w:val="000000"/>
        </w:rPr>
        <w:t xml:space="preserve"> </w:t>
      </w:r>
      <w:r>
        <w:rPr>
          <w:rStyle w:val="typ"/>
          <w:rFonts w:ascii="Consolas" w:hAnsi="Consolas"/>
          <w:color w:val="2B91AF"/>
        </w:rPr>
        <w:t>Collections</w:t>
      </w:r>
      <w:r>
        <w:rPr>
          <w:rStyle w:val="pun"/>
          <w:rFonts w:ascii="Consolas" w:hAnsi="Consolas"/>
          <w:color w:val="000000"/>
        </w:rPr>
        <w:t>.</w:t>
      </w:r>
      <w:r>
        <w:rPr>
          <w:rStyle w:val="pln"/>
          <w:rFonts w:ascii="Consolas" w:hAnsi="Consolas"/>
          <w:color w:val="000000"/>
        </w:rPr>
        <w:t>synchronizedMap</w:t>
      </w:r>
      <w:r>
        <w:rPr>
          <w:rStyle w:val="pun"/>
          <w:rFonts w:ascii="Consolas" w:hAnsi="Consolas"/>
          <w:color w:val="000000"/>
        </w:rPr>
        <w:t>(</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HashMap</w:t>
      </w:r>
      <w:r>
        <w:rPr>
          <w:rStyle w:val="pun"/>
          <w:rFonts w:ascii="Consolas" w:hAnsi="Consolas"/>
          <w:color w:val="000000"/>
        </w:rPr>
        <w:t>());</w:t>
      </w:r>
    </w:p>
    <w:p w:rsidR="00310C00"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23.Internal of Map and Set?How to put and get is working?</w:t>
      </w:r>
      <w:r w:rsidRPr="00094CB6">
        <w:rPr>
          <w:rFonts w:asciiTheme="minorHAnsi" w:hAnsiTheme="minorHAnsi" w:cstheme="minorHAnsi"/>
          <w:color w:val="FF0000"/>
          <w:sz w:val="28"/>
          <w:szCs w:val="28"/>
        </w:rPr>
        <w:br/>
        <w:t>24.What is equals() and hashcode()?Example with code?</w:t>
      </w:r>
      <w:r w:rsidRPr="00094CB6">
        <w:rPr>
          <w:rFonts w:asciiTheme="minorHAnsi" w:hAnsiTheme="minorHAnsi" w:cstheme="minorHAnsi"/>
          <w:color w:val="FF0000"/>
          <w:sz w:val="28"/>
          <w:szCs w:val="28"/>
        </w:rPr>
        <w:br/>
        <w:t>23.what is the difference between == and ===?</w:t>
      </w:r>
    </w:p>
    <w:p w:rsidR="00310C00" w:rsidRDefault="00310C00" w:rsidP="00310C00">
      <w:pPr>
        <w:pStyle w:val="Heading1"/>
        <w:spacing w:before="0" w:after="225"/>
        <w:textAlignment w:val="baseline"/>
        <w:rPr>
          <w:sz w:val="42"/>
          <w:szCs w:val="42"/>
        </w:rPr>
      </w:pPr>
      <w:r>
        <w:rPr>
          <w:b/>
          <w:bCs/>
          <w:sz w:val="42"/>
          <w:szCs w:val="42"/>
        </w:rPr>
        <w:t>Difference between == and === operator in JavaScript</w:t>
      </w:r>
    </w:p>
    <w:p w:rsidR="00310C00" w:rsidRDefault="00310C00" w:rsidP="00310C00">
      <w:pPr>
        <w:pStyle w:val="NormalWeb"/>
        <w:spacing w:before="0" w:beforeAutospacing="0" w:after="0" w:afterAutospacing="0"/>
        <w:textAlignment w:val="baseline"/>
        <w:rPr>
          <w:rFonts w:ascii="Arial" w:hAnsi="Arial" w:cs="Arial"/>
        </w:rPr>
      </w:pPr>
      <w:r>
        <w:rPr>
          <w:rFonts w:ascii="Arial" w:hAnsi="Arial" w:cs="Arial"/>
        </w:rPr>
        <w:t>The ‘==’ operator tests for abstract equality i.e. it </w:t>
      </w:r>
      <w:r>
        <w:rPr>
          <w:rStyle w:val="Strong"/>
          <w:rFonts w:ascii="Arial" w:hAnsi="Arial" w:cs="Arial"/>
          <w:bdr w:val="none" w:sz="0" w:space="0" w:color="auto" w:frame="1"/>
        </w:rPr>
        <w:t>does</w:t>
      </w:r>
      <w:r>
        <w:rPr>
          <w:rFonts w:ascii="Arial" w:hAnsi="Arial" w:cs="Arial"/>
        </w:rPr>
        <w:t> the necessary type conversions before doing the equality comparison.</w:t>
      </w:r>
      <w:r>
        <w:rPr>
          <w:rFonts w:ascii="Arial" w:hAnsi="Arial" w:cs="Arial"/>
        </w:rPr>
        <w:br/>
        <w:t>But the ‘===’ operator tests for strict equality i.e it will </w:t>
      </w:r>
      <w:r>
        <w:rPr>
          <w:rStyle w:val="Strong"/>
          <w:rFonts w:ascii="Arial" w:hAnsi="Arial" w:cs="Arial"/>
          <w:bdr w:val="none" w:sz="0" w:space="0" w:color="auto" w:frame="1"/>
        </w:rPr>
        <w:t>not</w:t>
      </w:r>
      <w:r>
        <w:rPr>
          <w:rFonts w:ascii="Arial" w:hAnsi="Arial" w:cs="Arial"/>
        </w:rPr>
        <w:t> do the type conversion hence if the two values are not of the same type, when compared, it will return false.</w:t>
      </w:r>
    </w:p>
    <w:p w:rsidR="00310C00" w:rsidRDefault="00310C00" w:rsidP="00310C00">
      <w:pPr>
        <w:pStyle w:val="NormalWeb"/>
        <w:spacing w:before="0" w:beforeAutospacing="0" w:after="150" w:afterAutospacing="0"/>
        <w:textAlignment w:val="baseline"/>
        <w:rPr>
          <w:rFonts w:ascii="Arial" w:hAnsi="Arial" w:cs="Arial"/>
        </w:rPr>
      </w:pPr>
      <w:r>
        <w:rPr>
          <w:rFonts w:ascii="Arial" w:hAnsi="Arial" w:cs="Arial"/>
        </w:rPr>
        <w:t>Example 1:</w:t>
      </w:r>
    </w:p>
    <w:p w:rsidR="00310C00" w:rsidRDefault="00310C00" w:rsidP="00310C00">
      <w:pPr>
        <w:spacing w:line="285" w:lineRule="atLeast"/>
        <w:jc w:val="both"/>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filter_none</w:t>
      </w:r>
    </w:p>
    <w:p w:rsidR="00310C00" w:rsidRDefault="00310C00" w:rsidP="00310C0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rsidR="00310C00" w:rsidRDefault="00310C00" w:rsidP="00310C0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play_arrow</w:t>
      </w:r>
    </w:p>
    <w:p w:rsidR="00310C00" w:rsidRDefault="00310C00" w:rsidP="00310C00">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310C00" w:rsidTr="00310C00">
        <w:tc>
          <w:tcPr>
            <w:tcW w:w="9000" w:type="dxa"/>
            <w:vAlign w:val="center"/>
            <w:hideMark/>
          </w:tcPr>
          <w:p w:rsidR="00310C00" w:rsidRDefault="00310C00" w:rsidP="00310C00">
            <w:pPr>
              <w:rPr>
                <w:rFonts w:ascii="Times New Roman" w:hAnsi="Times New Roman" w:cs="Times New Roman"/>
              </w:rPr>
            </w:pPr>
            <w:r>
              <w:rPr>
                <w:rStyle w:val="HTMLCode"/>
                <w:rFonts w:eastAsiaTheme="minorHAnsi"/>
              </w:rPr>
              <w:t xml:space="preserve">&lt;script&gt; </w:t>
            </w:r>
          </w:p>
          <w:p w:rsidR="00310C00" w:rsidRDefault="00310C00" w:rsidP="00310C00">
            <w:r>
              <w:rPr>
                <w:rStyle w:val="HTMLCode"/>
                <w:rFonts w:eastAsiaTheme="minorHAnsi"/>
              </w:rPr>
              <w:t xml:space="preserve">    // In R.H.S. string "3" is converted into </w:t>
            </w:r>
          </w:p>
          <w:p w:rsidR="00310C00" w:rsidRDefault="00310C00" w:rsidP="00310C00">
            <w:r>
              <w:rPr>
                <w:rStyle w:val="HTMLCode"/>
                <w:rFonts w:eastAsiaTheme="minorHAnsi"/>
              </w:rPr>
              <w:t xml:space="preserve">    // number 3, hence returns true. </w:t>
            </w:r>
          </w:p>
          <w:p w:rsidR="00310C00" w:rsidRDefault="00310C00" w:rsidP="00310C00">
            <w:r>
              <w:rPr>
                <w:rStyle w:val="HTMLCode"/>
                <w:rFonts w:eastAsiaTheme="minorHAnsi"/>
              </w:rPr>
              <w:t xml:space="preserve">    document.write(9 == "9");  </w:t>
            </w:r>
          </w:p>
          <w:p w:rsidR="00310C00" w:rsidRDefault="00310C00" w:rsidP="00310C00">
            <w:r>
              <w:rPr>
                <w:rStyle w:val="HTMLCode"/>
                <w:rFonts w:eastAsiaTheme="minorHAnsi"/>
              </w:rPr>
              <w:t>     </w:t>
            </w:r>
            <w:r>
              <w:t> </w:t>
            </w:r>
          </w:p>
          <w:p w:rsidR="00310C00" w:rsidRDefault="00310C00" w:rsidP="00310C00">
            <w:r>
              <w:rPr>
                <w:rStyle w:val="HTMLCode"/>
                <w:rFonts w:eastAsiaTheme="minorHAnsi"/>
              </w:rPr>
              <w:t xml:space="preserve">    // used for next line </w:t>
            </w:r>
          </w:p>
          <w:p w:rsidR="00310C00" w:rsidRDefault="00310C00" w:rsidP="00310C00">
            <w:r>
              <w:rPr>
                <w:rStyle w:val="HTMLCode"/>
                <w:rFonts w:eastAsiaTheme="minorHAnsi"/>
              </w:rPr>
              <w:t xml:space="preserve">    document.write('&lt;br&gt;') </w:t>
            </w:r>
          </w:p>
          <w:p w:rsidR="00310C00" w:rsidRDefault="00310C00" w:rsidP="00310C00">
            <w:r>
              <w:rPr>
                <w:rStyle w:val="HTMLCode"/>
                <w:rFonts w:eastAsiaTheme="minorHAnsi"/>
              </w:rPr>
              <w:t>  </w:t>
            </w:r>
            <w:r>
              <w:t> </w:t>
            </w:r>
          </w:p>
          <w:p w:rsidR="00310C00" w:rsidRDefault="00310C00" w:rsidP="00310C00">
            <w:r>
              <w:rPr>
                <w:rStyle w:val="HTMLCode"/>
                <w:rFonts w:eastAsiaTheme="minorHAnsi"/>
              </w:rPr>
              <w:t xml:space="preserve">    // Here no type conversion takes place, </w:t>
            </w:r>
          </w:p>
          <w:p w:rsidR="00310C00" w:rsidRDefault="00310C00" w:rsidP="00310C00">
            <w:r>
              <w:rPr>
                <w:rStyle w:val="HTMLCode"/>
                <w:rFonts w:eastAsiaTheme="minorHAnsi"/>
              </w:rPr>
              <w:lastRenderedPageBreak/>
              <w:t xml:space="preserve">    // hence returns false </w:t>
            </w:r>
          </w:p>
          <w:p w:rsidR="00310C00" w:rsidRDefault="00310C00" w:rsidP="00310C00">
            <w:r>
              <w:rPr>
                <w:rStyle w:val="HTMLCode"/>
                <w:rFonts w:eastAsiaTheme="minorHAnsi"/>
              </w:rPr>
              <w:t>    document.write(9 === "9"); </w:t>
            </w:r>
          </w:p>
        </w:tc>
      </w:tr>
    </w:tbl>
    <w:p w:rsidR="00310C00"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24.When we get ConcurrentModificationException in Map?and How to resolve it?</w:t>
      </w:r>
    </w:p>
    <w:p w:rsidR="00310C00" w:rsidRDefault="00310C00" w:rsidP="002E3E77">
      <w:pPr>
        <w:pStyle w:val="NormalWeb"/>
        <w:shd w:val="clear" w:color="auto" w:fill="FFFFFF"/>
        <w:spacing w:before="90" w:beforeAutospacing="0" w:after="90" w:afterAutospacing="0"/>
        <w:rPr>
          <w:rFonts w:ascii="Arial" w:hAnsi="Arial" w:cs="Arial"/>
          <w:color w:val="37474F"/>
          <w:sz w:val="27"/>
          <w:szCs w:val="27"/>
          <w:shd w:val="clear" w:color="auto" w:fill="FFFFFF"/>
        </w:rPr>
      </w:pPr>
      <w:r>
        <w:rPr>
          <w:rFonts w:ascii="Arial" w:hAnsi="Arial" w:cs="Arial"/>
          <w:color w:val="37474F"/>
          <w:sz w:val="27"/>
          <w:szCs w:val="27"/>
          <w:shd w:val="clear" w:color="auto" w:fill="FFFFFF"/>
        </w:rPr>
        <w:t>java.util.ConcurrentModificationException is a very common exception when working with </w:t>
      </w:r>
      <w:hyperlink r:id="rId74" w:history="1">
        <w:r>
          <w:rPr>
            <w:rStyle w:val="Hyperlink"/>
            <w:rFonts w:ascii="Arial" w:hAnsi="Arial" w:cs="Arial"/>
            <w:color w:val="9B27B0"/>
            <w:sz w:val="27"/>
            <w:szCs w:val="27"/>
            <w:shd w:val="clear" w:color="auto" w:fill="FFFFFF"/>
          </w:rPr>
          <w:t>Java collection</w:t>
        </w:r>
      </w:hyperlink>
      <w:r>
        <w:rPr>
          <w:rFonts w:ascii="Arial" w:hAnsi="Arial" w:cs="Arial"/>
          <w:color w:val="37474F"/>
          <w:sz w:val="27"/>
          <w:szCs w:val="27"/>
          <w:shd w:val="clear" w:color="auto" w:fill="FFFFFF"/>
        </w:rPr>
        <w:t> classes. Java Collection classes are fail-fast, which means if the Collection will be changed while some thread is traversing over it using iterator, the </w:t>
      </w:r>
      <w:r>
        <w:rPr>
          <w:rStyle w:val="Emphasis"/>
          <w:rFonts w:ascii="Arial" w:hAnsi="Arial" w:cs="Arial"/>
          <w:color w:val="37474F"/>
          <w:sz w:val="27"/>
          <w:szCs w:val="27"/>
          <w:shd w:val="clear" w:color="auto" w:fill="FFFFFF"/>
        </w:rPr>
        <w:t>iterator.next()</w:t>
      </w:r>
      <w:r>
        <w:rPr>
          <w:rFonts w:ascii="Arial" w:hAnsi="Arial" w:cs="Arial"/>
          <w:color w:val="37474F"/>
          <w:sz w:val="27"/>
          <w:szCs w:val="27"/>
          <w:shd w:val="clear" w:color="auto" w:fill="FFFFFF"/>
        </w:rPr>
        <w:t> will throw </w:t>
      </w:r>
      <w:r>
        <w:rPr>
          <w:rStyle w:val="Strong"/>
          <w:rFonts w:ascii="Arial" w:hAnsi="Arial" w:cs="Arial"/>
          <w:color w:val="37474F"/>
          <w:sz w:val="27"/>
          <w:szCs w:val="27"/>
          <w:shd w:val="clear" w:color="auto" w:fill="FFFFFF"/>
        </w:rPr>
        <w:t>ConcurrentModificationException</w:t>
      </w:r>
      <w:r>
        <w:rPr>
          <w:rFonts w:ascii="Arial" w:hAnsi="Arial" w:cs="Arial"/>
          <w:color w:val="37474F"/>
          <w:sz w:val="27"/>
          <w:szCs w:val="27"/>
          <w:shd w:val="clear" w:color="auto" w:fill="FFFFFF"/>
        </w:rPr>
        <w:t>. Concurrent modification exception can come in case of multithreaded as well as a single threaded java programming environment.</w:t>
      </w:r>
    </w:p>
    <w:p w:rsidR="002018C2" w:rsidRDefault="002018C2" w:rsidP="002E3E77">
      <w:pPr>
        <w:pStyle w:val="NormalWeb"/>
        <w:shd w:val="clear" w:color="auto" w:fill="FFFFFF"/>
        <w:spacing w:before="90" w:beforeAutospacing="0" w:after="90" w:afterAutospacing="0"/>
        <w:rPr>
          <w:rFonts w:ascii="Arial" w:hAnsi="Arial" w:cs="Arial"/>
          <w:color w:val="37474F"/>
          <w:sz w:val="27"/>
          <w:szCs w:val="27"/>
          <w:shd w:val="clear" w:color="auto" w:fill="FFFFFF"/>
        </w:rPr>
      </w:pPr>
    </w:p>
    <w:p w:rsidR="002018C2" w:rsidRDefault="002018C2" w:rsidP="002018C2">
      <w:pPr>
        <w:pStyle w:val="Heading3"/>
        <w:shd w:val="clear" w:color="auto" w:fill="FFFFFF"/>
        <w:spacing w:before="450" w:after="300"/>
        <w:rPr>
          <w:rFonts w:ascii="var(--font-family--heading)" w:hAnsi="var(--font-family--heading)"/>
        </w:rPr>
      </w:pPr>
      <w:r>
        <w:rPr>
          <w:rFonts w:ascii="var(--font-family--heading)" w:hAnsi="var(--font-family--heading)"/>
        </w:rPr>
        <w:t>To Avoid ConcurrentModificationException in multi-threaded environment</w:t>
      </w:r>
    </w:p>
    <w:p w:rsidR="002018C2" w:rsidRDefault="002018C2" w:rsidP="0013606E">
      <w:pPr>
        <w:numPr>
          <w:ilvl w:val="0"/>
          <w:numId w:val="72"/>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You can convert the list to an array and then iterate on the array. This approach works well for small or medium size list but if the list is large then it will affect the performance a lot.</w:t>
      </w:r>
    </w:p>
    <w:p w:rsidR="002018C2" w:rsidRDefault="002018C2" w:rsidP="0013606E">
      <w:pPr>
        <w:numPr>
          <w:ilvl w:val="0"/>
          <w:numId w:val="72"/>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You can lock the list while iterating by putting it in a synchronized block. This approach is not recommended because it will cease the benefits of </w:t>
      </w:r>
      <w:hyperlink r:id="rId75" w:history="1">
        <w:r>
          <w:rPr>
            <w:rStyle w:val="Hyperlink"/>
            <w:rFonts w:ascii="Arial" w:hAnsi="Arial" w:cs="Arial"/>
            <w:color w:val="9B27B0"/>
            <w:sz w:val="27"/>
            <w:szCs w:val="27"/>
          </w:rPr>
          <w:t>multithreading</w:t>
        </w:r>
      </w:hyperlink>
      <w:r>
        <w:rPr>
          <w:rFonts w:ascii="Arial" w:hAnsi="Arial" w:cs="Arial"/>
          <w:color w:val="000000"/>
          <w:sz w:val="27"/>
          <w:szCs w:val="27"/>
        </w:rPr>
        <w:t>.</w:t>
      </w:r>
    </w:p>
    <w:p w:rsidR="002018C2" w:rsidRDefault="002018C2" w:rsidP="0013606E">
      <w:pPr>
        <w:numPr>
          <w:ilvl w:val="0"/>
          <w:numId w:val="72"/>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If you are using JDK1.5 or higher then you can use </w:t>
      </w:r>
      <w:r>
        <w:rPr>
          <w:rStyle w:val="Strong"/>
          <w:rFonts w:ascii="Arial" w:hAnsi="Arial" w:cs="Arial"/>
          <w:color w:val="000000"/>
          <w:sz w:val="27"/>
          <w:szCs w:val="27"/>
        </w:rPr>
        <w:t>ConcurrentHashMap</w:t>
      </w:r>
      <w:r>
        <w:rPr>
          <w:rFonts w:ascii="Arial" w:hAnsi="Arial" w:cs="Arial"/>
          <w:color w:val="000000"/>
          <w:sz w:val="27"/>
          <w:szCs w:val="27"/>
        </w:rPr>
        <w:t> and </w:t>
      </w:r>
      <w:r>
        <w:rPr>
          <w:rStyle w:val="Strong"/>
          <w:rFonts w:ascii="Arial" w:hAnsi="Arial" w:cs="Arial"/>
          <w:color w:val="000000"/>
          <w:sz w:val="27"/>
          <w:szCs w:val="27"/>
        </w:rPr>
        <w:t>CopyOnWriteArrayList</w:t>
      </w:r>
      <w:r>
        <w:rPr>
          <w:rFonts w:ascii="Arial" w:hAnsi="Arial" w:cs="Arial"/>
          <w:color w:val="000000"/>
          <w:sz w:val="27"/>
          <w:szCs w:val="27"/>
        </w:rPr>
        <w:t> classes. This is the recommended approach to avoid concurrent modification exception.</w:t>
      </w:r>
    </w:p>
    <w:p w:rsidR="002018C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25.What is MultiThreading?How to many ways to create the Thread with Example?</w:t>
      </w:r>
    </w:p>
    <w:p w:rsidR="002018C2" w:rsidRPr="002018C2" w:rsidRDefault="002018C2" w:rsidP="002018C2">
      <w:pPr>
        <w:shd w:val="clear" w:color="auto" w:fill="FFFFFF"/>
        <w:spacing w:after="240" w:line="240" w:lineRule="auto"/>
        <w:textAlignment w:val="baseline"/>
        <w:rPr>
          <w:rFonts w:ascii="Arial" w:eastAsia="Times New Roman" w:hAnsi="Arial" w:cs="Arial"/>
          <w:color w:val="242729"/>
          <w:sz w:val="23"/>
          <w:szCs w:val="23"/>
          <w:lang w:eastAsia="en-IN"/>
        </w:rPr>
      </w:pPr>
      <w:r w:rsidRPr="002018C2">
        <w:rPr>
          <w:rFonts w:ascii="Arial" w:eastAsia="Times New Roman" w:hAnsi="Arial" w:cs="Arial"/>
          <w:color w:val="242729"/>
          <w:sz w:val="23"/>
          <w:szCs w:val="23"/>
          <w:lang w:eastAsia="en-IN"/>
        </w:rPr>
        <w:t>Threads can be created mainly in 3 different ways</w:t>
      </w:r>
    </w:p>
    <w:p w:rsidR="002018C2" w:rsidRPr="002018C2" w:rsidRDefault="002018C2" w:rsidP="0013606E">
      <w:pPr>
        <w:numPr>
          <w:ilvl w:val="0"/>
          <w:numId w:val="73"/>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2018C2">
        <w:rPr>
          <w:rFonts w:ascii="inherit" w:eastAsia="Times New Roman" w:hAnsi="inherit" w:cs="Arial"/>
          <w:b/>
          <w:bCs/>
          <w:color w:val="242729"/>
          <w:sz w:val="23"/>
          <w:szCs w:val="23"/>
          <w:bdr w:val="none" w:sz="0" w:space="0" w:color="auto" w:frame="1"/>
          <w:lang w:eastAsia="en-IN"/>
        </w:rPr>
        <w:t>Extend</w:t>
      </w:r>
      <w:r w:rsidRPr="002018C2">
        <w:rPr>
          <w:rFonts w:ascii="inherit" w:eastAsia="Times New Roman" w:hAnsi="inherit" w:cs="Arial"/>
          <w:color w:val="242729"/>
          <w:sz w:val="23"/>
          <w:szCs w:val="23"/>
          <w:lang w:eastAsia="en-IN"/>
        </w:rPr>
        <w:t> the java.lang.</w:t>
      </w:r>
      <w:r w:rsidRPr="002018C2">
        <w:rPr>
          <w:rFonts w:ascii="inherit" w:eastAsia="Times New Roman" w:hAnsi="inherit" w:cs="Arial"/>
          <w:b/>
          <w:bCs/>
          <w:color w:val="242729"/>
          <w:sz w:val="23"/>
          <w:szCs w:val="23"/>
          <w:bdr w:val="none" w:sz="0" w:space="0" w:color="auto" w:frame="1"/>
          <w:lang w:eastAsia="en-IN"/>
        </w:rPr>
        <w:t>Thread</w:t>
      </w:r>
      <w:r w:rsidRPr="002018C2">
        <w:rPr>
          <w:rFonts w:ascii="inherit" w:eastAsia="Times New Roman" w:hAnsi="inherit" w:cs="Arial"/>
          <w:color w:val="242729"/>
          <w:sz w:val="23"/>
          <w:szCs w:val="23"/>
          <w:lang w:eastAsia="en-IN"/>
        </w:rPr>
        <w:t> class'</w:t>
      </w:r>
    </w:p>
    <w:p w:rsidR="002018C2" w:rsidRDefault="002018C2" w:rsidP="002018C2">
      <w:pPr>
        <w:pStyle w:val="NormalWeb"/>
        <w:shd w:val="clear" w:color="auto" w:fill="FFFFFF"/>
        <w:spacing w:before="90" w:beforeAutospacing="0" w:after="90" w:afterAutospacing="0"/>
        <w:rPr>
          <w:rFonts w:ascii="Arial" w:hAnsi="Arial" w:cs="Arial"/>
          <w:color w:val="242729"/>
          <w:sz w:val="23"/>
          <w:szCs w:val="23"/>
          <w:shd w:val="clear" w:color="auto" w:fill="FFFFFF"/>
        </w:rPr>
      </w:pPr>
      <w:r>
        <w:rPr>
          <w:rStyle w:val="Strong"/>
          <w:rFonts w:ascii="Arial" w:hAnsi="Arial" w:cs="Arial"/>
          <w:color w:val="242729"/>
          <w:sz w:val="23"/>
          <w:szCs w:val="23"/>
          <w:bdr w:val="none" w:sz="0" w:space="0" w:color="auto" w:frame="1"/>
          <w:shd w:val="clear" w:color="auto" w:fill="FFFFFF"/>
        </w:rPr>
        <w:t>2.  Implement</w:t>
      </w:r>
      <w:r>
        <w:rPr>
          <w:rFonts w:ascii="Arial" w:hAnsi="Arial" w:cs="Arial"/>
          <w:color w:val="242729"/>
          <w:sz w:val="23"/>
          <w:szCs w:val="23"/>
          <w:shd w:val="clear" w:color="auto" w:fill="FFFFFF"/>
        </w:rPr>
        <w:t> the java.lang.</w:t>
      </w:r>
      <w:r>
        <w:rPr>
          <w:rStyle w:val="Strong"/>
          <w:rFonts w:ascii="Arial" w:hAnsi="Arial" w:cs="Arial"/>
          <w:color w:val="242729"/>
          <w:sz w:val="23"/>
          <w:szCs w:val="23"/>
          <w:bdr w:val="none" w:sz="0" w:space="0" w:color="auto" w:frame="1"/>
          <w:shd w:val="clear" w:color="auto" w:fill="FFFFFF"/>
        </w:rPr>
        <w:t>Runnable</w:t>
      </w:r>
      <w:r>
        <w:rPr>
          <w:rFonts w:ascii="Arial" w:hAnsi="Arial" w:cs="Arial"/>
          <w:color w:val="242729"/>
          <w:sz w:val="23"/>
          <w:szCs w:val="23"/>
          <w:shd w:val="clear" w:color="auto" w:fill="FFFFFF"/>
        </w:rPr>
        <w:t> interface</w:t>
      </w:r>
    </w:p>
    <w:p w:rsidR="002018C2" w:rsidRPr="002018C2" w:rsidRDefault="002018C2" w:rsidP="002018C2">
      <w:pPr>
        <w:shd w:val="clear" w:color="auto" w:fill="FFFFFF"/>
        <w:spacing w:after="0" w:line="240" w:lineRule="auto"/>
        <w:textAlignment w:val="baseline"/>
        <w:rPr>
          <w:rFonts w:ascii="inherit" w:eastAsia="Times New Roman" w:hAnsi="inherit" w:cs="Arial"/>
          <w:color w:val="242729"/>
          <w:sz w:val="23"/>
          <w:szCs w:val="23"/>
          <w:lang w:eastAsia="en-IN"/>
        </w:rPr>
      </w:pPr>
      <w:r>
        <w:rPr>
          <w:rFonts w:ascii="inherit" w:eastAsia="Times New Roman" w:hAnsi="inherit" w:cs="Arial"/>
          <w:b/>
          <w:bCs/>
          <w:color w:val="242729"/>
          <w:sz w:val="23"/>
          <w:szCs w:val="23"/>
          <w:bdr w:val="none" w:sz="0" w:space="0" w:color="auto" w:frame="1"/>
          <w:lang w:eastAsia="en-IN"/>
        </w:rPr>
        <w:t>3.</w:t>
      </w:r>
      <w:r w:rsidRPr="002018C2">
        <w:rPr>
          <w:rFonts w:ascii="inherit" w:eastAsia="Times New Roman" w:hAnsi="inherit" w:cs="Arial"/>
          <w:b/>
          <w:bCs/>
          <w:color w:val="242729"/>
          <w:sz w:val="23"/>
          <w:szCs w:val="23"/>
          <w:bdr w:val="none" w:sz="0" w:space="0" w:color="auto" w:frame="1"/>
          <w:lang w:eastAsia="en-IN"/>
        </w:rPr>
        <w:t>Implement</w:t>
      </w:r>
      <w:r w:rsidRPr="002018C2">
        <w:rPr>
          <w:rFonts w:ascii="inherit" w:eastAsia="Times New Roman" w:hAnsi="inherit" w:cs="Arial"/>
          <w:color w:val="242729"/>
          <w:sz w:val="23"/>
          <w:szCs w:val="23"/>
          <w:lang w:eastAsia="en-IN"/>
        </w:rPr>
        <w:t> the java.util.concurrent.</w:t>
      </w:r>
      <w:r w:rsidRPr="002018C2">
        <w:rPr>
          <w:rFonts w:ascii="inherit" w:eastAsia="Times New Roman" w:hAnsi="inherit" w:cs="Arial"/>
          <w:b/>
          <w:bCs/>
          <w:color w:val="242729"/>
          <w:sz w:val="23"/>
          <w:szCs w:val="23"/>
          <w:bdr w:val="none" w:sz="0" w:space="0" w:color="auto" w:frame="1"/>
          <w:lang w:eastAsia="en-IN"/>
        </w:rPr>
        <w:t>Callable</w:t>
      </w:r>
      <w:r w:rsidRPr="002018C2">
        <w:rPr>
          <w:rFonts w:ascii="inherit" w:eastAsia="Times New Roman" w:hAnsi="inherit" w:cs="Arial"/>
          <w:color w:val="242729"/>
          <w:sz w:val="23"/>
          <w:szCs w:val="23"/>
          <w:lang w:eastAsia="en-IN"/>
        </w:rPr>
        <w:t> interface</w:t>
      </w: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2018C2">
        <w:rPr>
          <w:rFonts w:ascii="inherit" w:eastAsia="Times New Roman" w:hAnsi="inherit" w:cs="Courier New"/>
          <w:color w:val="101094"/>
          <w:sz w:val="20"/>
          <w:szCs w:val="20"/>
          <w:bdr w:val="none" w:sz="0" w:space="0" w:color="auto" w:frame="1"/>
          <w:lang w:eastAsia="en-IN"/>
        </w:rPr>
        <w:t>class</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2B91AF"/>
          <w:sz w:val="20"/>
          <w:szCs w:val="20"/>
          <w:bdr w:val="none" w:sz="0" w:space="0" w:color="auto" w:frame="1"/>
          <w:lang w:eastAsia="en-IN"/>
        </w:rPr>
        <w:t>Counter</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101094"/>
          <w:sz w:val="20"/>
          <w:szCs w:val="20"/>
          <w:bdr w:val="none" w:sz="0" w:space="0" w:color="auto" w:frame="1"/>
          <w:lang w:eastAsia="en-IN"/>
        </w:rPr>
        <w:t>implements</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2B91AF"/>
          <w:sz w:val="20"/>
          <w:szCs w:val="20"/>
          <w:bdr w:val="none" w:sz="0" w:space="0" w:color="auto" w:frame="1"/>
          <w:lang w:eastAsia="en-IN"/>
        </w:rPr>
        <w:t>Callable</w:t>
      </w:r>
      <w:r w:rsidRPr="002018C2">
        <w:rPr>
          <w:rFonts w:ascii="inherit" w:eastAsia="Times New Roman" w:hAnsi="inherit" w:cs="Courier New"/>
          <w:color w:val="303336"/>
          <w:sz w:val="20"/>
          <w:szCs w:val="20"/>
          <w:bdr w:val="none" w:sz="0" w:space="0" w:color="auto" w:frame="1"/>
          <w:lang w:eastAsia="en-IN"/>
        </w:rPr>
        <w:t xml:space="preserve"> {</w:t>
      </w: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101094"/>
          <w:sz w:val="20"/>
          <w:szCs w:val="20"/>
          <w:bdr w:val="none" w:sz="0" w:space="0" w:color="auto" w:frame="1"/>
          <w:lang w:eastAsia="en-IN"/>
        </w:rPr>
        <w:t>private</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101094"/>
          <w:sz w:val="20"/>
          <w:szCs w:val="20"/>
          <w:bdr w:val="none" w:sz="0" w:space="0" w:color="auto" w:frame="1"/>
          <w:lang w:eastAsia="en-IN"/>
        </w:rPr>
        <w:t>static</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101094"/>
          <w:sz w:val="20"/>
          <w:szCs w:val="20"/>
          <w:bdr w:val="none" w:sz="0" w:space="0" w:color="auto" w:frame="1"/>
          <w:lang w:eastAsia="en-IN"/>
        </w:rPr>
        <w:t>final</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101094"/>
          <w:sz w:val="20"/>
          <w:szCs w:val="20"/>
          <w:bdr w:val="none" w:sz="0" w:space="0" w:color="auto" w:frame="1"/>
          <w:lang w:eastAsia="en-IN"/>
        </w:rPr>
        <w:t>int</w:t>
      </w:r>
      <w:r w:rsidRPr="002018C2">
        <w:rPr>
          <w:rFonts w:ascii="inherit" w:eastAsia="Times New Roman" w:hAnsi="inherit" w:cs="Courier New"/>
          <w:color w:val="303336"/>
          <w:sz w:val="20"/>
          <w:szCs w:val="20"/>
          <w:bdr w:val="none" w:sz="0" w:space="0" w:color="auto" w:frame="1"/>
          <w:lang w:eastAsia="en-IN"/>
        </w:rPr>
        <w:t xml:space="preserve"> THREAD_POOL_SIZE = </w:t>
      </w:r>
      <w:r w:rsidRPr="002018C2">
        <w:rPr>
          <w:rFonts w:ascii="inherit" w:eastAsia="Times New Roman" w:hAnsi="inherit" w:cs="Courier New"/>
          <w:color w:val="7D2727"/>
          <w:sz w:val="20"/>
          <w:szCs w:val="20"/>
          <w:bdr w:val="none" w:sz="0" w:space="0" w:color="auto" w:frame="1"/>
          <w:lang w:eastAsia="en-IN"/>
        </w:rPr>
        <w:t>2</w:t>
      </w:r>
      <w:r w:rsidRPr="002018C2">
        <w:rPr>
          <w:rFonts w:ascii="inherit" w:eastAsia="Times New Roman" w:hAnsi="inherit" w:cs="Courier New"/>
          <w:color w:val="303336"/>
          <w:sz w:val="20"/>
          <w:szCs w:val="20"/>
          <w:bdr w:val="none" w:sz="0" w:space="0" w:color="auto" w:frame="1"/>
          <w:lang w:eastAsia="en-IN"/>
        </w:rPr>
        <w:t>;</w:t>
      </w: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858C93"/>
          <w:sz w:val="20"/>
          <w:szCs w:val="20"/>
          <w:bdr w:val="none" w:sz="0" w:space="0" w:color="auto" w:frame="1"/>
          <w:lang w:eastAsia="en-IN"/>
        </w:rPr>
        <w:t>// method where the thread execution takes place</w:t>
      </w: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101094"/>
          <w:sz w:val="20"/>
          <w:szCs w:val="20"/>
          <w:bdr w:val="none" w:sz="0" w:space="0" w:color="auto" w:frame="1"/>
          <w:lang w:eastAsia="en-IN"/>
        </w:rPr>
        <w:t>public</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2B91AF"/>
          <w:sz w:val="20"/>
          <w:szCs w:val="20"/>
          <w:bdr w:val="none" w:sz="0" w:space="0" w:color="auto" w:frame="1"/>
          <w:lang w:eastAsia="en-IN"/>
        </w:rPr>
        <w:t>String</w:t>
      </w:r>
      <w:r w:rsidRPr="002018C2">
        <w:rPr>
          <w:rFonts w:ascii="inherit" w:eastAsia="Times New Roman" w:hAnsi="inherit" w:cs="Courier New"/>
          <w:color w:val="303336"/>
          <w:sz w:val="20"/>
          <w:szCs w:val="20"/>
          <w:bdr w:val="none" w:sz="0" w:space="0" w:color="auto" w:frame="1"/>
          <w:lang w:eastAsia="en-IN"/>
        </w:rPr>
        <w:t xml:space="preserve"> call() {</w:t>
      </w: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101094"/>
          <w:sz w:val="20"/>
          <w:szCs w:val="20"/>
          <w:bdr w:val="none" w:sz="0" w:space="0" w:color="auto" w:frame="1"/>
          <w:lang w:eastAsia="en-IN"/>
        </w:rPr>
        <w:t>return</w:t>
      </w:r>
      <w:r w:rsidRPr="002018C2">
        <w:rPr>
          <w:rFonts w:ascii="inherit" w:eastAsia="Times New Roman" w:hAnsi="inherit" w:cs="Courier New"/>
          <w:color w:val="303336"/>
          <w:sz w:val="20"/>
          <w:szCs w:val="20"/>
          <w:bdr w:val="none" w:sz="0" w:space="0" w:color="auto" w:frame="1"/>
          <w:lang w:eastAsia="en-IN"/>
        </w:rPr>
        <w:t xml:space="preserve"> </w:t>
      </w:r>
      <w:r w:rsidRPr="002018C2">
        <w:rPr>
          <w:rFonts w:ascii="inherit" w:eastAsia="Times New Roman" w:hAnsi="inherit" w:cs="Courier New"/>
          <w:color w:val="2B91AF"/>
          <w:sz w:val="20"/>
          <w:szCs w:val="20"/>
          <w:bdr w:val="none" w:sz="0" w:space="0" w:color="auto" w:frame="1"/>
          <w:lang w:eastAsia="en-IN"/>
        </w:rPr>
        <w:t>Thread</w:t>
      </w:r>
      <w:r w:rsidRPr="002018C2">
        <w:rPr>
          <w:rFonts w:ascii="inherit" w:eastAsia="Times New Roman" w:hAnsi="inherit" w:cs="Courier New"/>
          <w:color w:val="303336"/>
          <w:sz w:val="20"/>
          <w:szCs w:val="20"/>
          <w:bdr w:val="none" w:sz="0" w:space="0" w:color="auto" w:frame="1"/>
          <w:lang w:eastAsia="en-IN"/>
        </w:rPr>
        <w:t xml:space="preserve">.currentThread().getName() + </w:t>
      </w:r>
      <w:r w:rsidRPr="002018C2">
        <w:rPr>
          <w:rFonts w:ascii="inherit" w:eastAsia="Times New Roman" w:hAnsi="inherit" w:cs="Courier New"/>
          <w:color w:val="7D2727"/>
          <w:sz w:val="20"/>
          <w:szCs w:val="20"/>
          <w:bdr w:val="none" w:sz="0" w:space="0" w:color="auto" w:frame="1"/>
          <w:lang w:eastAsia="en-IN"/>
        </w:rPr>
        <w:t>" executing ..."</w:t>
      </w:r>
      <w:r w:rsidRPr="002018C2">
        <w:rPr>
          <w:rFonts w:ascii="inherit" w:eastAsia="Times New Roman" w:hAnsi="inherit" w:cs="Courier New"/>
          <w:color w:val="303336"/>
          <w:sz w:val="20"/>
          <w:szCs w:val="20"/>
          <w:bdr w:val="none" w:sz="0" w:space="0" w:color="auto" w:frame="1"/>
          <w:lang w:eastAsia="en-IN"/>
        </w:rPr>
        <w:t>;</w:t>
      </w:r>
    </w:p>
    <w:p w:rsidR="002018C2" w:rsidRPr="002018C2" w:rsidRDefault="002018C2" w:rsidP="0020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IN"/>
        </w:rPr>
      </w:pPr>
      <w:r w:rsidRPr="002018C2">
        <w:rPr>
          <w:rFonts w:ascii="inherit" w:eastAsia="Times New Roman" w:hAnsi="inherit" w:cs="Courier New"/>
          <w:color w:val="303336"/>
          <w:sz w:val="20"/>
          <w:szCs w:val="20"/>
          <w:bdr w:val="none" w:sz="0" w:space="0" w:color="auto" w:frame="1"/>
          <w:lang w:eastAsia="en-IN"/>
        </w:rPr>
        <w:t xml:space="preserve">    }</w:t>
      </w:r>
    </w:p>
    <w:p w:rsidR="002018C2" w:rsidRDefault="002018C2" w:rsidP="002E3E77">
      <w:pPr>
        <w:pStyle w:val="NormalWeb"/>
        <w:shd w:val="clear" w:color="auto" w:fill="FFFFFF"/>
        <w:spacing w:before="90" w:beforeAutospacing="0" w:after="90" w:afterAutospacing="0"/>
        <w:rPr>
          <w:rFonts w:ascii="Arial" w:hAnsi="Arial" w:cs="Arial"/>
          <w:color w:val="242729"/>
          <w:sz w:val="23"/>
          <w:szCs w:val="23"/>
          <w:shd w:val="clear" w:color="auto" w:fill="FFFFFF"/>
        </w:rPr>
      </w:pPr>
    </w:p>
    <w:p w:rsidR="002018C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26.Which case we have to go with Implements from Runnable interface and which case we have to go extending from Thread class?</w:t>
      </w:r>
    </w:p>
    <w:p w:rsidR="00A41819" w:rsidRDefault="0005354E"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If </w:t>
      </w:r>
      <w:r>
        <w:rPr>
          <w:rFonts w:ascii="Arial" w:hAnsi="Arial" w:cs="Arial"/>
          <w:b/>
          <w:bCs/>
          <w:color w:val="222222"/>
          <w:shd w:val="clear" w:color="auto" w:fill="FFFFFF"/>
        </w:rPr>
        <w:t>you</w:t>
      </w:r>
      <w:r>
        <w:rPr>
          <w:rFonts w:ascii="Arial" w:hAnsi="Arial" w:cs="Arial"/>
          <w:color w:val="222222"/>
          <w:shd w:val="clear" w:color="auto" w:fill="FFFFFF"/>
        </w:rPr>
        <w:t> want </w:t>
      </w:r>
      <w:r>
        <w:rPr>
          <w:rFonts w:ascii="Arial" w:hAnsi="Arial" w:cs="Arial"/>
          <w:b/>
          <w:bCs/>
          <w:color w:val="222222"/>
          <w:shd w:val="clear" w:color="auto" w:fill="FFFFFF"/>
        </w:rPr>
        <w:t>to implements or extends</w:t>
      </w:r>
      <w:r>
        <w:rPr>
          <w:rFonts w:ascii="Arial" w:hAnsi="Arial" w:cs="Arial"/>
          <w:color w:val="222222"/>
          <w:shd w:val="clear" w:color="auto" w:fill="FFFFFF"/>
        </w:rPr>
        <w:t> any other class then </w:t>
      </w:r>
      <w:r>
        <w:rPr>
          <w:rFonts w:ascii="Arial" w:hAnsi="Arial" w:cs="Arial"/>
          <w:b/>
          <w:bCs/>
          <w:color w:val="222222"/>
          <w:shd w:val="clear" w:color="auto" w:fill="FFFFFF"/>
        </w:rPr>
        <w:t>Runnable</w:t>
      </w:r>
      <w:r>
        <w:rPr>
          <w:rFonts w:ascii="Arial" w:hAnsi="Arial" w:cs="Arial"/>
          <w:color w:val="222222"/>
          <w:shd w:val="clear" w:color="auto" w:fill="FFFFFF"/>
        </w:rPr>
        <w:t> interface </w:t>
      </w:r>
      <w:r>
        <w:rPr>
          <w:rFonts w:ascii="Arial" w:hAnsi="Arial" w:cs="Arial"/>
          <w:b/>
          <w:bCs/>
          <w:color w:val="222222"/>
          <w:shd w:val="clear" w:color="auto" w:fill="FFFFFF"/>
        </w:rPr>
        <w:t>is</w:t>
      </w:r>
      <w:r>
        <w:rPr>
          <w:rFonts w:ascii="Arial" w:hAnsi="Arial" w:cs="Arial"/>
          <w:color w:val="222222"/>
          <w:shd w:val="clear" w:color="auto" w:fill="FFFFFF"/>
        </w:rPr>
        <w:t> most preferable, otherwise, if </w:t>
      </w:r>
      <w:r>
        <w:rPr>
          <w:rFonts w:ascii="Arial" w:hAnsi="Arial" w:cs="Arial"/>
          <w:b/>
          <w:bCs/>
          <w:color w:val="222222"/>
          <w:shd w:val="clear" w:color="auto" w:fill="FFFFFF"/>
        </w:rPr>
        <w:t>you do</w:t>
      </w:r>
      <w:r>
        <w:rPr>
          <w:rFonts w:ascii="Arial" w:hAnsi="Arial" w:cs="Arial"/>
          <w:color w:val="222222"/>
          <w:shd w:val="clear" w:color="auto" w:fill="FFFFFF"/>
        </w:rPr>
        <w:t> not want any other class </w:t>
      </w:r>
      <w:r>
        <w:rPr>
          <w:rFonts w:ascii="Arial" w:hAnsi="Arial" w:cs="Arial"/>
          <w:b/>
          <w:bCs/>
          <w:color w:val="222222"/>
          <w:shd w:val="clear" w:color="auto" w:fill="FFFFFF"/>
        </w:rPr>
        <w:t>to extend or implement</w:t>
      </w:r>
      <w:r>
        <w:rPr>
          <w:rFonts w:ascii="Arial" w:hAnsi="Arial" w:cs="Arial"/>
          <w:color w:val="222222"/>
          <w:shd w:val="clear" w:color="auto" w:fill="FFFFFF"/>
        </w:rPr>
        <w:t> then </w:t>
      </w:r>
      <w:r>
        <w:rPr>
          <w:rFonts w:ascii="Arial" w:hAnsi="Arial" w:cs="Arial"/>
          <w:b/>
          <w:bCs/>
          <w:color w:val="222222"/>
          <w:shd w:val="clear" w:color="auto" w:fill="FFFFFF"/>
        </w:rPr>
        <w:t>Thread</w:t>
      </w:r>
      <w:r>
        <w:rPr>
          <w:rFonts w:ascii="Arial" w:hAnsi="Arial" w:cs="Arial"/>
          <w:color w:val="222222"/>
          <w:shd w:val="clear" w:color="auto" w:fill="FFFFFF"/>
        </w:rPr>
        <w:t> class </w:t>
      </w:r>
      <w:r>
        <w:rPr>
          <w:rFonts w:ascii="Arial" w:hAnsi="Arial" w:cs="Arial"/>
          <w:b/>
          <w:bCs/>
          <w:color w:val="222222"/>
          <w:shd w:val="clear" w:color="auto" w:fill="FFFFFF"/>
        </w:rPr>
        <w:t>is</w:t>
      </w:r>
      <w:r>
        <w:rPr>
          <w:rFonts w:ascii="Arial" w:hAnsi="Arial" w:cs="Arial"/>
          <w:color w:val="222222"/>
          <w:shd w:val="clear" w:color="auto" w:fill="FFFFFF"/>
        </w:rPr>
        <w:t> preferable. When </w:t>
      </w:r>
      <w:r>
        <w:rPr>
          <w:rFonts w:ascii="Arial" w:hAnsi="Arial" w:cs="Arial"/>
          <w:b/>
          <w:bCs/>
          <w:color w:val="222222"/>
          <w:shd w:val="clear" w:color="auto" w:fill="FFFFFF"/>
        </w:rPr>
        <w:t>you extends Thread</w:t>
      </w:r>
      <w:r>
        <w:rPr>
          <w:rFonts w:ascii="Arial" w:hAnsi="Arial" w:cs="Arial"/>
          <w:color w:val="222222"/>
          <w:shd w:val="clear" w:color="auto" w:fill="FFFFFF"/>
        </w:rPr>
        <w:t> class, after </w:t>
      </w:r>
      <w:r>
        <w:rPr>
          <w:rFonts w:ascii="Arial" w:hAnsi="Arial" w:cs="Arial"/>
          <w:b/>
          <w:bCs/>
          <w:color w:val="222222"/>
          <w:shd w:val="clear" w:color="auto" w:fill="FFFFFF"/>
        </w:rPr>
        <w:t>that you can</w:t>
      </w:r>
      <w:r>
        <w:rPr>
          <w:rFonts w:ascii="Arial" w:hAnsi="Arial" w:cs="Arial"/>
          <w:color w:val="222222"/>
          <w:shd w:val="clear" w:color="auto" w:fill="FFFFFF"/>
        </w:rPr>
        <w:t>'t </w:t>
      </w:r>
      <w:r>
        <w:rPr>
          <w:rFonts w:ascii="Arial" w:hAnsi="Arial" w:cs="Arial"/>
          <w:b/>
          <w:bCs/>
          <w:color w:val="222222"/>
          <w:shd w:val="clear" w:color="auto" w:fill="FFFFFF"/>
        </w:rPr>
        <w:t>extend</w:t>
      </w:r>
      <w:r>
        <w:rPr>
          <w:rFonts w:ascii="Arial" w:hAnsi="Arial" w:cs="Arial"/>
          <w:color w:val="222222"/>
          <w:shd w:val="clear" w:color="auto" w:fill="FFFFFF"/>
        </w:rPr>
        <w:t> any other class </w:t>
      </w:r>
      <w:r>
        <w:rPr>
          <w:rFonts w:ascii="Arial" w:hAnsi="Arial" w:cs="Arial"/>
          <w:b/>
          <w:bCs/>
          <w:color w:val="222222"/>
          <w:shd w:val="clear" w:color="auto" w:fill="FFFFFF"/>
        </w:rPr>
        <w:t>which you</w:t>
      </w:r>
      <w:r>
        <w:rPr>
          <w:rFonts w:ascii="Arial" w:hAnsi="Arial" w:cs="Arial"/>
          <w:color w:val="222222"/>
          <w:shd w:val="clear" w:color="auto" w:fill="FFFFFF"/>
        </w:rPr>
        <w:t> required.</w:t>
      </w:r>
    </w:p>
    <w:p w:rsidR="00A4181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27.what is Synchronized?how to many types of locks are there?</w:t>
      </w:r>
    </w:p>
    <w:p w:rsidR="00A70F5F"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28.What is the difference between synchronized method and block?</w:t>
      </w:r>
      <w:r w:rsidRPr="00094CB6">
        <w:rPr>
          <w:rFonts w:asciiTheme="minorHAnsi" w:hAnsiTheme="minorHAnsi" w:cstheme="minorHAnsi"/>
          <w:color w:val="FF0000"/>
          <w:sz w:val="28"/>
          <w:szCs w:val="28"/>
        </w:rPr>
        <w:br/>
        <w:t>29.Producer and consumer problem with Example in Thread?</w:t>
      </w:r>
    </w:p>
    <w:p w:rsidR="00A70F5F" w:rsidRDefault="00A70F5F" w:rsidP="00A70F5F">
      <w:pPr>
        <w:pStyle w:val="NormalWeb"/>
        <w:shd w:val="clear" w:color="auto" w:fill="FFFFFF"/>
        <w:spacing w:before="0" w:beforeAutospacing="0" w:after="0" w:afterAutospacing="0"/>
        <w:rPr>
          <w:rFonts w:ascii="Helvetica" w:hAnsi="Helvetica"/>
          <w:color w:val="0C0C0C"/>
          <w:spacing w:val="1"/>
          <w:sz w:val="27"/>
          <w:szCs w:val="27"/>
        </w:rPr>
      </w:pPr>
      <w:r>
        <w:rPr>
          <w:rFonts w:ascii="Helvetica" w:hAnsi="Helvetica"/>
          <w:color w:val="0C0C0C"/>
          <w:spacing w:val="1"/>
          <w:sz w:val="27"/>
          <w:szCs w:val="27"/>
        </w:rPr>
        <w:t>The </w:t>
      </w:r>
      <w:r>
        <w:rPr>
          <w:rStyle w:val="HTMLCode"/>
          <w:color w:val="0C0C0C"/>
          <w:spacing w:val="1"/>
          <w:shd w:val="clear" w:color="auto" w:fill="F0F0F0"/>
        </w:rPr>
        <w:t>producer-consumer problem</w:t>
      </w:r>
      <w:r>
        <w:rPr>
          <w:rFonts w:ascii="Helvetica" w:hAnsi="Helvetica"/>
          <w:color w:val="0C0C0C"/>
          <w:spacing w:val="1"/>
          <w:sz w:val="27"/>
          <w:szCs w:val="27"/>
        </w:rPr>
        <w:t> (also known as the </w:t>
      </w:r>
      <w:r>
        <w:rPr>
          <w:rStyle w:val="HTMLCode"/>
          <w:color w:val="0C0C0C"/>
          <w:spacing w:val="1"/>
          <w:shd w:val="clear" w:color="auto" w:fill="F0F0F0"/>
        </w:rPr>
        <w:t>bounded-buffer problem</w:t>
      </w:r>
      <w:r>
        <w:rPr>
          <w:rFonts w:ascii="Helvetica" w:hAnsi="Helvetica"/>
          <w:color w:val="0C0C0C"/>
          <w:spacing w:val="1"/>
          <w:sz w:val="27"/>
          <w:szCs w:val="27"/>
        </w:rPr>
        <w:t>) is a classic </w:t>
      </w:r>
      <w:hyperlink r:id="rId76" w:tgtFrame="_blank" w:history="1">
        <w:r>
          <w:rPr>
            <w:rStyle w:val="Hyperlink"/>
            <w:rFonts w:ascii="Helvetica" w:hAnsi="Helvetica"/>
            <w:color w:val="B11F24"/>
            <w:spacing w:val="1"/>
            <w:sz w:val="27"/>
            <w:szCs w:val="27"/>
          </w:rPr>
          <w:t>Java Example</w:t>
        </w:r>
      </w:hyperlink>
      <w:r>
        <w:rPr>
          <w:rFonts w:ascii="Helvetica" w:hAnsi="Helvetica"/>
          <w:color w:val="0C0C0C"/>
          <w:spacing w:val="1"/>
          <w:sz w:val="27"/>
          <w:szCs w:val="27"/>
        </w:rPr>
        <w:t> of a multi-process </w:t>
      </w:r>
      <w:hyperlink r:id="rId77" w:tgtFrame="_blank" w:history="1">
        <w:r>
          <w:rPr>
            <w:rStyle w:val="Hyperlink"/>
            <w:rFonts w:ascii="Helvetica" w:hAnsi="Helvetica"/>
            <w:color w:val="B11F24"/>
            <w:spacing w:val="1"/>
            <w:sz w:val="27"/>
            <w:szCs w:val="27"/>
          </w:rPr>
          <w:t>synchronization</w:t>
        </w:r>
      </w:hyperlink>
      <w:r>
        <w:rPr>
          <w:rFonts w:ascii="Helvetica" w:hAnsi="Helvetica"/>
          <w:color w:val="0C0C0C"/>
          <w:spacing w:val="1"/>
          <w:sz w:val="27"/>
          <w:szCs w:val="27"/>
        </w:rPr>
        <w:t> problem.</w:t>
      </w:r>
    </w:p>
    <w:p w:rsidR="00A70F5F" w:rsidRDefault="00A70F5F" w:rsidP="00A70F5F">
      <w:pPr>
        <w:pStyle w:val="NormalWeb"/>
        <w:shd w:val="clear" w:color="auto" w:fill="FFFFFF"/>
        <w:spacing w:before="0" w:beforeAutospacing="0" w:after="0" w:afterAutospacing="0"/>
        <w:rPr>
          <w:rFonts w:ascii="Helvetica" w:hAnsi="Helvetica"/>
          <w:color w:val="0C0C0C"/>
          <w:spacing w:val="1"/>
          <w:sz w:val="27"/>
          <w:szCs w:val="27"/>
        </w:rPr>
      </w:pPr>
      <w:r>
        <w:rPr>
          <w:rFonts w:ascii="Helvetica" w:hAnsi="Helvetica"/>
          <w:color w:val="0C0C0C"/>
          <w:spacing w:val="1"/>
          <w:sz w:val="27"/>
          <w:szCs w:val="27"/>
        </w:rPr>
        <w:t>The problem describes two </w:t>
      </w:r>
      <w:hyperlink r:id="rId78" w:tgtFrame="_blank" w:history="1">
        <w:r>
          <w:rPr>
            <w:rStyle w:val="Hyperlink"/>
            <w:rFonts w:ascii="Helvetica" w:hAnsi="Helvetica"/>
            <w:color w:val="B11F24"/>
            <w:spacing w:val="1"/>
            <w:sz w:val="27"/>
            <w:szCs w:val="27"/>
          </w:rPr>
          <w:t>processes</w:t>
        </w:r>
      </w:hyperlink>
      <w:r>
        <w:rPr>
          <w:rFonts w:ascii="Helvetica" w:hAnsi="Helvetica"/>
          <w:color w:val="0C0C0C"/>
          <w:spacing w:val="1"/>
          <w:sz w:val="27"/>
          <w:szCs w:val="27"/>
        </w:rPr>
        <w:t>, </w:t>
      </w:r>
      <w:r>
        <w:rPr>
          <w:rStyle w:val="HTMLCode"/>
          <w:color w:val="0C0C0C"/>
          <w:spacing w:val="1"/>
          <w:shd w:val="clear" w:color="auto" w:fill="F0F0F0"/>
        </w:rPr>
        <w:t>the producer</w:t>
      </w:r>
      <w:r>
        <w:rPr>
          <w:rFonts w:ascii="Helvetica" w:hAnsi="Helvetica"/>
          <w:color w:val="0C0C0C"/>
          <w:spacing w:val="1"/>
          <w:sz w:val="27"/>
          <w:szCs w:val="27"/>
        </w:rPr>
        <w:t> and </w:t>
      </w:r>
      <w:r>
        <w:rPr>
          <w:rStyle w:val="HTMLCode"/>
          <w:color w:val="0C0C0C"/>
          <w:spacing w:val="1"/>
          <w:shd w:val="clear" w:color="auto" w:fill="F0F0F0"/>
        </w:rPr>
        <w:t>the consumer</w:t>
      </w:r>
      <w:r>
        <w:rPr>
          <w:rFonts w:ascii="Helvetica" w:hAnsi="Helvetica"/>
          <w:color w:val="0C0C0C"/>
          <w:spacing w:val="1"/>
          <w:sz w:val="27"/>
          <w:szCs w:val="27"/>
        </w:rPr>
        <w:t>, who share a common, fixed-size buffer used as a </w:t>
      </w:r>
      <w:hyperlink r:id="rId79" w:tgtFrame="_blank" w:history="1">
        <w:r>
          <w:rPr>
            <w:rStyle w:val="Hyperlink"/>
            <w:rFonts w:ascii="Helvetica" w:hAnsi="Helvetica"/>
            <w:color w:val="B11F24"/>
            <w:spacing w:val="1"/>
            <w:sz w:val="27"/>
            <w:szCs w:val="27"/>
          </w:rPr>
          <w:t>queue</w:t>
        </w:r>
      </w:hyperlink>
      <w:r>
        <w:rPr>
          <w:rFonts w:ascii="Helvetica" w:hAnsi="Helvetica"/>
          <w:color w:val="0C0C0C"/>
          <w:spacing w:val="1"/>
          <w:sz w:val="27"/>
          <w:szCs w:val="27"/>
        </w:rPr>
        <w:t>. The producer’s job is to generate a piece of data, put it into the buffer and start again.</w:t>
      </w:r>
    </w:p>
    <w:p w:rsidR="00A70F5F" w:rsidRDefault="00A70F5F"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C30DC2" w:rsidRPr="00C30DC2" w:rsidRDefault="00C30DC2" w:rsidP="00C30DC2">
      <w:pPr>
        <w:pStyle w:val="Heading4"/>
        <w:spacing w:before="0" w:beforeAutospacing="0" w:after="225" w:afterAutospacing="0"/>
        <w:rPr>
          <w:rFonts w:ascii="Verdana" w:hAnsi="Verdana"/>
          <w:b w:val="0"/>
          <w:bCs w:val="0"/>
          <w:color w:val="000000"/>
          <w:sz w:val="20"/>
          <w:szCs w:val="20"/>
        </w:rPr>
      </w:pPr>
      <w:r>
        <w:rPr>
          <w:rFonts w:ascii="Verdana" w:hAnsi="Verdana"/>
          <w:b w:val="0"/>
          <w:bCs w:val="0"/>
          <w:color w:val="000000"/>
          <w:sz w:val="30"/>
          <w:szCs w:val="30"/>
        </w:rPr>
        <w:t>ProducerConsumer.java</w:t>
      </w:r>
    </w:p>
    <w:p w:rsidR="00C30DC2" w:rsidRPr="00C30DC2" w:rsidRDefault="00C30DC2" w:rsidP="00C30DC2">
      <w:pPr>
        <w:pStyle w:val="NormalWeb"/>
        <w:shd w:val="clear" w:color="auto" w:fill="FFFFFF"/>
        <w:spacing w:before="0" w:beforeAutospacing="0" w:after="0" w:afterAutospacing="0"/>
        <w:rPr>
          <w:rFonts w:ascii="Verdana" w:hAnsi="Verdana"/>
          <w:color w:val="000000"/>
          <w:sz w:val="20"/>
          <w:szCs w:val="20"/>
        </w:rPr>
      </w:pPr>
      <w:r w:rsidRPr="00C30DC2">
        <w:rPr>
          <w:rFonts w:ascii="Verdana" w:hAnsi="Verdana"/>
          <w:color w:val="000000"/>
          <w:sz w:val="20"/>
          <w:szCs w:val="20"/>
        </w:rPr>
        <w:t>public class ProducerConsumer</w:t>
      </w:r>
      <w:r w:rsidRPr="00C30DC2">
        <w:rPr>
          <w:rFonts w:ascii="Verdana" w:hAnsi="Verdana"/>
          <w:color w:val="000000"/>
          <w:sz w:val="20"/>
          <w:szCs w:val="20"/>
        </w:rPr>
        <w:br/>
        <w:t>{</w:t>
      </w:r>
      <w:r w:rsidRPr="00C30DC2">
        <w:rPr>
          <w:rFonts w:ascii="Verdana" w:hAnsi="Verdana"/>
          <w:color w:val="000000"/>
          <w:sz w:val="20"/>
          <w:szCs w:val="20"/>
        </w:rPr>
        <w:br/>
        <w:t>      public static void main(String[] args)</w:t>
      </w:r>
      <w:r w:rsidRPr="00C30DC2">
        <w:rPr>
          <w:rFonts w:ascii="Verdana" w:hAnsi="Verdana"/>
          <w:color w:val="000000"/>
          <w:sz w:val="20"/>
          <w:szCs w:val="20"/>
        </w:rPr>
        <w:br/>
        <w:t>      {</w:t>
      </w:r>
      <w:r w:rsidRPr="00C30DC2">
        <w:rPr>
          <w:rFonts w:ascii="Verdana" w:hAnsi="Verdana"/>
          <w:color w:val="000000"/>
          <w:sz w:val="20"/>
          <w:szCs w:val="20"/>
        </w:rPr>
        <w:br/>
        <w:t>            Shop c = new Shop();</w:t>
      </w:r>
      <w:r w:rsidRPr="00C30DC2">
        <w:rPr>
          <w:rFonts w:ascii="Verdana" w:hAnsi="Verdana"/>
          <w:color w:val="000000"/>
          <w:sz w:val="20"/>
          <w:szCs w:val="20"/>
        </w:rPr>
        <w:br/>
        <w:t>            Producer p1 = new Producer(c, 1);</w:t>
      </w:r>
      <w:r w:rsidRPr="00C30DC2">
        <w:rPr>
          <w:rFonts w:ascii="Verdana" w:hAnsi="Verdana"/>
          <w:color w:val="000000"/>
          <w:sz w:val="20"/>
          <w:szCs w:val="20"/>
        </w:rPr>
        <w:br/>
        <w:t>            Consumer c1 = new Consumer(c, 1);</w:t>
      </w:r>
      <w:r w:rsidRPr="00C30DC2">
        <w:rPr>
          <w:rFonts w:ascii="Verdana" w:hAnsi="Verdana"/>
          <w:color w:val="000000"/>
          <w:sz w:val="20"/>
          <w:szCs w:val="20"/>
        </w:rPr>
        <w:br/>
        <w:t>            p1.start();</w:t>
      </w:r>
      <w:r w:rsidRPr="00C30DC2">
        <w:rPr>
          <w:rFonts w:ascii="Verdana" w:hAnsi="Verdana"/>
          <w:color w:val="000000"/>
          <w:sz w:val="20"/>
          <w:szCs w:val="20"/>
        </w:rPr>
        <w:br/>
        <w:t>            c1.start();</w:t>
      </w:r>
      <w:r w:rsidRPr="00C30DC2">
        <w:rPr>
          <w:rFonts w:ascii="Verdana" w:hAnsi="Verdana"/>
          <w:color w:val="000000"/>
          <w:sz w:val="20"/>
          <w:szCs w:val="20"/>
        </w:rPr>
        <w:br/>
        <w:t>      }</w:t>
      </w:r>
      <w:r w:rsidRPr="00C30DC2">
        <w:rPr>
          <w:rFonts w:ascii="Verdana" w:hAnsi="Verdana"/>
          <w:color w:val="000000"/>
          <w:sz w:val="20"/>
          <w:szCs w:val="20"/>
        </w:rPr>
        <w:br/>
        <w:t>}</w:t>
      </w:r>
      <w:r w:rsidRPr="00C30DC2">
        <w:rPr>
          <w:rFonts w:ascii="Verdana" w:hAnsi="Verdana"/>
          <w:color w:val="000000"/>
          <w:sz w:val="20"/>
          <w:szCs w:val="20"/>
        </w:rPr>
        <w:br/>
        <w:t>class Shop</w:t>
      </w:r>
      <w:r w:rsidRPr="00C30DC2">
        <w:rPr>
          <w:rFonts w:ascii="Verdana" w:hAnsi="Verdana"/>
          <w:color w:val="000000"/>
          <w:sz w:val="20"/>
          <w:szCs w:val="20"/>
        </w:rPr>
        <w:br/>
        <w:t>{</w:t>
      </w:r>
      <w:r w:rsidRPr="00C30DC2">
        <w:rPr>
          <w:rFonts w:ascii="Verdana" w:hAnsi="Verdana"/>
          <w:color w:val="000000"/>
          <w:sz w:val="20"/>
          <w:szCs w:val="20"/>
        </w:rPr>
        <w:br/>
        <w:t>      private int materials;</w:t>
      </w:r>
      <w:r w:rsidRPr="00C30DC2">
        <w:rPr>
          <w:rFonts w:ascii="Verdana" w:hAnsi="Verdana"/>
          <w:color w:val="000000"/>
          <w:sz w:val="20"/>
          <w:szCs w:val="20"/>
        </w:rPr>
        <w:br/>
        <w:t>      private boolean available = false;</w:t>
      </w:r>
      <w:r w:rsidRPr="00C30DC2">
        <w:rPr>
          <w:rFonts w:ascii="Verdana" w:hAnsi="Verdana"/>
          <w:color w:val="000000"/>
          <w:sz w:val="20"/>
          <w:szCs w:val="20"/>
        </w:rPr>
        <w:br/>
        <w:t>      public synchronized int get()</w:t>
      </w:r>
      <w:r w:rsidRPr="00C30DC2">
        <w:rPr>
          <w:rFonts w:ascii="Verdana" w:hAnsi="Verdana"/>
          <w:color w:val="000000"/>
          <w:sz w:val="20"/>
          <w:szCs w:val="20"/>
        </w:rPr>
        <w:br/>
        <w:t>      {</w:t>
      </w:r>
      <w:r w:rsidRPr="00C30DC2">
        <w:rPr>
          <w:rFonts w:ascii="Verdana" w:hAnsi="Verdana"/>
          <w:color w:val="000000"/>
          <w:sz w:val="20"/>
          <w:szCs w:val="20"/>
        </w:rPr>
        <w:br/>
        <w:t>            while (available == false)</w:t>
      </w:r>
      <w:r w:rsidRPr="00C30DC2">
        <w:rPr>
          <w:rFonts w:ascii="Verdana" w:hAnsi="Verdana"/>
          <w:color w:val="000000"/>
          <w:sz w:val="20"/>
          <w:szCs w:val="20"/>
        </w:rPr>
        <w:br/>
        <w:t>            {</w:t>
      </w:r>
      <w:r w:rsidRPr="00C30DC2">
        <w:rPr>
          <w:rFonts w:ascii="Verdana" w:hAnsi="Verdana"/>
          <w:color w:val="000000"/>
          <w:sz w:val="20"/>
          <w:szCs w:val="20"/>
        </w:rPr>
        <w:br/>
        <w:t>                  try</w:t>
      </w:r>
      <w:r w:rsidRPr="00C30DC2">
        <w:rPr>
          <w:rFonts w:ascii="Verdana" w:hAnsi="Verdana"/>
          <w:color w:val="000000"/>
          <w:sz w:val="20"/>
          <w:szCs w:val="20"/>
        </w:rPr>
        <w:br/>
        <w:t>                  {</w:t>
      </w:r>
      <w:r w:rsidRPr="00C30DC2">
        <w:rPr>
          <w:rFonts w:ascii="Verdana" w:hAnsi="Verdana"/>
          <w:color w:val="000000"/>
          <w:sz w:val="20"/>
          <w:szCs w:val="20"/>
        </w:rPr>
        <w:br/>
        <w:t>                        wait();</w:t>
      </w:r>
      <w:r w:rsidRPr="00C30DC2">
        <w:rPr>
          <w:rFonts w:ascii="Verdana" w:hAnsi="Verdana"/>
          <w:color w:val="000000"/>
          <w:sz w:val="20"/>
          <w:szCs w:val="20"/>
        </w:rPr>
        <w:br/>
        <w:t>                  }</w:t>
      </w:r>
      <w:r w:rsidRPr="00C30DC2">
        <w:rPr>
          <w:rFonts w:ascii="Verdana" w:hAnsi="Verdana"/>
          <w:color w:val="000000"/>
          <w:sz w:val="20"/>
          <w:szCs w:val="20"/>
        </w:rPr>
        <w:br/>
        <w:t>                  catch (InterruptedException ie)</w:t>
      </w:r>
      <w:r w:rsidRPr="00C30DC2">
        <w:rPr>
          <w:rFonts w:ascii="Verdana" w:hAnsi="Verdana"/>
          <w:color w:val="000000"/>
          <w:sz w:val="20"/>
          <w:szCs w:val="20"/>
        </w:rPr>
        <w:br/>
        <w:t>                  {</w:t>
      </w:r>
      <w:r w:rsidRPr="00C30DC2">
        <w:rPr>
          <w:rFonts w:ascii="Verdana" w:hAnsi="Verdana"/>
          <w:color w:val="000000"/>
          <w:sz w:val="20"/>
          <w:szCs w:val="20"/>
        </w:rPr>
        <w:br/>
        <w:t>                  }</w:t>
      </w:r>
      <w:r w:rsidRPr="00C30DC2">
        <w:rPr>
          <w:rFonts w:ascii="Verdana" w:hAnsi="Verdana"/>
          <w:color w:val="000000"/>
          <w:sz w:val="20"/>
          <w:szCs w:val="20"/>
        </w:rPr>
        <w:br/>
        <w:t>            }</w:t>
      </w:r>
      <w:r w:rsidRPr="00C30DC2">
        <w:rPr>
          <w:rFonts w:ascii="Verdana" w:hAnsi="Verdana"/>
          <w:color w:val="000000"/>
          <w:sz w:val="20"/>
          <w:szCs w:val="20"/>
        </w:rPr>
        <w:br/>
        <w:t>            available = false;</w:t>
      </w:r>
      <w:r w:rsidRPr="00C30DC2">
        <w:rPr>
          <w:rFonts w:ascii="Verdana" w:hAnsi="Verdana"/>
          <w:color w:val="000000"/>
          <w:sz w:val="20"/>
          <w:szCs w:val="20"/>
        </w:rPr>
        <w:br/>
        <w:t>            notifyAll();</w:t>
      </w:r>
      <w:r w:rsidRPr="00C30DC2">
        <w:rPr>
          <w:rFonts w:ascii="Verdana" w:hAnsi="Verdana"/>
          <w:color w:val="000000"/>
          <w:sz w:val="20"/>
          <w:szCs w:val="20"/>
        </w:rPr>
        <w:br/>
      </w:r>
      <w:r w:rsidRPr="00C30DC2">
        <w:rPr>
          <w:rFonts w:ascii="Verdana" w:hAnsi="Verdana"/>
          <w:color w:val="000000"/>
          <w:sz w:val="20"/>
          <w:szCs w:val="20"/>
        </w:rPr>
        <w:lastRenderedPageBreak/>
        <w:t>            return materials;</w:t>
      </w:r>
      <w:r w:rsidRPr="00C30DC2">
        <w:rPr>
          <w:rFonts w:ascii="Verdana" w:hAnsi="Verdana"/>
          <w:color w:val="000000"/>
          <w:sz w:val="20"/>
          <w:szCs w:val="20"/>
        </w:rPr>
        <w:br/>
        <w:t>      }</w:t>
      </w:r>
      <w:r w:rsidRPr="00C30DC2">
        <w:rPr>
          <w:rFonts w:ascii="Verdana" w:hAnsi="Verdana"/>
          <w:color w:val="000000"/>
          <w:sz w:val="20"/>
          <w:szCs w:val="20"/>
        </w:rPr>
        <w:br/>
        <w:t>      public synchronized void put(int value)</w:t>
      </w:r>
      <w:r w:rsidRPr="00C30DC2">
        <w:rPr>
          <w:rFonts w:ascii="Verdana" w:hAnsi="Verdana"/>
          <w:color w:val="000000"/>
          <w:sz w:val="20"/>
          <w:szCs w:val="20"/>
        </w:rPr>
        <w:br/>
        <w:t>      {</w:t>
      </w:r>
      <w:r w:rsidRPr="00C30DC2">
        <w:rPr>
          <w:rFonts w:ascii="Verdana" w:hAnsi="Verdana"/>
          <w:color w:val="000000"/>
          <w:sz w:val="20"/>
          <w:szCs w:val="20"/>
        </w:rPr>
        <w:br/>
        <w:t>            while (available == true)</w:t>
      </w:r>
      <w:r w:rsidRPr="00C30DC2">
        <w:rPr>
          <w:rFonts w:ascii="Verdana" w:hAnsi="Verdana"/>
          <w:color w:val="000000"/>
          <w:sz w:val="20"/>
          <w:szCs w:val="20"/>
        </w:rPr>
        <w:br/>
        <w:t>            {</w:t>
      </w:r>
      <w:r w:rsidRPr="00C30DC2">
        <w:rPr>
          <w:rFonts w:ascii="Verdana" w:hAnsi="Verdana"/>
          <w:color w:val="000000"/>
          <w:sz w:val="20"/>
          <w:szCs w:val="20"/>
        </w:rPr>
        <w:br/>
        <w:t>                  try</w:t>
      </w:r>
      <w:r w:rsidRPr="00C30DC2">
        <w:rPr>
          <w:rFonts w:ascii="Verdana" w:hAnsi="Verdana"/>
          <w:color w:val="000000"/>
          <w:sz w:val="20"/>
          <w:szCs w:val="20"/>
        </w:rPr>
        <w:br/>
        <w:t>                  {</w:t>
      </w:r>
      <w:r w:rsidRPr="00C30DC2">
        <w:rPr>
          <w:rFonts w:ascii="Verdana" w:hAnsi="Verdana"/>
          <w:color w:val="000000"/>
          <w:sz w:val="20"/>
          <w:szCs w:val="20"/>
        </w:rPr>
        <w:br/>
        <w:t>                        wait();</w:t>
      </w:r>
      <w:r w:rsidRPr="00C30DC2">
        <w:rPr>
          <w:rFonts w:ascii="Verdana" w:hAnsi="Verdana"/>
          <w:color w:val="000000"/>
          <w:sz w:val="20"/>
          <w:szCs w:val="20"/>
        </w:rPr>
        <w:br/>
        <w:t>                  }</w:t>
      </w:r>
      <w:r w:rsidRPr="00C30DC2">
        <w:rPr>
          <w:rFonts w:ascii="Verdana" w:hAnsi="Verdana"/>
          <w:color w:val="000000"/>
          <w:sz w:val="20"/>
          <w:szCs w:val="20"/>
        </w:rPr>
        <w:br/>
        <w:t>                  catch (InterruptedException ie)</w:t>
      </w:r>
      <w:r w:rsidRPr="00C30DC2">
        <w:rPr>
          <w:rFonts w:ascii="Verdana" w:hAnsi="Verdana"/>
          <w:color w:val="000000"/>
          <w:sz w:val="20"/>
          <w:szCs w:val="20"/>
        </w:rPr>
        <w:br/>
        <w:t>                  {</w:t>
      </w:r>
      <w:r w:rsidRPr="00C30DC2">
        <w:rPr>
          <w:rFonts w:ascii="Verdana" w:hAnsi="Verdana"/>
          <w:color w:val="000000"/>
          <w:sz w:val="20"/>
          <w:szCs w:val="20"/>
        </w:rPr>
        <w:br/>
        <w:t>                        ie.printStackTrace();</w:t>
      </w:r>
      <w:r w:rsidRPr="00C30DC2">
        <w:rPr>
          <w:rFonts w:ascii="Verdana" w:hAnsi="Verdana"/>
          <w:color w:val="000000"/>
          <w:sz w:val="20"/>
          <w:szCs w:val="20"/>
        </w:rPr>
        <w:br/>
        <w:t>                  }</w:t>
      </w:r>
      <w:r w:rsidRPr="00C30DC2">
        <w:rPr>
          <w:rFonts w:ascii="Verdana" w:hAnsi="Verdana"/>
          <w:color w:val="000000"/>
          <w:sz w:val="20"/>
          <w:szCs w:val="20"/>
        </w:rPr>
        <w:br/>
        <w:t>            }</w:t>
      </w:r>
      <w:r w:rsidRPr="00C30DC2">
        <w:rPr>
          <w:rFonts w:ascii="Verdana" w:hAnsi="Verdana"/>
          <w:color w:val="000000"/>
          <w:sz w:val="20"/>
          <w:szCs w:val="20"/>
        </w:rPr>
        <w:br/>
        <w:t>            materials = value;</w:t>
      </w:r>
      <w:r w:rsidRPr="00C30DC2">
        <w:rPr>
          <w:rFonts w:ascii="Verdana" w:hAnsi="Verdana"/>
          <w:color w:val="000000"/>
          <w:sz w:val="20"/>
          <w:szCs w:val="20"/>
        </w:rPr>
        <w:br/>
        <w:t>            available = true;</w:t>
      </w:r>
      <w:r w:rsidRPr="00C30DC2">
        <w:rPr>
          <w:rFonts w:ascii="Verdana" w:hAnsi="Verdana"/>
          <w:color w:val="000000"/>
          <w:sz w:val="20"/>
          <w:szCs w:val="20"/>
        </w:rPr>
        <w:br/>
        <w:t>            notifyAll();</w:t>
      </w:r>
      <w:r w:rsidRPr="00C30DC2">
        <w:rPr>
          <w:rFonts w:ascii="Verdana" w:hAnsi="Verdana"/>
          <w:color w:val="000000"/>
          <w:sz w:val="20"/>
          <w:szCs w:val="20"/>
        </w:rPr>
        <w:br/>
        <w:t>      }</w:t>
      </w:r>
      <w:r w:rsidRPr="00C30DC2">
        <w:rPr>
          <w:rFonts w:ascii="Verdana" w:hAnsi="Verdana"/>
          <w:color w:val="000000"/>
          <w:sz w:val="20"/>
          <w:szCs w:val="20"/>
        </w:rPr>
        <w:br/>
        <w:t>}</w:t>
      </w:r>
      <w:r w:rsidRPr="00C30DC2">
        <w:rPr>
          <w:rFonts w:ascii="Verdana" w:hAnsi="Verdana"/>
          <w:color w:val="000000"/>
          <w:sz w:val="20"/>
          <w:szCs w:val="20"/>
        </w:rPr>
        <w:br/>
        <w:t>class Consumer extends Thread</w:t>
      </w:r>
      <w:r w:rsidRPr="00C30DC2">
        <w:rPr>
          <w:rFonts w:ascii="Verdana" w:hAnsi="Verdana"/>
          <w:color w:val="000000"/>
          <w:sz w:val="20"/>
          <w:szCs w:val="20"/>
        </w:rPr>
        <w:br/>
        <w:t>{</w:t>
      </w:r>
      <w:r w:rsidRPr="00C30DC2">
        <w:rPr>
          <w:rFonts w:ascii="Verdana" w:hAnsi="Verdana"/>
          <w:color w:val="000000"/>
          <w:sz w:val="20"/>
          <w:szCs w:val="20"/>
        </w:rPr>
        <w:br/>
        <w:t>      private Shop Shop;</w:t>
      </w:r>
      <w:r w:rsidRPr="00C30DC2">
        <w:rPr>
          <w:rFonts w:ascii="Verdana" w:hAnsi="Verdana"/>
          <w:color w:val="000000"/>
          <w:sz w:val="20"/>
          <w:szCs w:val="20"/>
        </w:rPr>
        <w:br/>
        <w:t>      private int number;</w:t>
      </w:r>
      <w:r w:rsidRPr="00C30DC2">
        <w:rPr>
          <w:rFonts w:ascii="Verdana" w:hAnsi="Verdana"/>
          <w:color w:val="000000"/>
          <w:sz w:val="20"/>
          <w:szCs w:val="20"/>
        </w:rPr>
        <w:br/>
        <w:t>      public Consumer(Shop c, int number)</w:t>
      </w:r>
      <w:r w:rsidRPr="00C30DC2">
        <w:rPr>
          <w:rFonts w:ascii="Verdana" w:hAnsi="Verdana"/>
          <w:color w:val="000000"/>
          <w:sz w:val="20"/>
          <w:szCs w:val="20"/>
        </w:rPr>
        <w:br/>
        <w:t>      {</w:t>
      </w:r>
      <w:r w:rsidRPr="00C30DC2">
        <w:rPr>
          <w:rFonts w:ascii="Verdana" w:hAnsi="Verdana"/>
          <w:color w:val="000000"/>
          <w:sz w:val="20"/>
          <w:szCs w:val="20"/>
        </w:rPr>
        <w:br/>
        <w:t>            Shop = c;</w:t>
      </w:r>
      <w:r w:rsidRPr="00C30DC2">
        <w:rPr>
          <w:rFonts w:ascii="Verdana" w:hAnsi="Verdana"/>
          <w:color w:val="000000"/>
          <w:sz w:val="20"/>
          <w:szCs w:val="20"/>
        </w:rPr>
        <w:br/>
        <w:t>            this.number = number;</w:t>
      </w:r>
      <w:r w:rsidRPr="00C30DC2">
        <w:rPr>
          <w:rFonts w:ascii="Verdana" w:hAnsi="Verdana"/>
          <w:color w:val="000000"/>
          <w:sz w:val="20"/>
          <w:szCs w:val="20"/>
        </w:rPr>
        <w:br/>
        <w:t>      }</w:t>
      </w:r>
      <w:r w:rsidRPr="00C30DC2">
        <w:rPr>
          <w:rFonts w:ascii="Verdana" w:hAnsi="Verdana"/>
          <w:color w:val="000000"/>
          <w:sz w:val="20"/>
          <w:szCs w:val="20"/>
        </w:rPr>
        <w:br/>
        <w:t>      public void run()</w:t>
      </w:r>
      <w:r w:rsidRPr="00C30DC2">
        <w:rPr>
          <w:rFonts w:ascii="Verdana" w:hAnsi="Verdana"/>
          <w:color w:val="000000"/>
          <w:sz w:val="20"/>
          <w:szCs w:val="20"/>
        </w:rPr>
        <w:br/>
        <w:t>      {</w:t>
      </w:r>
      <w:r w:rsidRPr="00C30DC2">
        <w:rPr>
          <w:rFonts w:ascii="Verdana" w:hAnsi="Verdana"/>
          <w:color w:val="000000"/>
          <w:sz w:val="20"/>
          <w:szCs w:val="20"/>
        </w:rPr>
        <w:br/>
        <w:t>            int value = 0;</w:t>
      </w:r>
      <w:r w:rsidRPr="00C30DC2">
        <w:rPr>
          <w:rFonts w:ascii="Verdana" w:hAnsi="Verdana"/>
          <w:color w:val="000000"/>
          <w:sz w:val="20"/>
          <w:szCs w:val="20"/>
        </w:rPr>
        <w:br/>
        <w:t>            for (int i = 0; i &lt; 10; i++)</w:t>
      </w:r>
      <w:r w:rsidRPr="00C30DC2">
        <w:rPr>
          <w:rFonts w:ascii="Verdana" w:hAnsi="Verdana"/>
          <w:color w:val="000000"/>
          <w:sz w:val="20"/>
          <w:szCs w:val="20"/>
        </w:rPr>
        <w:br/>
        <w:t>            {</w:t>
      </w:r>
      <w:r w:rsidRPr="00C30DC2">
        <w:rPr>
          <w:rFonts w:ascii="Verdana" w:hAnsi="Verdana"/>
          <w:color w:val="000000"/>
          <w:sz w:val="20"/>
          <w:szCs w:val="20"/>
        </w:rPr>
        <w:br/>
        <w:t>                  value = Shop.get();</w:t>
      </w:r>
      <w:r w:rsidRPr="00C30DC2">
        <w:rPr>
          <w:rFonts w:ascii="Verdana" w:hAnsi="Verdana"/>
          <w:color w:val="000000"/>
          <w:sz w:val="20"/>
          <w:szCs w:val="20"/>
        </w:rPr>
        <w:br/>
        <w:t>                  System.out.println("Consumed value " + this.number+ " got: " + value);</w:t>
      </w:r>
      <w:r w:rsidRPr="00C30DC2">
        <w:rPr>
          <w:rFonts w:ascii="Verdana" w:hAnsi="Verdana"/>
          <w:color w:val="000000"/>
          <w:sz w:val="20"/>
          <w:szCs w:val="20"/>
        </w:rPr>
        <w:br/>
        <w:t>            }</w:t>
      </w:r>
      <w:r w:rsidRPr="00C30DC2">
        <w:rPr>
          <w:rFonts w:ascii="Verdana" w:hAnsi="Verdana"/>
          <w:color w:val="000000"/>
          <w:sz w:val="20"/>
          <w:szCs w:val="20"/>
        </w:rPr>
        <w:br/>
        <w:t>      }</w:t>
      </w:r>
      <w:r w:rsidRPr="00C30DC2">
        <w:rPr>
          <w:rFonts w:ascii="Verdana" w:hAnsi="Verdana"/>
          <w:color w:val="000000"/>
          <w:sz w:val="20"/>
          <w:szCs w:val="20"/>
        </w:rPr>
        <w:br/>
        <w:t>}</w:t>
      </w:r>
      <w:r w:rsidRPr="00C30DC2">
        <w:rPr>
          <w:rFonts w:ascii="Verdana" w:hAnsi="Verdana"/>
          <w:color w:val="000000"/>
          <w:sz w:val="20"/>
          <w:szCs w:val="20"/>
        </w:rPr>
        <w:br/>
        <w:t>class Producer extends Thread</w:t>
      </w:r>
      <w:r w:rsidRPr="00C30DC2">
        <w:rPr>
          <w:rFonts w:ascii="Verdana" w:hAnsi="Verdana"/>
          <w:color w:val="000000"/>
          <w:sz w:val="20"/>
          <w:szCs w:val="20"/>
        </w:rPr>
        <w:br/>
        <w:t>{</w:t>
      </w:r>
      <w:r w:rsidRPr="00C30DC2">
        <w:rPr>
          <w:rFonts w:ascii="Verdana" w:hAnsi="Verdana"/>
          <w:color w:val="000000"/>
          <w:sz w:val="20"/>
          <w:szCs w:val="20"/>
        </w:rPr>
        <w:br/>
        <w:t>      private Shop Shop;</w:t>
      </w:r>
      <w:r w:rsidRPr="00C30DC2">
        <w:rPr>
          <w:rFonts w:ascii="Verdana" w:hAnsi="Verdana"/>
          <w:color w:val="000000"/>
          <w:sz w:val="20"/>
          <w:szCs w:val="20"/>
        </w:rPr>
        <w:br/>
        <w:t>      private int number;</w:t>
      </w:r>
      <w:r w:rsidRPr="00C30DC2">
        <w:rPr>
          <w:rFonts w:ascii="Verdana" w:hAnsi="Verdana"/>
          <w:color w:val="000000"/>
          <w:sz w:val="20"/>
          <w:szCs w:val="20"/>
        </w:rPr>
        <w:br/>
      </w:r>
      <w:r w:rsidRPr="00C30DC2">
        <w:rPr>
          <w:rFonts w:ascii="Verdana" w:hAnsi="Verdana"/>
          <w:color w:val="000000"/>
          <w:sz w:val="20"/>
          <w:szCs w:val="20"/>
        </w:rPr>
        <w:br/>
        <w:t>      public Producer(Shop c, int number)</w:t>
      </w:r>
      <w:r w:rsidRPr="00C30DC2">
        <w:rPr>
          <w:rFonts w:ascii="Verdana" w:hAnsi="Verdana"/>
          <w:color w:val="000000"/>
          <w:sz w:val="20"/>
          <w:szCs w:val="20"/>
        </w:rPr>
        <w:br/>
        <w:t>      {</w:t>
      </w:r>
      <w:r w:rsidRPr="00C30DC2">
        <w:rPr>
          <w:rFonts w:ascii="Verdana" w:hAnsi="Verdana"/>
          <w:color w:val="000000"/>
          <w:sz w:val="20"/>
          <w:szCs w:val="20"/>
        </w:rPr>
        <w:br/>
        <w:t>            Shop = c;</w:t>
      </w:r>
      <w:r w:rsidRPr="00C30DC2">
        <w:rPr>
          <w:rFonts w:ascii="Verdana" w:hAnsi="Verdana"/>
          <w:color w:val="000000"/>
          <w:sz w:val="20"/>
          <w:szCs w:val="20"/>
        </w:rPr>
        <w:br/>
        <w:t>            this.number = number;</w:t>
      </w:r>
      <w:r w:rsidRPr="00C30DC2">
        <w:rPr>
          <w:rFonts w:ascii="Verdana" w:hAnsi="Verdana"/>
          <w:color w:val="000000"/>
          <w:sz w:val="20"/>
          <w:szCs w:val="20"/>
        </w:rPr>
        <w:br/>
        <w:t>      }</w:t>
      </w:r>
      <w:r w:rsidRPr="00C30DC2">
        <w:rPr>
          <w:rFonts w:ascii="Verdana" w:hAnsi="Verdana"/>
          <w:color w:val="000000"/>
          <w:sz w:val="20"/>
          <w:szCs w:val="20"/>
        </w:rPr>
        <w:br/>
        <w:t>      public void run()</w:t>
      </w:r>
      <w:r w:rsidRPr="00C30DC2">
        <w:rPr>
          <w:rFonts w:ascii="Verdana" w:hAnsi="Verdana"/>
          <w:color w:val="000000"/>
          <w:sz w:val="20"/>
          <w:szCs w:val="20"/>
        </w:rPr>
        <w:br/>
        <w:t>      {</w:t>
      </w:r>
      <w:r w:rsidRPr="00C30DC2">
        <w:rPr>
          <w:rFonts w:ascii="Verdana" w:hAnsi="Verdana"/>
          <w:color w:val="000000"/>
          <w:sz w:val="20"/>
          <w:szCs w:val="20"/>
        </w:rPr>
        <w:br/>
        <w:t>            for (int i = 0; i &lt; 10; i++)</w:t>
      </w:r>
      <w:r w:rsidRPr="00C30DC2">
        <w:rPr>
          <w:rFonts w:ascii="Verdana" w:hAnsi="Verdana"/>
          <w:color w:val="000000"/>
          <w:sz w:val="20"/>
          <w:szCs w:val="20"/>
        </w:rPr>
        <w:br/>
        <w:t>            {</w:t>
      </w:r>
      <w:r w:rsidRPr="00C30DC2">
        <w:rPr>
          <w:rFonts w:ascii="Verdana" w:hAnsi="Verdana"/>
          <w:color w:val="000000"/>
          <w:sz w:val="20"/>
          <w:szCs w:val="20"/>
        </w:rPr>
        <w:br/>
        <w:t>                  Shop.put(i);</w:t>
      </w:r>
      <w:r w:rsidRPr="00C30DC2">
        <w:rPr>
          <w:rFonts w:ascii="Verdana" w:hAnsi="Verdana"/>
          <w:color w:val="000000"/>
          <w:sz w:val="20"/>
          <w:szCs w:val="20"/>
        </w:rPr>
        <w:br/>
        <w:t>                  System.out.println("Produced value " + this.number+ " put: " + i);</w:t>
      </w:r>
      <w:r w:rsidRPr="00C30DC2">
        <w:rPr>
          <w:rFonts w:ascii="Verdana" w:hAnsi="Verdana"/>
          <w:color w:val="000000"/>
          <w:sz w:val="20"/>
          <w:szCs w:val="20"/>
        </w:rPr>
        <w:br/>
        <w:t>                  try</w:t>
      </w:r>
      <w:r w:rsidRPr="00C30DC2">
        <w:rPr>
          <w:rFonts w:ascii="Verdana" w:hAnsi="Verdana"/>
          <w:color w:val="000000"/>
          <w:sz w:val="20"/>
          <w:szCs w:val="20"/>
        </w:rPr>
        <w:br/>
        <w:t>                  {</w:t>
      </w:r>
      <w:r w:rsidRPr="00C30DC2">
        <w:rPr>
          <w:rFonts w:ascii="Verdana" w:hAnsi="Verdana"/>
          <w:color w:val="000000"/>
          <w:sz w:val="20"/>
          <w:szCs w:val="20"/>
        </w:rPr>
        <w:br/>
      </w:r>
      <w:r w:rsidRPr="00C30DC2">
        <w:rPr>
          <w:rFonts w:ascii="Verdana" w:hAnsi="Verdana"/>
          <w:color w:val="000000"/>
          <w:sz w:val="20"/>
          <w:szCs w:val="20"/>
        </w:rPr>
        <w:lastRenderedPageBreak/>
        <w:t>                        sleep((int)(Math.random() * 100));</w:t>
      </w:r>
      <w:r w:rsidRPr="00C30DC2">
        <w:rPr>
          <w:rFonts w:ascii="Verdana" w:hAnsi="Verdana"/>
          <w:color w:val="000000"/>
          <w:sz w:val="20"/>
          <w:szCs w:val="20"/>
        </w:rPr>
        <w:br/>
        <w:t>                  }</w:t>
      </w:r>
      <w:r w:rsidRPr="00C30DC2">
        <w:rPr>
          <w:rFonts w:ascii="Verdana" w:hAnsi="Verdana"/>
          <w:color w:val="000000"/>
          <w:sz w:val="20"/>
          <w:szCs w:val="20"/>
        </w:rPr>
        <w:br/>
        <w:t>                  catch (InterruptedException ie)</w:t>
      </w:r>
      <w:r w:rsidRPr="00C30DC2">
        <w:rPr>
          <w:rFonts w:ascii="Verdana" w:hAnsi="Verdana"/>
          <w:color w:val="000000"/>
          <w:sz w:val="20"/>
          <w:szCs w:val="20"/>
        </w:rPr>
        <w:br/>
        <w:t>                  {</w:t>
      </w:r>
      <w:r w:rsidRPr="00C30DC2">
        <w:rPr>
          <w:rFonts w:ascii="Verdana" w:hAnsi="Verdana"/>
          <w:color w:val="000000"/>
          <w:sz w:val="20"/>
          <w:szCs w:val="20"/>
        </w:rPr>
        <w:br/>
        <w:t>                        ie.printStackTrace();</w:t>
      </w:r>
      <w:r w:rsidRPr="00C30DC2">
        <w:rPr>
          <w:rFonts w:ascii="Verdana" w:hAnsi="Verdana"/>
          <w:color w:val="000000"/>
          <w:sz w:val="20"/>
          <w:szCs w:val="20"/>
        </w:rPr>
        <w:br/>
        <w:t>                  }</w:t>
      </w:r>
      <w:r w:rsidRPr="00C30DC2">
        <w:rPr>
          <w:rFonts w:ascii="Verdana" w:hAnsi="Verdana"/>
          <w:color w:val="000000"/>
          <w:sz w:val="20"/>
          <w:szCs w:val="20"/>
        </w:rPr>
        <w:br/>
        <w:t>            }</w:t>
      </w:r>
      <w:r w:rsidRPr="00C30DC2">
        <w:rPr>
          <w:rFonts w:ascii="Verdana" w:hAnsi="Verdana"/>
          <w:color w:val="000000"/>
          <w:sz w:val="20"/>
          <w:szCs w:val="20"/>
        </w:rPr>
        <w:br/>
        <w:t>      }</w:t>
      </w:r>
      <w:r w:rsidRPr="00C30DC2">
        <w:rPr>
          <w:rFonts w:ascii="Verdana" w:hAnsi="Verdana"/>
          <w:color w:val="000000"/>
          <w:sz w:val="20"/>
          <w:szCs w:val="20"/>
        </w:rPr>
        <w:br/>
        <w:t>}</w:t>
      </w:r>
    </w:p>
    <w:p w:rsidR="00154B25"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30.Difference between sleep() and wait()?</w:t>
      </w:r>
      <w:r w:rsidRPr="00094CB6">
        <w:rPr>
          <w:rFonts w:asciiTheme="minorHAnsi" w:hAnsiTheme="minorHAnsi" w:cstheme="minorHAnsi"/>
          <w:color w:val="FF0000"/>
          <w:sz w:val="28"/>
          <w:szCs w:val="28"/>
        </w:rPr>
        <w:br/>
        <w:t>31.Difference between yield() and join()?</w:t>
      </w:r>
      <w:r w:rsidRPr="00094CB6">
        <w:rPr>
          <w:rFonts w:asciiTheme="minorHAnsi" w:hAnsiTheme="minorHAnsi" w:cstheme="minorHAnsi"/>
          <w:color w:val="FF0000"/>
          <w:sz w:val="28"/>
          <w:szCs w:val="28"/>
        </w:rPr>
        <w:br/>
        <w:t>32.Why wait() method is available in Object class?</w:t>
      </w:r>
      <w:r w:rsidRPr="00094CB6">
        <w:rPr>
          <w:rFonts w:asciiTheme="minorHAnsi" w:hAnsiTheme="minorHAnsi" w:cstheme="minorHAnsi"/>
          <w:color w:val="FF0000"/>
          <w:sz w:val="28"/>
          <w:szCs w:val="28"/>
        </w:rPr>
        <w:br/>
        <w:t>33.What is ThreadLocal with Example?</w:t>
      </w:r>
    </w:p>
    <w:p w:rsidR="00154B25" w:rsidRPr="00154B25" w:rsidRDefault="00154B25" w:rsidP="00154B25">
      <w:pPr>
        <w:spacing w:after="0" w:line="240" w:lineRule="auto"/>
        <w:rPr>
          <w:rFonts w:ascii="Courier New" w:eastAsia="Times New Roman" w:hAnsi="Courier New" w:cs="Courier New"/>
          <w:color w:val="002060"/>
          <w:sz w:val="24"/>
          <w:szCs w:val="24"/>
          <w:shd w:val="clear" w:color="auto" w:fill="000000"/>
          <w:lang w:eastAsia="en-IN"/>
        </w:rPr>
      </w:pPr>
    </w:p>
    <w:p w:rsidR="00C30DC2" w:rsidRDefault="00154B25" w:rsidP="00154B25">
      <w:pPr>
        <w:pStyle w:val="NormalWeb"/>
        <w:shd w:val="clear" w:color="auto" w:fill="FFFFFF"/>
        <w:spacing w:before="90" w:beforeAutospacing="0" w:after="90" w:afterAutospacing="0"/>
        <w:rPr>
          <w:rFonts w:asciiTheme="minorHAnsi" w:hAnsiTheme="minorHAnsi" w:cstheme="minorHAnsi"/>
          <w:color w:val="FF0000"/>
          <w:sz w:val="28"/>
          <w:szCs w:val="28"/>
        </w:rPr>
      </w:pPr>
      <w:r w:rsidRPr="00154B25">
        <w:rPr>
          <w:rFonts w:ascii="Courier New" w:hAnsi="Courier New" w:cs="Courier New"/>
          <w:color w:val="FFFFFF"/>
          <w:shd w:val="clear" w:color="auto" w:fill="000000"/>
        </w:rPr>
        <w:t xml:space="preserve">    </w:t>
      </w:r>
      <w:r w:rsidR="002E3E77" w:rsidRPr="00094CB6">
        <w:rPr>
          <w:rFonts w:asciiTheme="minorHAnsi" w:hAnsiTheme="minorHAnsi" w:cstheme="minorHAnsi"/>
          <w:color w:val="FF0000"/>
          <w:sz w:val="28"/>
          <w:szCs w:val="28"/>
        </w:rPr>
        <w:br/>
        <w:t>34.What is Comparable and Comparator?Difference and Example alse</w:t>
      </w:r>
      <w:r w:rsidR="002E3E77" w:rsidRPr="00094CB6">
        <w:rPr>
          <w:rFonts w:asciiTheme="minorHAnsi" w:hAnsiTheme="minorHAnsi" w:cstheme="minorHAnsi"/>
          <w:color w:val="FF0000"/>
          <w:sz w:val="28"/>
          <w:szCs w:val="28"/>
        </w:rPr>
        <w:br/>
        <w:t>Usecase:</w:t>
      </w:r>
      <w:r w:rsidR="002E3E77" w:rsidRPr="00094CB6">
        <w:rPr>
          <w:rFonts w:asciiTheme="minorHAnsi" w:hAnsiTheme="minorHAnsi" w:cstheme="minorHAnsi"/>
          <w:color w:val="FF0000"/>
          <w:sz w:val="28"/>
          <w:szCs w:val="28"/>
        </w:rPr>
        <w:br/>
      </w:r>
      <w:r w:rsidR="002E3E77" w:rsidRPr="00154B25">
        <w:rPr>
          <w:rFonts w:asciiTheme="minorHAnsi" w:hAnsiTheme="minorHAnsi" w:cstheme="minorHAnsi"/>
          <w:color w:val="002060"/>
          <w:sz w:val="28"/>
          <w:szCs w:val="28"/>
        </w:rPr>
        <w:t>Class Employee{</w:t>
      </w:r>
      <w:r w:rsidR="002E3E77" w:rsidRPr="00154B25">
        <w:rPr>
          <w:rFonts w:asciiTheme="minorHAnsi" w:hAnsiTheme="minorHAnsi" w:cstheme="minorHAnsi"/>
          <w:color w:val="002060"/>
          <w:sz w:val="28"/>
          <w:szCs w:val="28"/>
        </w:rPr>
        <w:br/>
        <w:t>Private int id;</w:t>
      </w:r>
      <w:r w:rsidR="002E3E77" w:rsidRPr="00154B25">
        <w:rPr>
          <w:rFonts w:asciiTheme="minorHAnsi" w:hAnsiTheme="minorHAnsi" w:cstheme="minorHAnsi"/>
          <w:color w:val="002060"/>
          <w:sz w:val="28"/>
          <w:szCs w:val="28"/>
        </w:rPr>
        <w:br/>
        <w:t>Private String name;</w:t>
      </w:r>
      <w:r w:rsidR="002E3E77" w:rsidRPr="00154B25">
        <w:rPr>
          <w:rFonts w:asciiTheme="minorHAnsi" w:hAnsiTheme="minorHAnsi" w:cstheme="minorHAnsi"/>
          <w:color w:val="002060"/>
          <w:sz w:val="28"/>
          <w:szCs w:val="28"/>
        </w:rPr>
        <w:br/>
        <w:t>Private float salary;</w:t>
      </w:r>
      <w:r w:rsidR="002E3E77" w:rsidRPr="00154B25">
        <w:rPr>
          <w:rFonts w:asciiTheme="minorHAnsi" w:hAnsiTheme="minorHAnsi" w:cstheme="minorHAnsi"/>
          <w:color w:val="002060"/>
          <w:sz w:val="28"/>
          <w:szCs w:val="28"/>
        </w:rPr>
        <w:br/>
        <w:t>}</w:t>
      </w:r>
      <w:r w:rsidR="002E3E77" w:rsidRPr="00094CB6">
        <w:rPr>
          <w:rFonts w:asciiTheme="minorHAnsi" w:hAnsiTheme="minorHAnsi" w:cstheme="minorHAnsi"/>
          <w:color w:val="FF0000"/>
          <w:sz w:val="28"/>
          <w:szCs w:val="28"/>
        </w:rPr>
        <w:br/>
        <w:t>We want to sort the List on the basic of Name by using comparator?</w:t>
      </w:r>
      <w:r w:rsidR="002E3E77" w:rsidRPr="00094CB6">
        <w:rPr>
          <w:rFonts w:asciiTheme="minorHAnsi" w:hAnsiTheme="minorHAnsi" w:cstheme="minorHAnsi"/>
          <w:color w:val="FF0000"/>
          <w:sz w:val="28"/>
          <w:szCs w:val="28"/>
        </w:rPr>
        <w:br/>
        <w:t>JEE</w:t>
      </w:r>
      <w:r w:rsidR="002E3E77" w:rsidRPr="00094CB6">
        <w:rPr>
          <w:rFonts w:asciiTheme="minorHAnsi" w:hAnsiTheme="minorHAnsi" w:cstheme="minorHAnsi"/>
          <w:color w:val="FF0000"/>
          <w:sz w:val="28"/>
          <w:szCs w:val="28"/>
        </w:rPr>
        <w:br/>
        <w:t>35.what is JDBC API?</w:t>
      </w:r>
    </w:p>
    <w:p w:rsidR="00C30DC2" w:rsidRDefault="00C30DC2" w:rsidP="00154B25">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Java Database Connectivity (</w:t>
      </w:r>
      <w:r>
        <w:rPr>
          <w:rFonts w:ascii="Arial" w:hAnsi="Arial" w:cs="Arial"/>
          <w:b/>
          <w:bCs/>
          <w:color w:val="222222"/>
          <w:shd w:val="clear" w:color="auto" w:fill="FFFFFF"/>
        </w:rPr>
        <w:t>JDBC</w:t>
      </w:r>
      <w:r>
        <w:rPr>
          <w:rFonts w:ascii="Arial" w:hAnsi="Arial" w:cs="Arial"/>
          <w:color w:val="222222"/>
          <w:shd w:val="clear" w:color="auto" w:fill="FFFFFF"/>
        </w:rPr>
        <w:t>) is an application programming interface (</w:t>
      </w:r>
      <w:r>
        <w:rPr>
          <w:rFonts w:ascii="Arial" w:hAnsi="Arial" w:cs="Arial"/>
          <w:b/>
          <w:bCs/>
          <w:color w:val="222222"/>
          <w:shd w:val="clear" w:color="auto" w:fill="FFFFFF"/>
        </w:rPr>
        <w:t>API</w:t>
      </w:r>
      <w:r>
        <w:rPr>
          <w:rFonts w:ascii="Arial" w:hAnsi="Arial" w:cs="Arial"/>
          <w:color w:val="222222"/>
          <w:shd w:val="clear" w:color="auto" w:fill="FFFFFF"/>
        </w:rPr>
        <w:t>) for the programming language Java, which defines how a client may access a database. It is a Java-based data access technology used for Java database connectivity. It is part of the Java Standard Edition platform, from Oracle Corporation.</w:t>
      </w:r>
    </w:p>
    <w:p w:rsidR="00C30DC2" w:rsidRDefault="002E3E77" w:rsidP="00154B2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36.What is difference between Statement and PreparedStatement?</w:t>
      </w:r>
    </w:p>
    <w:p w:rsidR="00C30DC2" w:rsidRDefault="00C30DC2" w:rsidP="00C30DC2">
      <w:pPr>
        <w:pStyle w:val="Heading2"/>
        <w:shd w:val="clear" w:color="auto" w:fill="FFFFFF"/>
        <w:spacing w:before="0" w:line="288" w:lineRule="atLeast"/>
        <w:textAlignment w:val="baseline"/>
        <w:rPr>
          <w:rFonts w:ascii="Tahoma" w:hAnsi="Tahoma" w:cs="Tahoma"/>
          <w:color w:val="000000"/>
          <w:sz w:val="41"/>
          <w:szCs w:val="41"/>
        </w:rPr>
      </w:pPr>
      <w:r>
        <w:rPr>
          <w:rStyle w:val="Strong"/>
          <w:rFonts w:ascii="Tahoma" w:hAnsi="Tahoma" w:cs="Tahoma"/>
          <w:b w:val="0"/>
          <w:bCs w:val="0"/>
          <w:color w:val="000000"/>
          <w:sz w:val="41"/>
          <w:szCs w:val="41"/>
          <w:bdr w:val="none" w:sz="0" w:space="0" w:color="auto" w:frame="1"/>
        </w:rPr>
        <w:t>1) Statement</w:t>
      </w:r>
    </w:p>
    <w:p w:rsidR="00C30DC2" w:rsidRDefault="00C30DC2" w:rsidP="00C30DC2">
      <w:pPr>
        <w:pStyle w:val="NormalWeb"/>
        <w:shd w:val="clear" w:color="auto" w:fill="FFFFFF"/>
        <w:spacing w:before="0" w:after="0"/>
        <w:textAlignment w:val="baseline"/>
        <w:rPr>
          <w:rFonts w:ascii="Tahoma" w:hAnsi="Tahoma" w:cs="Tahoma"/>
          <w:color w:val="000000"/>
        </w:rPr>
      </w:pPr>
      <w:r>
        <w:rPr>
          <w:rFonts w:ascii="Tahoma" w:hAnsi="Tahoma" w:cs="Tahoma"/>
          <w:color w:val="000000"/>
        </w:rPr>
        <w:t>Statement interface is used to execute normal SQL queries. You can’t pass the parameters to SQL query at run time using this interface. This interface is preferred over other two interfaces if you are executing a particular SQL query only once. The performance of this interface is also very less compared to other two interfaces. In most of time, Statement interface is used for DDL statements like </w:t>
      </w:r>
      <w:r>
        <w:rPr>
          <w:rStyle w:val="Strong"/>
          <w:rFonts w:ascii="Tahoma" w:hAnsi="Tahoma" w:cs="Tahoma"/>
          <w:color w:val="000000"/>
          <w:bdr w:val="none" w:sz="0" w:space="0" w:color="auto" w:frame="1"/>
        </w:rPr>
        <w:t>CREATE</w:t>
      </w:r>
      <w:r>
        <w:rPr>
          <w:rFonts w:ascii="Tahoma" w:hAnsi="Tahoma" w:cs="Tahoma"/>
          <w:color w:val="000000"/>
        </w:rPr>
        <w:t>, </w:t>
      </w:r>
      <w:r>
        <w:rPr>
          <w:rStyle w:val="Strong"/>
          <w:rFonts w:ascii="Tahoma" w:hAnsi="Tahoma" w:cs="Tahoma"/>
          <w:color w:val="000000"/>
          <w:bdr w:val="none" w:sz="0" w:space="0" w:color="auto" w:frame="1"/>
        </w:rPr>
        <w:t>ALTER</w:t>
      </w:r>
      <w:r>
        <w:rPr>
          <w:rFonts w:ascii="Tahoma" w:hAnsi="Tahoma" w:cs="Tahoma"/>
          <w:color w:val="000000"/>
        </w:rPr>
        <w:t>, </w:t>
      </w:r>
      <w:r>
        <w:rPr>
          <w:rStyle w:val="Strong"/>
          <w:rFonts w:ascii="Tahoma" w:hAnsi="Tahoma" w:cs="Tahoma"/>
          <w:color w:val="000000"/>
          <w:bdr w:val="none" w:sz="0" w:space="0" w:color="auto" w:frame="1"/>
        </w:rPr>
        <w:t>DROP</w:t>
      </w:r>
      <w:r>
        <w:rPr>
          <w:rFonts w:ascii="Tahoma" w:hAnsi="Tahoma" w:cs="Tahoma"/>
          <w:color w:val="000000"/>
        </w:rPr>
        <w:t> etc. For example,</w:t>
      </w:r>
    </w:p>
    <w:tbl>
      <w:tblPr>
        <w:tblW w:w="11190" w:type="dxa"/>
        <w:tblCellMar>
          <w:left w:w="0" w:type="dxa"/>
          <w:right w:w="0" w:type="dxa"/>
        </w:tblCellMar>
        <w:tblLook w:val="04A0" w:firstRow="1" w:lastRow="0" w:firstColumn="1" w:lastColumn="0" w:noHBand="0" w:noVBand="1"/>
      </w:tblPr>
      <w:tblGrid>
        <w:gridCol w:w="540"/>
        <w:gridCol w:w="10650"/>
      </w:tblGrid>
      <w:tr w:rsidR="00C30DC2" w:rsidTr="00C30DC2">
        <w:tc>
          <w:tcPr>
            <w:tcW w:w="0" w:type="auto"/>
            <w:vAlign w:val="center"/>
            <w:hideMark/>
          </w:tcPr>
          <w:p w:rsidR="00C30DC2" w:rsidRDefault="00C30DC2" w:rsidP="00C30DC2">
            <w:pPr>
              <w:rPr>
                <w:rFonts w:ascii="Times New Roman" w:hAnsi="Times New Roman" w:cs="Times New Roman"/>
              </w:rPr>
            </w:pPr>
            <w:r>
              <w:t>1</w:t>
            </w:r>
          </w:p>
          <w:p w:rsidR="00C30DC2" w:rsidRDefault="00C30DC2" w:rsidP="00C30DC2">
            <w:r>
              <w:lastRenderedPageBreak/>
              <w:t>2</w:t>
            </w:r>
          </w:p>
          <w:p w:rsidR="00C30DC2" w:rsidRDefault="00C30DC2" w:rsidP="00C30DC2">
            <w:r>
              <w:t>3</w:t>
            </w:r>
          </w:p>
          <w:p w:rsidR="00C30DC2" w:rsidRDefault="00C30DC2" w:rsidP="00C30DC2">
            <w:r>
              <w:t>4</w:t>
            </w:r>
          </w:p>
          <w:p w:rsidR="00C30DC2" w:rsidRDefault="00C30DC2" w:rsidP="00C30DC2">
            <w:r>
              <w:t>5</w:t>
            </w:r>
          </w:p>
          <w:p w:rsidR="00C30DC2" w:rsidRDefault="00C30DC2" w:rsidP="00C30DC2">
            <w:r>
              <w:t>6</w:t>
            </w:r>
          </w:p>
          <w:p w:rsidR="00C30DC2" w:rsidRDefault="00C30DC2" w:rsidP="00C30DC2">
            <w:r>
              <w:t>7</w:t>
            </w:r>
          </w:p>
        </w:tc>
        <w:tc>
          <w:tcPr>
            <w:tcW w:w="10650" w:type="dxa"/>
            <w:vAlign w:val="center"/>
            <w:hideMark/>
          </w:tcPr>
          <w:p w:rsidR="00C30DC2" w:rsidRDefault="00C30DC2" w:rsidP="00C30DC2">
            <w:r>
              <w:rPr>
                <w:rStyle w:val="HTMLCode"/>
                <w:rFonts w:eastAsiaTheme="minorHAnsi"/>
              </w:rPr>
              <w:lastRenderedPageBreak/>
              <w:t>//Creating The Statement Object</w:t>
            </w:r>
          </w:p>
          <w:p w:rsidR="00C30DC2" w:rsidRDefault="00C30DC2" w:rsidP="00C30DC2">
            <w:r>
              <w:rPr>
                <w:rStyle w:val="HTMLCode"/>
                <w:rFonts w:eastAsiaTheme="minorHAnsi"/>
              </w:rPr>
              <w:lastRenderedPageBreak/>
              <w:t> </w:t>
            </w:r>
            <w:r>
              <w:t> </w:t>
            </w:r>
          </w:p>
          <w:p w:rsidR="00C30DC2" w:rsidRDefault="00C30DC2" w:rsidP="00C30DC2">
            <w:r>
              <w:rPr>
                <w:rStyle w:val="HTMLCode"/>
                <w:rFonts w:eastAsiaTheme="minorHAnsi"/>
              </w:rPr>
              <w:t>Statement stmt = con.createStatement();</w:t>
            </w:r>
          </w:p>
          <w:p w:rsidR="00C30DC2" w:rsidRDefault="00C30DC2" w:rsidP="00C30DC2">
            <w:r>
              <w:rPr>
                <w:rStyle w:val="HTMLCode"/>
                <w:rFonts w:eastAsiaTheme="minorHAnsi"/>
              </w:rPr>
              <w:t> </w:t>
            </w:r>
            <w:r>
              <w:t> </w:t>
            </w:r>
          </w:p>
          <w:p w:rsidR="00C30DC2" w:rsidRDefault="00C30DC2" w:rsidP="00C30DC2">
            <w:r>
              <w:rPr>
                <w:rStyle w:val="HTMLCode"/>
                <w:rFonts w:eastAsiaTheme="minorHAnsi"/>
              </w:rPr>
              <w:t>//Executing The Statement</w:t>
            </w:r>
          </w:p>
          <w:p w:rsidR="00C30DC2" w:rsidRDefault="00C30DC2" w:rsidP="00C30DC2">
            <w:r>
              <w:rPr>
                <w:rStyle w:val="HTMLCode"/>
                <w:rFonts w:eastAsiaTheme="minorHAnsi"/>
              </w:rPr>
              <w:t> </w:t>
            </w:r>
            <w:r>
              <w:t> </w:t>
            </w:r>
          </w:p>
          <w:p w:rsidR="00C30DC2" w:rsidRDefault="00C30DC2" w:rsidP="00C30DC2">
            <w:r>
              <w:rPr>
                <w:rStyle w:val="HTMLCode"/>
                <w:rFonts w:eastAsiaTheme="minorHAnsi"/>
              </w:rPr>
              <w:t>stmt.executeUpdate("CREATE TABLE STUDENT(ID NUMBER NOT NULL, NAME VARCHAR)");</w:t>
            </w:r>
          </w:p>
        </w:tc>
      </w:tr>
    </w:tbl>
    <w:p w:rsidR="00C30DC2" w:rsidRDefault="00C30DC2" w:rsidP="00C30DC2">
      <w:pPr>
        <w:pStyle w:val="Heading2"/>
        <w:shd w:val="clear" w:color="auto" w:fill="FFFFFF"/>
        <w:spacing w:before="0" w:line="288" w:lineRule="atLeast"/>
        <w:textAlignment w:val="baseline"/>
        <w:rPr>
          <w:rFonts w:ascii="Tahoma" w:hAnsi="Tahoma" w:cs="Tahoma"/>
          <w:color w:val="000000"/>
          <w:sz w:val="41"/>
          <w:szCs w:val="41"/>
        </w:rPr>
      </w:pPr>
      <w:r>
        <w:rPr>
          <w:rStyle w:val="Strong"/>
          <w:rFonts w:ascii="Tahoma" w:hAnsi="Tahoma" w:cs="Tahoma"/>
          <w:b w:val="0"/>
          <w:bCs w:val="0"/>
          <w:color w:val="000000"/>
          <w:sz w:val="41"/>
          <w:szCs w:val="41"/>
          <w:bdr w:val="none" w:sz="0" w:space="0" w:color="auto" w:frame="1"/>
        </w:rPr>
        <w:lastRenderedPageBreak/>
        <w:t>2) PreparedStatement</w:t>
      </w:r>
    </w:p>
    <w:p w:rsidR="00C30DC2" w:rsidRDefault="00C30DC2" w:rsidP="00C30DC2">
      <w:pPr>
        <w:pStyle w:val="NormalWeb"/>
        <w:shd w:val="clear" w:color="auto" w:fill="FFFFFF"/>
        <w:textAlignment w:val="baseline"/>
        <w:rPr>
          <w:rFonts w:ascii="Tahoma" w:hAnsi="Tahoma" w:cs="Tahoma"/>
          <w:color w:val="000000"/>
        </w:rPr>
      </w:pPr>
      <w:r>
        <w:rPr>
          <w:rFonts w:ascii="Tahoma" w:hAnsi="Tahoma" w:cs="Tahoma"/>
          <w:color w:val="000000"/>
        </w:rPr>
        <w:t>PreparedStatement is used to execute dynamic or parameterized SQL queries. PreparedStatement extends Statement interface. You can pass the parameters to SQL query at run time using this interface. It is recommended to use PreparedStatement if you are executing a particular SQL query multiple times. It gives better performance than Statement interface. Because, PreparedStatement are precompiled and the query plan is created only once irrespective of how many times you are executing that query. This will save lots of time.</w:t>
      </w:r>
    </w:p>
    <w:tbl>
      <w:tblPr>
        <w:tblW w:w="13170" w:type="dxa"/>
        <w:tblCellMar>
          <w:left w:w="0" w:type="dxa"/>
          <w:right w:w="0" w:type="dxa"/>
        </w:tblCellMar>
        <w:tblLook w:val="04A0" w:firstRow="1" w:lastRow="0" w:firstColumn="1" w:lastColumn="0" w:noHBand="0" w:noVBand="1"/>
      </w:tblPr>
      <w:tblGrid>
        <w:gridCol w:w="675"/>
        <w:gridCol w:w="12495"/>
      </w:tblGrid>
      <w:tr w:rsidR="00C30DC2" w:rsidTr="00C30DC2">
        <w:tc>
          <w:tcPr>
            <w:tcW w:w="0" w:type="auto"/>
            <w:vAlign w:val="center"/>
            <w:hideMark/>
          </w:tcPr>
          <w:p w:rsidR="00C30DC2" w:rsidRDefault="00C30DC2" w:rsidP="00C30DC2">
            <w:pPr>
              <w:rPr>
                <w:rFonts w:ascii="Times New Roman" w:hAnsi="Times New Roman" w:cs="Times New Roman"/>
              </w:rPr>
            </w:pPr>
            <w:r>
              <w:t>1</w:t>
            </w:r>
          </w:p>
          <w:p w:rsidR="00C30DC2" w:rsidRDefault="00C30DC2" w:rsidP="00C30DC2">
            <w:r>
              <w:t>2</w:t>
            </w:r>
          </w:p>
          <w:p w:rsidR="00C30DC2" w:rsidRDefault="00C30DC2" w:rsidP="00C30DC2">
            <w:r>
              <w:t>3</w:t>
            </w:r>
          </w:p>
          <w:p w:rsidR="00C30DC2" w:rsidRDefault="00C30DC2" w:rsidP="00C30DC2">
            <w:r>
              <w:t>4</w:t>
            </w:r>
          </w:p>
          <w:p w:rsidR="00C30DC2" w:rsidRDefault="00C30DC2" w:rsidP="00C30DC2">
            <w:r>
              <w:t>5</w:t>
            </w:r>
          </w:p>
          <w:p w:rsidR="00C30DC2" w:rsidRDefault="00C30DC2" w:rsidP="00C30DC2">
            <w:r>
              <w:t>6</w:t>
            </w:r>
          </w:p>
          <w:p w:rsidR="00C30DC2" w:rsidRDefault="00C30DC2" w:rsidP="00C30DC2">
            <w:r>
              <w:t>7</w:t>
            </w:r>
          </w:p>
          <w:p w:rsidR="00C30DC2" w:rsidRDefault="00C30DC2" w:rsidP="00C30DC2">
            <w:r>
              <w:t>8</w:t>
            </w:r>
          </w:p>
          <w:p w:rsidR="00C30DC2" w:rsidRDefault="00C30DC2" w:rsidP="00C30DC2">
            <w:r>
              <w:t>9</w:t>
            </w:r>
          </w:p>
          <w:p w:rsidR="00C30DC2" w:rsidRDefault="00C30DC2" w:rsidP="00C30DC2">
            <w:r>
              <w:t>10</w:t>
            </w:r>
          </w:p>
          <w:p w:rsidR="00C30DC2" w:rsidRDefault="00C30DC2" w:rsidP="00C30DC2">
            <w:r>
              <w:t>11</w:t>
            </w:r>
          </w:p>
          <w:p w:rsidR="00C30DC2" w:rsidRDefault="00C30DC2" w:rsidP="00C30DC2">
            <w:r>
              <w:t>12</w:t>
            </w:r>
          </w:p>
          <w:p w:rsidR="00C30DC2" w:rsidRDefault="00C30DC2" w:rsidP="00C30DC2">
            <w:r>
              <w:t>13</w:t>
            </w:r>
          </w:p>
        </w:tc>
        <w:tc>
          <w:tcPr>
            <w:tcW w:w="12495" w:type="dxa"/>
            <w:vAlign w:val="center"/>
            <w:hideMark/>
          </w:tcPr>
          <w:p w:rsidR="00C30DC2" w:rsidRDefault="00C30DC2" w:rsidP="00C30DC2">
            <w:r>
              <w:rPr>
                <w:rStyle w:val="HTMLCode"/>
                <w:rFonts w:eastAsiaTheme="minorHAnsi"/>
              </w:rPr>
              <w:t xml:space="preserve">//Creating PreparedStatement object </w:t>
            </w:r>
          </w:p>
          <w:p w:rsidR="00C30DC2" w:rsidRDefault="00C30DC2" w:rsidP="00C30DC2">
            <w:r>
              <w:rPr>
                <w:rStyle w:val="HTMLCode"/>
                <w:rFonts w:eastAsiaTheme="minorHAnsi"/>
              </w:rPr>
              <w:t> </w:t>
            </w:r>
            <w:r>
              <w:t> </w:t>
            </w:r>
          </w:p>
          <w:p w:rsidR="00C30DC2" w:rsidRDefault="00C30DC2" w:rsidP="00C30DC2">
            <w:r>
              <w:rPr>
                <w:rStyle w:val="HTMLCode"/>
                <w:rFonts w:eastAsiaTheme="minorHAnsi"/>
              </w:rPr>
              <w:t>PreparedStatement pstmt = con.prepareStatement("update STUDENT set NAME = ? where ID = ?");</w:t>
            </w:r>
          </w:p>
          <w:p w:rsidR="00C30DC2" w:rsidRDefault="00C30DC2" w:rsidP="00C30DC2">
            <w:r>
              <w:rPr>
                <w:rStyle w:val="HTMLCode"/>
                <w:rFonts w:eastAsiaTheme="minorHAnsi"/>
              </w:rPr>
              <w:t> </w:t>
            </w:r>
            <w:r>
              <w:t> </w:t>
            </w:r>
          </w:p>
          <w:p w:rsidR="00C30DC2" w:rsidRDefault="00C30DC2" w:rsidP="00C30DC2">
            <w:r>
              <w:rPr>
                <w:rStyle w:val="HTMLCode"/>
                <w:rFonts w:eastAsiaTheme="minorHAnsi"/>
              </w:rPr>
              <w:t>//Setting values to place holders using setter methods of PreparedStatement object</w:t>
            </w:r>
          </w:p>
          <w:p w:rsidR="00C30DC2" w:rsidRDefault="00C30DC2" w:rsidP="00C30DC2">
            <w:r>
              <w:rPr>
                <w:rStyle w:val="HTMLCode"/>
                <w:rFonts w:eastAsiaTheme="minorHAnsi"/>
              </w:rPr>
              <w:t> </w:t>
            </w:r>
            <w:r>
              <w:t> </w:t>
            </w:r>
          </w:p>
          <w:p w:rsidR="00C30DC2" w:rsidRDefault="00C30DC2" w:rsidP="00C30DC2">
            <w:r>
              <w:rPr>
                <w:rStyle w:val="HTMLCode"/>
                <w:rFonts w:eastAsiaTheme="minorHAnsi"/>
              </w:rPr>
              <w:t>pstmt.setString(1, "MyName");   //Assigns "MyName" to first place holder</w:t>
            </w:r>
          </w:p>
          <w:p w:rsidR="00C30DC2" w:rsidRDefault="00C30DC2" w:rsidP="00C30DC2">
            <w:r>
              <w:rPr>
                <w:rStyle w:val="HTMLCode"/>
                <w:rFonts w:eastAsiaTheme="minorHAnsi"/>
              </w:rPr>
              <w:t>         </w:t>
            </w:r>
            <w:r>
              <w:t> </w:t>
            </w:r>
          </w:p>
          <w:p w:rsidR="00C30DC2" w:rsidRDefault="00C30DC2" w:rsidP="00C30DC2">
            <w:r>
              <w:rPr>
                <w:rStyle w:val="HTMLCode"/>
                <w:rFonts w:eastAsiaTheme="minorHAnsi"/>
              </w:rPr>
              <w:t>pstmt.setInt(2, 111);     //Assigns "111" to second place holder</w:t>
            </w:r>
          </w:p>
          <w:p w:rsidR="00C30DC2" w:rsidRDefault="00C30DC2" w:rsidP="00C30DC2">
            <w:r>
              <w:t> </w:t>
            </w:r>
          </w:p>
          <w:p w:rsidR="00C30DC2" w:rsidRDefault="00C30DC2" w:rsidP="00C30DC2">
            <w:r>
              <w:rPr>
                <w:rStyle w:val="HTMLCode"/>
                <w:rFonts w:eastAsiaTheme="minorHAnsi"/>
              </w:rPr>
              <w:t>//Executing PreparedStatement</w:t>
            </w:r>
          </w:p>
          <w:p w:rsidR="00C30DC2" w:rsidRDefault="00C30DC2" w:rsidP="00C30DC2">
            <w:r>
              <w:t> </w:t>
            </w:r>
          </w:p>
          <w:p w:rsidR="00C30DC2" w:rsidRDefault="00C30DC2" w:rsidP="00C30DC2">
            <w:r>
              <w:rPr>
                <w:rStyle w:val="HTMLCode"/>
                <w:rFonts w:eastAsiaTheme="minorHAnsi"/>
              </w:rPr>
              <w:t>pstmt.executeUpdate();</w:t>
            </w:r>
          </w:p>
        </w:tc>
      </w:tr>
    </w:tbl>
    <w:p w:rsidR="00C30DC2" w:rsidRDefault="00C30DC2" w:rsidP="00C30DC2">
      <w:pPr>
        <w:pStyle w:val="Heading2"/>
        <w:shd w:val="clear" w:color="auto" w:fill="FFFFFF"/>
        <w:spacing w:before="0" w:line="288" w:lineRule="atLeast"/>
        <w:textAlignment w:val="baseline"/>
        <w:rPr>
          <w:rFonts w:ascii="Tahoma" w:hAnsi="Tahoma" w:cs="Tahoma"/>
          <w:color w:val="000000"/>
          <w:sz w:val="41"/>
          <w:szCs w:val="41"/>
        </w:rPr>
      </w:pPr>
      <w:r>
        <w:rPr>
          <w:rStyle w:val="Strong"/>
          <w:rFonts w:ascii="Tahoma" w:hAnsi="Tahoma" w:cs="Tahoma"/>
          <w:b w:val="0"/>
          <w:bCs w:val="0"/>
          <w:color w:val="000000"/>
          <w:sz w:val="41"/>
          <w:szCs w:val="41"/>
          <w:bdr w:val="none" w:sz="0" w:space="0" w:color="auto" w:frame="1"/>
        </w:rPr>
        <w:t>3) CallableStatement</w:t>
      </w:r>
    </w:p>
    <w:p w:rsidR="00C30DC2" w:rsidRDefault="00C30DC2" w:rsidP="00C30DC2">
      <w:pPr>
        <w:pStyle w:val="NormalWeb"/>
        <w:shd w:val="clear" w:color="auto" w:fill="FFFFFF"/>
        <w:spacing w:before="0" w:after="0"/>
        <w:textAlignment w:val="baseline"/>
        <w:rPr>
          <w:rFonts w:ascii="Tahoma" w:hAnsi="Tahoma" w:cs="Tahoma"/>
          <w:color w:val="000000"/>
        </w:rPr>
      </w:pPr>
      <w:r>
        <w:rPr>
          <w:rFonts w:ascii="Tahoma" w:hAnsi="Tahoma" w:cs="Tahoma"/>
          <w:color w:val="000000"/>
        </w:rPr>
        <w:t>CallableStatement is used to execute the stored procedures. CallableStatement extends PreparedStatement. Usng CallableStatement, you can pass 3 types of parameters to stored procedures. They are : </w:t>
      </w:r>
      <w:r>
        <w:rPr>
          <w:rStyle w:val="Strong"/>
          <w:rFonts w:ascii="Tahoma" w:hAnsi="Tahoma" w:cs="Tahoma"/>
          <w:i/>
          <w:iCs/>
          <w:color w:val="000000"/>
          <w:bdr w:val="none" w:sz="0" w:space="0" w:color="auto" w:frame="1"/>
        </w:rPr>
        <w:t>IN</w:t>
      </w:r>
      <w:r>
        <w:rPr>
          <w:rFonts w:ascii="Tahoma" w:hAnsi="Tahoma" w:cs="Tahoma"/>
          <w:color w:val="000000"/>
        </w:rPr>
        <w:t> – used to pass the values to stored procedure, </w:t>
      </w:r>
      <w:r>
        <w:rPr>
          <w:rStyle w:val="Emphasis"/>
          <w:rFonts w:ascii="Tahoma" w:hAnsi="Tahoma" w:cs="Tahoma"/>
          <w:b/>
          <w:bCs/>
          <w:color w:val="000000"/>
          <w:bdr w:val="none" w:sz="0" w:space="0" w:color="auto" w:frame="1"/>
        </w:rPr>
        <w:t>OUT</w:t>
      </w:r>
      <w:r>
        <w:rPr>
          <w:rFonts w:ascii="Tahoma" w:hAnsi="Tahoma" w:cs="Tahoma"/>
          <w:color w:val="000000"/>
        </w:rPr>
        <w:t> – used to hold the result returned by the stored procedure and </w:t>
      </w:r>
      <w:r>
        <w:rPr>
          <w:rStyle w:val="Emphasis"/>
          <w:rFonts w:ascii="Tahoma" w:hAnsi="Tahoma" w:cs="Tahoma"/>
          <w:b/>
          <w:bCs/>
          <w:color w:val="000000"/>
          <w:bdr w:val="none" w:sz="0" w:space="0" w:color="auto" w:frame="1"/>
        </w:rPr>
        <w:t>IN OUT</w:t>
      </w:r>
      <w:r>
        <w:rPr>
          <w:rFonts w:ascii="Tahoma" w:hAnsi="Tahoma" w:cs="Tahoma"/>
          <w:color w:val="000000"/>
        </w:rPr>
        <w:t xml:space="preserve"> – acts as both IN and OUT parameter. Before calling the stored procedure, you </w:t>
      </w:r>
      <w:r>
        <w:rPr>
          <w:rFonts w:ascii="Tahoma" w:hAnsi="Tahoma" w:cs="Tahoma"/>
          <w:color w:val="000000"/>
        </w:rPr>
        <w:lastRenderedPageBreak/>
        <w:t>must register OUT parameters using </w:t>
      </w:r>
      <w:r>
        <w:rPr>
          <w:rStyle w:val="Emphasis"/>
          <w:rFonts w:ascii="Tahoma" w:hAnsi="Tahoma" w:cs="Tahoma"/>
          <w:b/>
          <w:bCs/>
          <w:color w:val="000000"/>
          <w:bdr w:val="none" w:sz="0" w:space="0" w:color="auto" w:frame="1"/>
        </w:rPr>
        <w:t>registerOutParameter()</w:t>
      </w:r>
      <w:r>
        <w:rPr>
          <w:rFonts w:ascii="Tahoma" w:hAnsi="Tahoma" w:cs="Tahoma"/>
          <w:color w:val="000000"/>
        </w:rPr>
        <w:t> method of CallableStatement. The performance of this interface is higher than the other two interfaces. Because, it calls the stored procedures which are already compiled and stored in the database server.</w:t>
      </w:r>
    </w:p>
    <w:tbl>
      <w:tblPr>
        <w:tblW w:w="12240" w:type="dxa"/>
        <w:tblCellMar>
          <w:left w:w="0" w:type="dxa"/>
          <w:right w:w="0" w:type="dxa"/>
        </w:tblCellMar>
        <w:tblLook w:val="04A0" w:firstRow="1" w:lastRow="0" w:firstColumn="1" w:lastColumn="0" w:noHBand="0" w:noVBand="1"/>
      </w:tblPr>
      <w:tblGrid>
        <w:gridCol w:w="675"/>
        <w:gridCol w:w="11565"/>
      </w:tblGrid>
      <w:tr w:rsidR="00C30DC2" w:rsidTr="00C30DC2">
        <w:tc>
          <w:tcPr>
            <w:tcW w:w="0" w:type="auto"/>
            <w:vAlign w:val="center"/>
            <w:hideMark/>
          </w:tcPr>
          <w:p w:rsidR="00C30DC2" w:rsidRDefault="00C30DC2" w:rsidP="00C30DC2">
            <w:pPr>
              <w:rPr>
                <w:rFonts w:ascii="Times New Roman" w:hAnsi="Times New Roman" w:cs="Times New Roman"/>
              </w:rPr>
            </w:pPr>
            <w:r>
              <w:t>1</w:t>
            </w:r>
          </w:p>
          <w:p w:rsidR="00C30DC2" w:rsidRDefault="00C30DC2" w:rsidP="00C30DC2">
            <w:r>
              <w:t>2</w:t>
            </w:r>
          </w:p>
          <w:p w:rsidR="00C30DC2" w:rsidRDefault="00C30DC2" w:rsidP="00C30DC2">
            <w:r>
              <w:t>3</w:t>
            </w:r>
          </w:p>
          <w:p w:rsidR="00C30DC2" w:rsidRDefault="00C30DC2" w:rsidP="00C30DC2">
            <w:r>
              <w:t>4</w:t>
            </w:r>
          </w:p>
          <w:p w:rsidR="00C30DC2" w:rsidRDefault="00C30DC2" w:rsidP="00C30DC2">
            <w:r>
              <w:t>5</w:t>
            </w:r>
          </w:p>
          <w:p w:rsidR="00C30DC2" w:rsidRDefault="00C30DC2" w:rsidP="00C30DC2">
            <w:r>
              <w:t>6</w:t>
            </w:r>
          </w:p>
          <w:p w:rsidR="00C30DC2" w:rsidRDefault="00C30DC2" w:rsidP="00C30DC2">
            <w:r>
              <w:t>7</w:t>
            </w:r>
          </w:p>
          <w:p w:rsidR="00C30DC2" w:rsidRDefault="00C30DC2" w:rsidP="00C30DC2">
            <w:r>
              <w:t>8</w:t>
            </w:r>
          </w:p>
          <w:p w:rsidR="00C30DC2" w:rsidRDefault="00C30DC2" w:rsidP="00C30DC2">
            <w:r>
              <w:t>9</w:t>
            </w:r>
          </w:p>
          <w:p w:rsidR="00C30DC2" w:rsidRDefault="00C30DC2" w:rsidP="00C30DC2">
            <w:r>
              <w:t>10</w:t>
            </w:r>
          </w:p>
          <w:p w:rsidR="00C30DC2" w:rsidRDefault="00C30DC2" w:rsidP="00C30DC2">
            <w:r>
              <w:t>11</w:t>
            </w:r>
          </w:p>
          <w:p w:rsidR="00C30DC2" w:rsidRDefault="00C30DC2" w:rsidP="00C30DC2">
            <w:r>
              <w:t>12</w:t>
            </w:r>
          </w:p>
          <w:p w:rsidR="00C30DC2" w:rsidRDefault="00C30DC2" w:rsidP="00C30DC2">
            <w:r>
              <w:t>13</w:t>
            </w:r>
          </w:p>
        </w:tc>
        <w:tc>
          <w:tcPr>
            <w:tcW w:w="11565" w:type="dxa"/>
            <w:vAlign w:val="center"/>
            <w:hideMark/>
          </w:tcPr>
          <w:p w:rsidR="00C30DC2" w:rsidRDefault="00C30DC2" w:rsidP="00C30DC2">
            <w:r>
              <w:rPr>
                <w:rStyle w:val="HTMLCode"/>
                <w:rFonts w:eastAsiaTheme="minorHAnsi"/>
              </w:rPr>
              <w:t>//Creating CallableStatement object</w:t>
            </w:r>
          </w:p>
          <w:p w:rsidR="00C30DC2" w:rsidRDefault="00C30DC2" w:rsidP="00C30DC2">
            <w:r>
              <w:t> </w:t>
            </w:r>
          </w:p>
          <w:p w:rsidR="00C30DC2" w:rsidRDefault="00C30DC2" w:rsidP="00C30DC2">
            <w:r>
              <w:rPr>
                <w:rStyle w:val="HTMLCode"/>
                <w:rFonts w:eastAsiaTheme="minorHAnsi"/>
              </w:rPr>
              <w:t>CallableStatement cstmt = con.prepareCall("{call anyProcedure(?, ?, ?)}");</w:t>
            </w:r>
          </w:p>
          <w:p w:rsidR="00C30DC2" w:rsidRDefault="00C30DC2" w:rsidP="00C30DC2">
            <w:r>
              <w:t> </w:t>
            </w:r>
          </w:p>
          <w:p w:rsidR="00C30DC2" w:rsidRDefault="00C30DC2" w:rsidP="00C30DC2">
            <w:r>
              <w:rPr>
                <w:rStyle w:val="HTMLCode"/>
                <w:rFonts w:eastAsiaTheme="minorHAnsi"/>
              </w:rPr>
              <w:t>//Use cstmt.setter() methods to pass IN parameters</w:t>
            </w:r>
          </w:p>
          <w:p w:rsidR="00C30DC2" w:rsidRDefault="00C30DC2" w:rsidP="00C30DC2">
            <w:r>
              <w:t> </w:t>
            </w:r>
          </w:p>
          <w:p w:rsidR="00C30DC2" w:rsidRDefault="00C30DC2" w:rsidP="00C30DC2">
            <w:r>
              <w:rPr>
                <w:rStyle w:val="HTMLCode"/>
                <w:rFonts w:eastAsiaTheme="minorHAnsi"/>
              </w:rPr>
              <w:t>//Use cstmt.registerOutParameter() method to register OUT parameters</w:t>
            </w:r>
          </w:p>
          <w:p w:rsidR="00C30DC2" w:rsidRDefault="00C30DC2" w:rsidP="00C30DC2">
            <w:r>
              <w:t> </w:t>
            </w:r>
          </w:p>
          <w:p w:rsidR="00C30DC2" w:rsidRDefault="00C30DC2" w:rsidP="00C30DC2">
            <w:r>
              <w:rPr>
                <w:rStyle w:val="HTMLCode"/>
                <w:rFonts w:eastAsiaTheme="minorHAnsi"/>
              </w:rPr>
              <w:t>//Executing the CallableStatement</w:t>
            </w:r>
          </w:p>
          <w:p w:rsidR="00C30DC2" w:rsidRDefault="00C30DC2" w:rsidP="00C30DC2">
            <w:r>
              <w:t> </w:t>
            </w:r>
          </w:p>
          <w:p w:rsidR="00C30DC2" w:rsidRDefault="00C30DC2" w:rsidP="00C30DC2">
            <w:r>
              <w:rPr>
                <w:rStyle w:val="HTMLCode"/>
                <w:rFonts w:eastAsiaTheme="minorHAnsi"/>
              </w:rPr>
              <w:t>cstmt.execute();</w:t>
            </w:r>
          </w:p>
          <w:p w:rsidR="00C30DC2" w:rsidRDefault="00C30DC2" w:rsidP="00C30DC2">
            <w:r>
              <w:t> </w:t>
            </w:r>
          </w:p>
          <w:p w:rsidR="00C30DC2" w:rsidRDefault="00C30DC2" w:rsidP="00C30DC2">
            <w:r>
              <w:rPr>
                <w:rStyle w:val="HTMLCode"/>
                <w:rFonts w:eastAsiaTheme="minorHAnsi"/>
              </w:rPr>
              <w:t>//Use cstmt.getter() methods to retrieve the result returned by the stored procedure</w:t>
            </w:r>
          </w:p>
        </w:tc>
      </w:tr>
    </w:tbl>
    <w:p w:rsidR="00C30DC2" w:rsidRDefault="00C30DC2" w:rsidP="00C30DC2">
      <w:pPr>
        <w:pStyle w:val="Heading2"/>
        <w:shd w:val="clear" w:color="auto" w:fill="FFFFFF"/>
        <w:spacing w:line="288" w:lineRule="atLeast"/>
        <w:textAlignment w:val="baseline"/>
        <w:rPr>
          <w:rFonts w:ascii="Tahoma" w:hAnsi="Tahoma" w:cs="Tahoma"/>
          <w:color w:val="000000"/>
          <w:sz w:val="41"/>
          <w:szCs w:val="41"/>
        </w:rPr>
      </w:pPr>
      <w:r>
        <w:rPr>
          <w:rFonts w:ascii="Tahoma" w:hAnsi="Tahoma" w:cs="Tahoma"/>
          <w:color w:val="000000"/>
          <w:sz w:val="41"/>
          <w:szCs w:val="41"/>
        </w:rPr>
        <w:t>Statement Vs PreparedStatement Vs CallableStatement In Java :</w:t>
      </w:r>
    </w:p>
    <w:tbl>
      <w:tblPr>
        <w:tblW w:w="106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3535"/>
        <w:gridCol w:w="3535"/>
        <w:gridCol w:w="3535"/>
      </w:tblGrid>
      <w:tr w:rsidR="00C30DC2" w:rsidTr="00C30DC2">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sz w:val="24"/>
                <w:szCs w:val="24"/>
              </w:rPr>
            </w:pPr>
            <w:r>
              <w:rPr>
                <w:rStyle w:val="Strong"/>
                <w:rFonts w:ascii="Tahoma" w:hAnsi="Tahoma" w:cs="Tahoma"/>
                <w:color w:val="000000"/>
                <w:bdr w:val="none" w:sz="0" w:space="0" w:color="auto" w:frame="1"/>
              </w:rPr>
              <w:t>Statement</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Style w:val="Strong"/>
                <w:rFonts w:ascii="Tahoma" w:hAnsi="Tahoma" w:cs="Tahoma"/>
                <w:color w:val="000000"/>
                <w:bdr w:val="none" w:sz="0" w:space="0" w:color="auto" w:frame="1"/>
              </w:rPr>
              <w:t>PreparedStatement</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Style w:val="Strong"/>
                <w:rFonts w:ascii="Tahoma" w:hAnsi="Tahoma" w:cs="Tahoma"/>
                <w:color w:val="000000"/>
                <w:bdr w:val="none" w:sz="0" w:space="0" w:color="auto" w:frame="1"/>
              </w:rPr>
              <w:t>CallableStatement</w:t>
            </w:r>
          </w:p>
        </w:tc>
      </w:tr>
      <w:tr w:rsidR="00C30DC2" w:rsidTr="00C30DC2">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used to execute normal SQL queries.</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used to execute parameterized or dynamic SQL queries.</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used to call the stored procedures.</w:t>
            </w:r>
          </w:p>
        </w:tc>
      </w:tr>
      <w:tr w:rsidR="00C30DC2" w:rsidTr="00C30DC2">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preferred when a particular SQL query is to be executed only once.</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preferred when a particular query is to be executed multiple times.</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preferred when the stored procedures are to be executed.</w:t>
            </w:r>
          </w:p>
        </w:tc>
      </w:tr>
      <w:tr w:rsidR="00C30DC2" w:rsidTr="00C30DC2">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lastRenderedPageBreak/>
              <w:t>You cannot pass the parameters to SQL query using this interface.</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You can pass the parameters to SQL query at run time using this interface.</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You can pass 3 types of parameters using this interface. They are – IN, OUT and IN OUT.</w:t>
            </w:r>
          </w:p>
        </w:tc>
      </w:tr>
      <w:tr w:rsidR="00C30DC2" w:rsidTr="00C30DC2">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This interface is mainly used for DDL statements like CREATE, ALTER, DROP etc.</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used for any kind of SQL queries which are to be executed multiple times.</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It is used to execute stored procedures and functions.</w:t>
            </w:r>
          </w:p>
        </w:tc>
      </w:tr>
      <w:tr w:rsidR="00C30DC2" w:rsidTr="00C30DC2">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The performance of this interface is very low.</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The performance of this interface is better than the Statement interface (when used for multiple execution of same query).</w:t>
            </w:r>
          </w:p>
        </w:tc>
        <w:tc>
          <w:tcPr>
            <w:tcW w:w="307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30DC2" w:rsidRDefault="00C30DC2">
            <w:pPr>
              <w:spacing w:line="432" w:lineRule="atLeast"/>
              <w:rPr>
                <w:rFonts w:ascii="Tahoma" w:hAnsi="Tahoma" w:cs="Tahoma"/>
                <w:color w:val="000000"/>
              </w:rPr>
            </w:pPr>
            <w:r>
              <w:rPr>
                <w:rFonts w:ascii="Tahoma" w:hAnsi="Tahoma" w:cs="Tahoma"/>
                <w:color w:val="000000"/>
              </w:rPr>
              <w:t>The performance of this interface is high.</w:t>
            </w:r>
          </w:p>
        </w:tc>
      </w:tr>
    </w:tbl>
    <w:p w:rsidR="00C30DC2" w:rsidRDefault="00C30DC2" w:rsidP="00C30DC2">
      <w:pPr>
        <w:pStyle w:val="NormalWeb"/>
        <w:shd w:val="clear" w:color="auto" w:fill="FFFFFF"/>
        <w:textAlignment w:val="baseline"/>
        <w:rPr>
          <w:rFonts w:ascii="Tahoma" w:hAnsi="Tahoma" w:cs="Tahoma"/>
          <w:color w:val="000000"/>
        </w:rPr>
      </w:pPr>
      <w:r>
        <w:rPr>
          <w:rFonts w:ascii="Tahoma" w:hAnsi="Tahoma" w:cs="Tahoma"/>
          <w:noProof/>
          <w:color w:val="000000"/>
        </w:rPr>
        <w:drawing>
          <wp:inline distT="0" distB="0" distL="0" distR="0">
            <wp:extent cx="6267450" cy="3886200"/>
            <wp:effectExtent l="0" t="0" r="0" b="0"/>
            <wp:docPr id="30" name="Picture 30" descr="Difference Between Statement Vs PreparedStatement Vs Callable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fference Between Statement Vs PreparedStatement Vs CallableStatement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67450" cy="3886200"/>
                    </a:xfrm>
                    <a:prstGeom prst="rect">
                      <a:avLst/>
                    </a:prstGeom>
                    <a:noFill/>
                    <a:ln>
                      <a:noFill/>
                    </a:ln>
                  </pic:spPr>
                </pic:pic>
              </a:graphicData>
            </a:graphic>
          </wp:inline>
        </w:drawing>
      </w:r>
    </w:p>
    <w:p w:rsidR="00707365" w:rsidRDefault="002E3E77" w:rsidP="00154B2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37.What is SQL Injection Problem and How to Resolve it?</w:t>
      </w:r>
    </w:p>
    <w:p w:rsidR="00D66D03" w:rsidRDefault="002E3E77" w:rsidP="00154B2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38.How to configure datasource?</w:t>
      </w:r>
    </w:p>
    <w:p w:rsidR="00D66D03" w:rsidRDefault="00D66D03" w:rsidP="00D66D03">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lastRenderedPageBreak/>
        <w:t>DataSource</w:t>
      </w:r>
      <w:r>
        <w:rPr>
          <w:rStyle w:val="pln"/>
          <w:rFonts w:ascii="inherit" w:hAnsi="inherit"/>
          <w:color w:val="303336"/>
          <w:bdr w:val="none" w:sz="0" w:space="0" w:color="auto" w:frame="1"/>
        </w:rPr>
        <w:t xml:space="preserve"> ds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r>
        <w:rPr>
          <w:rStyle w:val="typ"/>
          <w:rFonts w:ascii="inherit" w:hAnsi="inherit"/>
          <w:color w:val="2B91AF"/>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org</w:t>
      </w:r>
      <w:r>
        <w:rPr>
          <w:rStyle w:val="pun"/>
          <w:rFonts w:ascii="inherit" w:hAnsi="inherit"/>
          <w:color w:val="303336"/>
          <w:bdr w:val="none" w:sz="0" w:space="0" w:color="auto" w:frame="1"/>
        </w:rPr>
        <w:t>.</w:t>
      </w:r>
      <w:r>
        <w:rPr>
          <w:rStyle w:val="pln"/>
          <w:rFonts w:ascii="inherit" w:hAnsi="inherit"/>
          <w:color w:val="303336"/>
          <w:bdr w:val="none" w:sz="0" w:space="0" w:color="auto" w:frame="1"/>
        </w:rPr>
        <w:t>apache</w:t>
      </w:r>
      <w:r>
        <w:rPr>
          <w:rStyle w:val="pun"/>
          <w:rFonts w:ascii="inherit" w:hAnsi="inherit"/>
          <w:color w:val="303336"/>
          <w:bdr w:val="none" w:sz="0" w:space="0" w:color="auto" w:frame="1"/>
        </w:rPr>
        <w:t>.</w:t>
      </w:r>
      <w:r>
        <w:rPr>
          <w:rStyle w:val="pln"/>
          <w:rFonts w:ascii="inherit" w:hAnsi="inherit"/>
          <w:color w:val="303336"/>
          <w:bdr w:val="none" w:sz="0" w:space="0" w:color="auto" w:frame="1"/>
        </w:rPr>
        <w:t>derby</w:t>
      </w:r>
      <w:r>
        <w:rPr>
          <w:rStyle w:val="pun"/>
          <w:rFonts w:ascii="inherit" w:hAnsi="inherit"/>
          <w:color w:val="303336"/>
          <w:bdr w:val="none" w:sz="0" w:space="0" w:color="auto" w:frame="1"/>
        </w:rPr>
        <w:t>.</w:t>
      </w:r>
      <w:r>
        <w:rPr>
          <w:rStyle w:val="pln"/>
          <w:rFonts w:ascii="inherit" w:hAnsi="inherit"/>
          <w:color w:val="303336"/>
          <w:bdr w:val="none" w:sz="0" w:space="0" w:color="auto" w:frame="1"/>
        </w:rPr>
        <w:t>jdbc</w:t>
      </w:r>
      <w:r>
        <w:rPr>
          <w:rStyle w:val="pun"/>
          <w:rFonts w:ascii="inherit" w:hAnsi="inherit"/>
          <w:color w:val="303336"/>
          <w:bdr w:val="none" w:sz="0" w:space="0" w:color="auto" w:frame="1"/>
        </w:rPr>
        <w:t>.</w:t>
      </w:r>
      <w:r>
        <w:rPr>
          <w:rStyle w:val="typ"/>
          <w:rFonts w:ascii="inherit" w:hAnsi="inherit"/>
          <w:color w:val="2B91AF"/>
          <w:bdr w:val="none" w:sz="0" w:space="0" w:color="auto" w:frame="1"/>
        </w:rPr>
        <w:t>ClientDataSource</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ds</w:t>
      </w:r>
      <w:r>
        <w:rPr>
          <w:rStyle w:val="pun"/>
          <w:rFonts w:ascii="inherit" w:hAnsi="inherit"/>
          <w:color w:val="303336"/>
          <w:bdr w:val="none" w:sz="0" w:space="0" w:color="auto" w:frame="1"/>
        </w:rPr>
        <w:t>.</w:t>
      </w:r>
      <w:r>
        <w:rPr>
          <w:rStyle w:val="pln"/>
          <w:rFonts w:ascii="inherit" w:hAnsi="inherit"/>
          <w:color w:val="303336"/>
          <w:bdr w:val="none" w:sz="0" w:space="0" w:color="auto" w:frame="1"/>
        </w:rPr>
        <w:t>setPort</w:t>
      </w:r>
      <w:r>
        <w:rPr>
          <w:rStyle w:val="pun"/>
          <w:rFonts w:ascii="inherit" w:hAnsi="inherit"/>
          <w:color w:val="303336"/>
          <w:bdr w:val="none" w:sz="0" w:space="0" w:color="auto" w:frame="1"/>
        </w:rPr>
        <w:t>(</w:t>
      </w:r>
      <w:r>
        <w:rPr>
          <w:rStyle w:val="lit"/>
          <w:rFonts w:ascii="inherit" w:hAnsi="inherit"/>
          <w:color w:val="7D2727"/>
          <w:bdr w:val="none" w:sz="0" w:space="0" w:color="auto" w:frame="1"/>
        </w:rPr>
        <w:t>1527</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ds</w:t>
      </w:r>
      <w:r>
        <w:rPr>
          <w:rStyle w:val="pun"/>
          <w:rFonts w:ascii="inherit" w:hAnsi="inherit"/>
          <w:color w:val="303336"/>
          <w:bdr w:val="none" w:sz="0" w:space="0" w:color="auto" w:frame="1"/>
        </w:rPr>
        <w:t>.</w:t>
      </w:r>
      <w:r>
        <w:rPr>
          <w:rStyle w:val="pln"/>
          <w:rFonts w:ascii="inherit" w:hAnsi="inherit"/>
          <w:color w:val="303336"/>
          <w:bdr w:val="none" w:sz="0" w:space="0" w:color="auto" w:frame="1"/>
        </w:rPr>
        <w:t>setHost</w:t>
      </w:r>
      <w:r>
        <w:rPr>
          <w:rStyle w:val="pun"/>
          <w:rFonts w:ascii="inherit" w:hAnsi="inherit"/>
          <w:color w:val="303336"/>
          <w:bdr w:val="none" w:sz="0" w:space="0" w:color="auto" w:frame="1"/>
        </w:rPr>
        <w:t>(</w:t>
      </w:r>
      <w:r>
        <w:rPr>
          <w:rStyle w:val="str"/>
          <w:rFonts w:ascii="inherit" w:hAnsi="inherit"/>
          <w:color w:val="7D2727"/>
          <w:bdr w:val="none" w:sz="0" w:space="0" w:color="auto" w:frame="1"/>
        </w:rPr>
        <w:t>"localhost"</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ds</w:t>
      </w:r>
      <w:r>
        <w:rPr>
          <w:rStyle w:val="pun"/>
          <w:rFonts w:ascii="inherit" w:hAnsi="inherit"/>
          <w:color w:val="303336"/>
          <w:bdr w:val="none" w:sz="0" w:space="0" w:color="auto" w:frame="1"/>
        </w:rPr>
        <w:t>.</w:t>
      </w:r>
      <w:r>
        <w:rPr>
          <w:rStyle w:val="pln"/>
          <w:rFonts w:ascii="inherit" w:hAnsi="inherit"/>
          <w:color w:val="303336"/>
          <w:bdr w:val="none" w:sz="0" w:space="0" w:color="auto" w:frame="1"/>
        </w:rPr>
        <w:t>setUser</w:t>
      </w:r>
      <w:r>
        <w:rPr>
          <w:rStyle w:val="pun"/>
          <w:rFonts w:ascii="inherit" w:hAnsi="inherit"/>
          <w:color w:val="303336"/>
          <w:bdr w:val="none" w:sz="0" w:space="0" w:color="auto" w:frame="1"/>
        </w:rPr>
        <w:t>(</w:t>
      </w:r>
      <w:r>
        <w:rPr>
          <w:rStyle w:val="str"/>
          <w:rFonts w:ascii="inherit" w:hAnsi="inherit"/>
          <w:color w:val="7D2727"/>
          <w:bdr w:val="none" w:sz="0" w:space="0" w:color="auto" w:frame="1"/>
        </w:rPr>
        <w:t>"APP"</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ds</w:t>
      </w:r>
      <w:r>
        <w:rPr>
          <w:rStyle w:val="pun"/>
          <w:rFonts w:ascii="inherit" w:hAnsi="inherit"/>
          <w:color w:val="303336"/>
          <w:bdr w:val="none" w:sz="0" w:space="0" w:color="auto" w:frame="1"/>
        </w:rPr>
        <w:t>.</w:t>
      </w:r>
      <w:r>
        <w:rPr>
          <w:rStyle w:val="pln"/>
          <w:rFonts w:ascii="inherit" w:hAnsi="inherit"/>
          <w:color w:val="303336"/>
          <w:bdr w:val="none" w:sz="0" w:space="0" w:color="auto" w:frame="1"/>
        </w:rPr>
        <w:t>setPassword</w:t>
      </w:r>
      <w:r>
        <w:rPr>
          <w:rStyle w:val="pun"/>
          <w:rFonts w:ascii="inherit" w:hAnsi="inherit"/>
          <w:color w:val="303336"/>
          <w:bdr w:val="none" w:sz="0" w:space="0" w:color="auto" w:frame="1"/>
        </w:rPr>
        <w:t>(</w:t>
      </w:r>
      <w:r>
        <w:rPr>
          <w:rStyle w:val="str"/>
          <w:rFonts w:ascii="inherit" w:hAnsi="inherit"/>
          <w:color w:val="7D2727"/>
          <w:bdr w:val="none" w:sz="0" w:space="0" w:color="auto" w:frame="1"/>
        </w:rPr>
        <w:t>"APP"</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p>
    <w:p w:rsidR="00D66D03" w:rsidRDefault="00D66D03" w:rsidP="00D66D03">
      <w:pPr>
        <w:pStyle w:val="HTMLPreformatted"/>
        <w:textAlignment w:val="baseline"/>
        <w:rPr>
          <w:rFonts w:ascii="Consolas" w:hAnsi="Consolas"/>
          <w:color w:val="393318"/>
        </w:rPr>
      </w:pPr>
      <w:r>
        <w:rPr>
          <w:rStyle w:val="typ"/>
          <w:rFonts w:ascii="inherit" w:hAnsi="inherit"/>
          <w:color w:val="2B91AF"/>
          <w:bdr w:val="none" w:sz="0" w:space="0" w:color="auto" w:frame="1"/>
        </w:rPr>
        <w:t>Connection</w:t>
      </w:r>
      <w:r>
        <w:rPr>
          <w:rStyle w:val="pln"/>
          <w:rFonts w:ascii="inherit" w:hAnsi="inherit"/>
          <w:color w:val="303336"/>
          <w:bdr w:val="none" w:sz="0" w:space="0" w:color="auto" w:frame="1"/>
        </w:rPr>
        <w:t xml:space="preserve"> con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ds</w:t>
      </w:r>
      <w:r>
        <w:rPr>
          <w:rStyle w:val="pun"/>
          <w:rFonts w:ascii="inherit" w:hAnsi="inherit"/>
          <w:color w:val="303336"/>
          <w:bdr w:val="none" w:sz="0" w:space="0" w:color="auto" w:frame="1"/>
        </w:rPr>
        <w:t>.</w:t>
      </w:r>
      <w:r>
        <w:rPr>
          <w:rStyle w:val="pln"/>
          <w:rFonts w:ascii="inherit" w:hAnsi="inherit"/>
          <w:color w:val="303336"/>
          <w:bdr w:val="none" w:sz="0" w:space="0" w:color="auto" w:frame="1"/>
        </w:rPr>
        <w:t>getConnection</w:t>
      </w:r>
      <w:r>
        <w:rPr>
          <w:rStyle w:val="pun"/>
          <w:rFonts w:ascii="inherit" w:hAnsi="inherit"/>
          <w:color w:val="303336"/>
          <w:bdr w:val="none" w:sz="0" w:space="0" w:color="auto" w:frame="1"/>
        </w:rPr>
        <w:t>();</w:t>
      </w:r>
    </w:p>
    <w:p w:rsidR="00D66D03" w:rsidRDefault="00D66D03" w:rsidP="00154B25">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Theme="minorHAnsi" w:hAnsiTheme="minorHAnsi" w:cstheme="minorHAnsi"/>
          <w:color w:val="FF0000"/>
          <w:sz w:val="28"/>
          <w:szCs w:val="28"/>
        </w:rPr>
        <w:t>or</w:t>
      </w:r>
    </w:p>
    <w:p w:rsidR="00D66D03" w:rsidRDefault="00D66D03" w:rsidP="00D66D03">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t>BasicDataSource</w:t>
      </w:r>
      <w:r>
        <w:rPr>
          <w:rStyle w:val="pln"/>
          <w:rFonts w:ascii="inherit" w:hAnsi="inherit"/>
          <w:color w:val="303336"/>
          <w:bdr w:val="none" w:sz="0" w:space="0" w:color="auto" w:frame="1"/>
        </w:rPr>
        <w:t xml:space="preserve"> dataSource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new</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BasicDataSource</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setDriverClassName</w:t>
      </w:r>
      <w:r>
        <w:rPr>
          <w:rStyle w:val="pun"/>
          <w:rFonts w:ascii="inherit" w:hAnsi="inherit"/>
          <w:color w:val="303336"/>
          <w:bdr w:val="none" w:sz="0" w:space="0" w:color="auto" w:frame="1"/>
        </w:rPr>
        <w:t>(</w:t>
      </w:r>
      <w:r>
        <w:rPr>
          <w:rStyle w:val="str"/>
          <w:rFonts w:ascii="inherit" w:hAnsi="inherit"/>
          <w:color w:val="7D2727"/>
          <w:bdr w:val="none" w:sz="0" w:space="0" w:color="auto" w:frame="1"/>
        </w:rPr>
        <w:t>"com.mysql.jdbc.Driver"</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setUsername</w:t>
      </w:r>
      <w:r>
        <w:rPr>
          <w:rStyle w:val="pun"/>
          <w:rFonts w:ascii="inherit" w:hAnsi="inherit"/>
          <w:color w:val="303336"/>
          <w:bdr w:val="none" w:sz="0" w:space="0" w:color="auto" w:frame="1"/>
        </w:rPr>
        <w:t>(</w:t>
      </w:r>
      <w:r>
        <w:rPr>
          <w:rStyle w:val="str"/>
          <w:rFonts w:ascii="inherit" w:hAnsi="inherit"/>
          <w:color w:val="7D2727"/>
          <w:bdr w:val="none" w:sz="0" w:space="0" w:color="auto" w:frame="1"/>
        </w:rPr>
        <w:t>"username"</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setPassword</w:t>
      </w:r>
      <w:r>
        <w:rPr>
          <w:rStyle w:val="pun"/>
          <w:rFonts w:ascii="inherit" w:hAnsi="inherit"/>
          <w:color w:val="303336"/>
          <w:bdr w:val="none" w:sz="0" w:space="0" w:color="auto" w:frame="1"/>
        </w:rPr>
        <w:t>(</w:t>
      </w:r>
      <w:r>
        <w:rPr>
          <w:rStyle w:val="str"/>
          <w:rFonts w:ascii="inherit" w:hAnsi="inherit"/>
          <w:color w:val="7D2727"/>
          <w:bdr w:val="none" w:sz="0" w:space="0" w:color="auto" w:frame="1"/>
        </w:rPr>
        <w:t>"password"</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setUrl</w:t>
      </w:r>
      <w:r>
        <w:rPr>
          <w:rStyle w:val="pun"/>
          <w:rFonts w:ascii="inherit" w:hAnsi="inherit"/>
          <w:color w:val="303336"/>
          <w:bdr w:val="none" w:sz="0" w:space="0" w:color="auto" w:frame="1"/>
        </w:rPr>
        <w:t>(</w:t>
      </w:r>
      <w:r>
        <w:rPr>
          <w:rStyle w:val="str"/>
          <w:rFonts w:ascii="inherit" w:hAnsi="inherit"/>
          <w:color w:val="7D2727"/>
          <w:bdr w:val="none" w:sz="0" w:space="0" w:color="auto" w:frame="1"/>
        </w:rPr>
        <w:t>"jdbc:mysql://&lt;host&gt;:&lt;port&gt;/&lt;database&gt;"</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setMaxActive</w:t>
      </w:r>
      <w:r>
        <w:rPr>
          <w:rStyle w:val="pun"/>
          <w:rFonts w:ascii="inherit" w:hAnsi="inherit"/>
          <w:color w:val="303336"/>
          <w:bdr w:val="none" w:sz="0" w:space="0" w:color="auto" w:frame="1"/>
        </w:rPr>
        <w:t>(</w:t>
      </w:r>
      <w:r>
        <w:rPr>
          <w:rStyle w:val="lit"/>
          <w:rFonts w:ascii="inherit" w:eastAsiaTheme="majorEastAsia" w:hAnsi="inherit"/>
          <w:color w:val="7D2727"/>
          <w:bdr w:val="none" w:sz="0" w:space="0" w:color="auto" w:frame="1"/>
        </w:rPr>
        <w:t>10</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setMaxIdle</w:t>
      </w:r>
      <w:r>
        <w:rPr>
          <w:rStyle w:val="pun"/>
          <w:rFonts w:ascii="inherit" w:hAnsi="inherit"/>
          <w:color w:val="303336"/>
          <w:bdr w:val="none" w:sz="0" w:space="0" w:color="auto" w:frame="1"/>
        </w:rPr>
        <w:t>(</w:t>
      </w:r>
      <w:r>
        <w:rPr>
          <w:rStyle w:val="lit"/>
          <w:rFonts w:ascii="inherit" w:eastAsiaTheme="majorEastAsia" w:hAnsi="inherit"/>
          <w:color w:val="7D2727"/>
          <w:bdr w:val="none" w:sz="0" w:space="0" w:color="auto" w:frame="1"/>
        </w:rPr>
        <w:t>5</w:t>
      </w:r>
      <w:r>
        <w:rPr>
          <w:rStyle w:val="pun"/>
          <w:rFonts w:ascii="inherit" w:hAnsi="inherit"/>
          <w:color w:val="303336"/>
          <w:bdr w:val="none" w:sz="0" w:space="0" w:color="auto" w:frame="1"/>
        </w:rPr>
        <w:t>);</w:t>
      </w:r>
    </w:p>
    <w:p w:rsidR="00D66D03" w:rsidRDefault="00D66D03" w:rsidP="00D66D03">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setInitialSize</w:t>
      </w:r>
      <w:r>
        <w:rPr>
          <w:rStyle w:val="pun"/>
          <w:rFonts w:ascii="inherit" w:hAnsi="inherit"/>
          <w:color w:val="303336"/>
          <w:bdr w:val="none" w:sz="0" w:space="0" w:color="auto" w:frame="1"/>
        </w:rPr>
        <w:t>(</w:t>
      </w:r>
      <w:r>
        <w:rPr>
          <w:rStyle w:val="lit"/>
          <w:rFonts w:ascii="inherit" w:eastAsiaTheme="majorEastAsia" w:hAnsi="inherit"/>
          <w:color w:val="7D2727"/>
          <w:bdr w:val="none" w:sz="0" w:space="0" w:color="auto" w:frame="1"/>
        </w:rPr>
        <w:t>5</w:t>
      </w:r>
      <w:r>
        <w:rPr>
          <w:rStyle w:val="pun"/>
          <w:rFonts w:ascii="inherit" w:hAnsi="inherit"/>
          <w:color w:val="303336"/>
          <w:bdr w:val="none" w:sz="0" w:space="0" w:color="auto" w:frame="1"/>
        </w:rPr>
        <w:t>);</w:t>
      </w:r>
    </w:p>
    <w:p w:rsidR="00D66D03" w:rsidRDefault="00D66D03" w:rsidP="00D66D03">
      <w:pPr>
        <w:pStyle w:val="HTMLPreformatted"/>
        <w:textAlignment w:val="baseline"/>
        <w:rPr>
          <w:rFonts w:ascii="Consolas" w:hAnsi="Consolas"/>
          <w:color w:val="393318"/>
        </w:rPr>
      </w:pP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setValidationQuery</w:t>
      </w:r>
      <w:r>
        <w:rPr>
          <w:rStyle w:val="pun"/>
          <w:rFonts w:ascii="inherit" w:hAnsi="inherit"/>
          <w:color w:val="303336"/>
          <w:bdr w:val="none" w:sz="0" w:space="0" w:color="auto" w:frame="1"/>
        </w:rPr>
        <w:t>(</w:t>
      </w:r>
      <w:r>
        <w:rPr>
          <w:rStyle w:val="str"/>
          <w:rFonts w:ascii="inherit" w:hAnsi="inherit"/>
          <w:color w:val="7D2727"/>
          <w:bdr w:val="none" w:sz="0" w:space="0" w:color="auto" w:frame="1"/>
        </w:rPr>
        <w:t>"SELECT 1"</w:t>
      </w:r>
      <w:r>
        <w:rPr>
          <w:rStyle w:val="pun"/>
          <w:rFonts w:ascii="inherit" w:hAnsi="inherit"/>
          <w:color w:val="303336"/>
          <w:bdr w:val="none" w:sz="0" w:space="0" w:color="auto" w:frame="1"/>
        </w:rPr>
        <w:t>);</w:t>
      </w:r>
    </w:p>
    <w:p w:rsidR="00D66D03" w:rsidRDefault="002E3E77" w:rsidP="00154B2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39.Servlets and JSP life cyle?</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are the paths followed by a JSP −</w:t>
      </w:r>
    </w:p>
    <w:p w:rsidR="00D66D03" w:rsidRDefault="00D66D03" w:rsidP="0013606E">
      <w:pPr>
        <w:numPr>
          <w:ilvl w:val="0"/>
          <w:numId w:val="74"/>
        </w:numPr>
        <w:spacing w:before="100" w:beforeAutospacing="1" w:after="75" w:line="240" w:lineRule="auto"/>
        <w:rPr>
          <w:rFonts w:ascii="Arial" w:hAnsi="Arial" w:cs="Arial"/>
          <w:sz w:val="21"/>
          <w:szCs w:val="21"/>
        </w:rPr>
      </w:pPr>
      <w:r>
        <w:rPr>
          <w:rFonts w:ascii="Arial" w:hAnsi="Arial" w:cs="Arial"/>
          <w:sz w:val="21"/>
          <w:szCs w:val="21"/>
        </w:rPr>
        <w:t>Compilation</w:t>
      </w:r>
    </w:p>
    <w:p w:rsidR="00D66D03" w:rsidRDefault="00D66D03" w:rsidP="0013606E">
      <w:pPr>
        <w:numPr>
          <w:ilvl w:val="0"/>
          <w:numId w:val="74"/>
        </w:numPr>
        <w:spacing w:before="100" w:beforeAutospacing="1" w:after="75" w:line="240" w:lineRule="auto"/>
        <w:rPr>
          <w:rFonts w:ascii="Arial" w:hAnsi="Arial" w:cs="Arial"/>
          <w:sz w:val="21"/>
          <w:szCs w:val="21"/>
        </w:rPr>
      </w:pPr>
      <w:r>
        <w:rPr>
          <w:rFonts w:ascii="Arial" w:hAnsi="Arial" w:cs="Arial"/>
          <w:sz w:val="21"/>
          <w:szCs w:val="21"/>
        </w:rPr>
        <w:t>Initialization</w:t>
      </w:r>
    </w:p>
    <w:p w:rsidR="00D66D03" w:rsidRDefault="00D66D03" w:rsidP="0013606E">
      <w:pPr>
        <w:numPr>
          <w:ilvl w:val="0"/>
          <w:numId w:val="74"/>
        </w:numPr>
        <w:spacing w:before="100" w:beforeAutospacing="1" w:after="75" w:line="240" w:lineRule="auto"/>
        <w:rPr>
          <w:rFonts w:ascii="Arial" w:hAnsi="Arial" w:cs="Arial"/>
          <w:sz w:val="21"/>
          <w:szCs w:val="21"/>
        </w:rPr>
      </w:pPr>
      <w:r>
        <w:rPr>
          <w:rFonts w:ascii="Arial" w:hAnsi="Arial" w:cs="Arial"/>
          <w:sz w:val="21"/>
          <w:szCs w:val="21"/>
        </w:rPr>
        <w:t>Execution</w:t>
      </w:r>
    </w:p>
    <w:p w:rsidR="00D66D03" w:rsidRDefault="00D66D03" w:rsidP="0013606E">
      <w:pPr>
        <w:numPr>
          <w:ilvl w:val="0"/>
          <w:numId w:val="74"/>
        </w:numPr>
        <w:spacing w:before="100" w:beforeAutospacing="1" w:after="75" w:line="240" w:lineRule="auto"/>
        <w:rPr>
          <w:rFonts w:ascii="Arial" w:hAnsi="Arial" w:cs="Arial"/>
          <w:sz w:val="21"/>
          <w:szCs w:val="21"/>
        </w:rPr>
      </w:pPr>
      <w:r>
        <w:rPr>
          <w:rFonts w:ascii="Arial" w:hAnsi="Arial" w:cs="Arial"/>
          <w:sz w:val="21"/>
          <w:szCs w:val="21"/>
        </w:rPr>
        <w:t>Cleanup</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four major phases of a JSP life cycle are very similar to the Servlet Life Cycle. The four phases have been described below −</w:t>
      </w:r>
    </w:p>
    <w:p w:rsidR="00D66D03" w:rsidRDefault="00D66D03" w:rsidP="00D66D03">
      <w:pPr>
        <w:rPr>
          <w:rFonts w:ascii="Times New Roman" w:hAnsi="Times New Roman" w:cs="Times New Roman"/>
        </w:rPr>
      </w:pPr>
      <w:r>
        <w:rPr>
          <w:noProof/>
          <w:lang w:eastAsia="en-IN"/>
        </w:rPr>
        <w:drawing>
          <wp:inline distT="0" distB="0" distL="0" distR="0">
            <wp:extent cx="4381500" cy="3200400"/>
            <wp:effectExtent l="0" t="0" r="0" b="0"/>
            <wp:docPr id="31" name="Picture 31" descr="JSP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SP Life Cyc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81500" cy="3200400"/>
                    </a:xfrm>
                    <a:prstGeom prst="rect">
                      <a:avLst/>
                    </a:prstGeom>
                    <a:noFill/>
                    <a:ln>
                      <a:noFill/>
                    </a:ln>
                  </pic:spPr>
                </pic:pic>
              </a:graphicData>
            </a:graphic>
          </wp:inline>
        </w:drawing>
      </w:r>
    </w:p>
    <w:p w:rsidR="00D66D03" w:rsidRDefault="00D66D03" w:rsidP="00D66D03">
      <w:pPr>
        <w:pStyle w:val="Heading2"/>
        <w:rPr>
          <w:rFonts w:ascii="Arial" w:hAnsi="Arial" w:cs="Arial"/>
          <w:sz w:val="35"/>
          <w:szCs w:val="35"/>
        </w:rPr>
      </w:pPr>
      <w:r>
        <w:rPr>
          <w:rFonts w:ascii="Arial" w:hAnsi="Arial" w:cs="Arial"/>
          <w:b/>
          <w:bCs/>
          <w:sz w:val="35"/>
          <w:szCs w:val="35"/>
        </w:rPr>
        <w:lastRenderedPageBreak/>
        <w:t>JSP Compilation</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browser asks for a JSP, the JSP engine first checks to see whether it needs to compile the page. If the page has never been compiled, or if the JSP has been modified since it was last compiled, the JSP engine compiles the page.</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compilation process involves three steps −</w:t>
      </w:r>
    </w:p>
    <w:p w:rsidR="00D66D03" w:rsidRDefault="00D66D03" w:rsidP="0013606E">
      <w:pPr>
        <w:numPr>
          <w:ilvl w:val="0"/>
          <w:numId w:val="75"/>
        </w:numPr>
        <w:spacing w:before="100" w:beforeAutospacing="1" w:after="75" w:line="240" w:lineRule="auto"/>
        <w:rPr>
          <w:rFonts w:ascii="Arial" w:hAnsi="Arial" w:cs="Arial"/>
          <w:sz w:val="21"/>
          <w:szCs w:val="21"/>
        </w:rPr>
      </w:pPr>
      <w:r>
        <w:rPr>
          <w:rFonts w:ascii="Arial" w:hAnsi="Arial" w:cs="Arial"/>
          <w:sz w:val="21"/>
          <w:szCs w:val="21"/>
        </w:rPr>
        <w:t>Parsing the JSP.</w:t>
      </w:r>
    </w:p>
    <w:p w:rsidR="00D66D03" w:rsidRDefault="00D66D03" w:rsidP="0013606E">
      <w:pPr>
        <w:numPr>
          <w:ilvl w:val="0"/>
          <w:numId w:val="75"/>
        </w:numPr>
        <w:spacing w:before="100" w:beforeAutospacing="1" w:after="75" w:line="240" w:lineRule="auto"/>
        <w:rPr>
          <w:rFonts w:ascii="Arial" w:hAnsi="Arial" w:cs="Arial"/>
          <w:sz w:val="21"/>
          <w:szCs w:val="21"/>
        </w:rPr>
      </w:pPr>
      <w:r>
        <w:rPr>
          <w:rFonts w:ascii="Arial" w:hAnsi="Arial" w:cs="Arial"/>
          <w:sz w:val="21"/>
          <w:szCs w:val="21"/>
        </w:rPr>
        <w:t>Turning the JSP into a servlet.</w:t>
      </w:r>
    </w:p>
    <w:p w:rsidR="00D66D03" w:rsidRDefault="00D66D03" w:rsidP="0013606E">
      <w:pPr>
        <w:numPr>
          <w:ilvl w:val="0"/>
          <w:numId w:val="75"/>
        </w:numPr>
        <w:spacing w:before="100" w:beforeAutospacing="1" w:after="75" w:line="240" w:lineRule="auto"/>
        <w:rPr>
          <w:rFonts w:ascii="Arial" w:hAnsi="Arial" w:cs="Arial"/>
          <w:sz w:val="21"/>
          <w:szCs w:val="21"/>
        </w:rPr>
      </w:pPr>
      <w:r>
        <w:rPr>
          <w:rFonts w:ascii="Arial" w:hAnsi="Arial" w:cs="Arial"/>
          <w:sz w:val="21"/>
          <w:szCs w:val="21"/>
        </w:rPr>
        <w:t>Compiling the servlet.</w:t>
      </w:r>
    </w:p>
    <w:p w:rsidR="00D66D03" w:rsidRDefault="00D66D03" w:rsidP="00D66D03">
      <w:pPr>
        <w:pStyle w:val="Heading2"/>
        <w:rPr>
          <w:rFonts w:ascii="Arial" w:hAnsi="Arial" w:cs="Arial"/>
          <w:sz w:val="35"/>
          <w:szCs w:val="35"/>
        </w:rPr>
      </w:pPr>
      <w:r>
        <w:rPr>
          <w:rFonts w:ascii="Arial" w:hAnsi="Arial" w:cs="Arial"/>
          <w:b/>
          <w:bCs/>
          <w:sz w:val="35"/>
          <w:szCs w:val="35"/>
        </w:rPr>
        <w:t>JSP Initialization</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container loads a JSP it invokes the </w:t>
      </w:r>
      <w:r>
        <w:rPr>
          <w:rFonts w:ascii="Arial" w:hAnsi="Arial" w:cs="Arial"/>
          <w:b/>
          <w:bCs/>
          <w:color w:val="000000"/>
        </w:rPr>
        <w:t>jspInit()</w:t>
      </w:r>
      <w:r>
        <w:rPr>
          <w:rFonts w:ascii="Arial" w:hAnsi="Arial" w:cs="Arial"/>
          <w:color w:val="000000"/>
        </w:rPr>
        <w:t> method before servicing any requests. If you need to perform JSP-specific initialization, override the </w:t>
      </w:r>
      <w:r>
        <w:rPr>
          <w:rFonts w:ascii="Arial" w:hAnsi="Arial" w:cs="Arial"/>
          <w:b/>
          <w:bCs/>
          <w:color w:val="000000"/>
        </w:rPr>
        <w:t>jspInit()</w:t>
      </w:r>
      <w:r>
        <w:rPr>
          <w:rFonts w:ascii="Arial" w:hAnsi="Arial" w:cs="Arial"/>
          <w:color w:val="000000"/>
        </w:rPr>
        <w:t> method −</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jspInit</w:t>
      </w:r>
      <w:r>
        <w:rPr>
          <w:rStyle w:val="pun"/>
          <w:color w:val="666600"/>
          <w:sz w:val="23"/>
          <w:szCs w:val="23"/>
        </w:rPr>
        <w:t>(){</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Initialization code...</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Typically, initialization is performed only once and as with the servlet init method, you generally initialize database connections, open files, and create lookup tables in the jspInit method.</w:t>
      </w:r>
    </w:p>
    <w:p w:rsidR="00D66D03" w:rsidRDefault="00D66D03" w:rsidP="00D66D03">
      <w:pPr>
        <w:pStyle w:val="Heading2"/>
        <w:rPr>
          <w:rFonts w:ascii="Arial" w:hAnsi="Arial" w:cs="Arial"/>
          <w:color w:val="auto"/>
          <w:sz w:val="35"/>
          <w:szCs w:val="35"/>
        </w:rPr>
      </w:pPr>
      <w:r>
        <w:rPr>
          <w:rFonts w:ascii="Arial" w:hAnsi="Arial" w:cs="Arial"/>
          <w:b/>
          <w:bCs/>
          <w:sz w:val="35"/>
          <w:szCs w:val="35"/>
        </w:rPr>
        <w:t>JSP Execution</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phase of the JSP life cycle represents all interactions with requests until the JSP is destroyed.</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Whenever a browser requests a JSP and the page has been loaded and initialized, the JSP engine invokes the </w:t>
      </w:r>
      <w:r>
        <w:rPr>
          <w:rFonts w:ascii="Arial" w:hAnsi="Arial" w:cs="Arial"/>
          <w:b/>
          <w:bCs/>
          <w:color w:val="000000"/>
        </w:rPr>
        <w:t>_jspService()</w:t>
      </w:r>
      <w:r>
        <w:rPr>
          <w:rFonts w:ascii="Arial" w:hAnsi="Arial" w:cs="Arial"/>
          <w:color w:val="000000"/>
        </w:rPr>
        <w:t> method in the JSP.</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_jspService() method takes an </w:t>
      </w:r>
      <w:r>
        <w:rPr>
          <w:rFonts w:ascii="Arial" w:hAnsi="Arial" w:cs="Arial"/>
          <w:b/>
          <w:bCs/>
          <w:color w:val="000000"/>
        </w:rPr>
        <w:t>HttpServletRequest</w:t>
      </w:r>
      <w:r>
        <w:rPr>
          <w:rFonts w:ascii="Arial" w:hAnsi="Arial" w:cs="Arial"/>
          <w:color w:val="000000"/>
        </w:rPr>
        <w:t> and an </w:t>
      </w:r>
      <w:r>
        <w:rPr>
          <w:rFonts w:ascii="Arial" w:hAnsi="Arial" w:cs="Arial"/>
          <w:b/>
          <w:bCs/>
          <w:color w:val="000000"/>
        </w:rPr>
        <w:t>HttpServletResponse</w:t>
      </w:r>
      <w:r>
        <w:rPr>
          <w:rFonts w:ascii="Arial" w:hAnsi="Arial" w:cs="Arial"/>
          <w:color w:val="000000"/>
        </w:rPr>
        <w:t> as its parameters as follows −</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void</w:t>
      </w:r>
      <w:r>
        <w:rPr>
          <w:rStyle w:val="pln"/>
          <w:color w:val="000000"/>
          <w:sz w:val="23"/>
          <w:szCs w:val="23"/>
        </w:rPr>
        <w:t xml:space="preserve"> _jspService</w:t>
      </w:r>
      <w:r>
        <w:rPr>
          <w:rStyle w:val="pun"/>
          <w:color w:val="666600"/>
          <w:sz w:val="23"/>
          <w:szCs w:val="23"/>
        </w:rPr>
        <w:t>(</w:t>
      </w:r>
      <w:r>
        <w:rPr>
          <w:rStyle w:val="typ"/>
          <w:rFonts w:eastAsiaTheme="majorEastAsia"/>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rFonts w:eastAsiaTheme="majorEastAsia"/>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pun"/>
          <w:color w:val="666600"/>
          <w:sz w:val="23"/>
          <w:szCs w:val="23"/>
        </w:rPr>
        <w:t>{</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Service handling code...</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_jspService()</w:t>
      </w:r>
      <w:r>
        <w:rPr>
          <w:rFonts w:ascii="Arial" w:hAnsi="Arial" w:cs="Arial"/>
          <w:color w:val="000000"/>
        </w:rPr>
        <w:t> method of a JSP is invoked on request basis. This is responsible for generating the response for that request and this method is also responsible for generating responses to all seven of the HTTP methods, i.e, </w:t>
      </w:r>
      <w:r>
        <w:rPr>
          <w:rFonts w:ascii="Arial" w:hAnsi="Arial" w:cs="Arial"/>
          <w:b/>
          <w:bCs/>
          <w:color w:val="000000"/>
        </w:rPr>
        <w:t>GET, POST, DELETE</w:t>
      </w:r>
      <w:r>
        <w:rPr>
          <w:rFonts w:ascii="Arial" w:hAnsi="Arial" w:cs="Arial"/>
          <w:color w:val="000000"/>
        </w:rPr>
        <w:t>, etc.</w:t>
      </w:r>
    </w:p>
    <w:p w:rsidR="00D66D03" w:rsidRDefault="00D66D03" w:rsidP="00D66D03">
      <w:pPr>
        <w:pStyle w:val="Heading2"/>
        <w:rPr>
          <w:rFonts w:ascii="Arial" w:hAnsi="Arial" w:cs="Arial"/>
          <w:color w:val="auto"/>
          <w:sz w:val="35"/>
          <w:szCs w:val="35"/>
        </w:rPr>
      </w:pPr>
      <w:r>
        <w:rPr>
          <w:rFonts w:ascii="Arial" w:hAnsi="Arial" w:cs="Arial"/>
          <w:b/>
          <w:bCs/>
          <w:sz w:val="35"/>
          <w:szCs w:val="35"/>
        </w:rPr>
        <w:t>JSP Cleanup</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destruction phase of the JSP life cycle represents when a JSP is being removed from use by a container.</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jspDestroy()</w:t>
      </w:r>
      <w:r>
        <w:rPr>
          <w:rFonts w:ascii="Arial" w:hAnsi="Arial" w:cs="Arial"/>
          <w:color w:val="000000"/>
        </w:rPr>
        <w:t> method is the JSP equivalent of the destroy method for servlets. Override jspDestroy when you need to perform any cleanup, such as releasing database connections or closing open files.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jspDestroy() method has the following form −</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jspDestroy</w:t>
      </w:r>
      <w:r>
        <w:rPr>
          <w:rStyle w:val="pun"/>
          <w:color w:val="666600"/>
          <w:sz w:val="23"/>
          <w:szCs w:val="23"/>
        </w:rPr>
        <w:t>()</w:t>
      </w:r>
      <w:r>
        <w:rPr>
          <w:rStyle w:val="pln"/>
          <w:color w:val="000000"/>
          <w:sz w:val="23"/>
          <w:szCs w:val="23"/>
        </w:rPr>
        <w:t xml:space="preserve"> </w:t>
      </w:r>
      <w:r>
        <w:rPr>
          <w:rStyle w:val="pun"/>
          <w:color w:val="666600"/>
          <w:sz w:val="23"/>
          <w:szCs w:val="23"/>
        </w:rPr>
        <w:t>{</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Your cleanup code goes here.</w:t>
      </w:r>
    </w:p>
    <w:p w:rsidR="00D66D03" w:rsidRDefault="00D66D03" w:rsidP="00D66D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3E77" w:rsidRDefault="002E3E77" w:rsidP="00154B2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40.Difference between ServletConfig and ServletContext.</w:t>
      </w:r>
      <w:r w:rsidRPr="00094CB6">
        <w:rPr>
          <w:rFonts w:asciiTheme="minorHAnsi" w:hAnsiTheme="minorHAnsi" w:cstheme="minorHAnsi"/>
          <w:color w:val="FF0000"/>
          <w:sz w:val="28"/>
          <w:szCs w:val="28"/>
        </w:rPr>
        <w:br/>
        <w:t>41.Implicit object of JSP?whta is JSTL tag library with Example?</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D66D03" w:rsidRPr="00D66D03" w:rsidTr="00D66D03">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Pr="00D66D03" w:rsidRDefault="00D66D03" w:rsidP="00D66D03">
            <w:pPr>
              <w:spacing w:after="300" w:line="240" w:lineRule="auto"/>
              <w:jc w:val="center"/>
              <w:rPr>
                <w:rFonts w:ascii="Arial" w:eastAsia="Times New Roman" w:hAnsi="Arial" w:cs="Arial"/>
                <w:b/>
                <w:bCs/>
                <w:sz w:val="21"/>
                <w:szCs w:val="21"/>
                <w:lang w:eastAsia="en-IN"/>
              </w:rPr>
            </w:pPr>
            <w:r w:rsidRPr="00D66D03">
              <w:rPr>
                <w:rFonts w:ascii="Arial" w:eastAsia="Times New Roman" w:hAnsi="Arial" w:cs="Arial"/>
                <w:b/>
                <w:bCs/>
                <w:sz w:val="21"/>
                <w:szCs w:val="21"/>
                <w:lang w:eastAsia="en-IN"/>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Pr="00D66D03" w:rsidRDefault="00D66D03" w:rsidP="00D66D03">
            <w:pPr>
              <w:spacing w:after="300" w:line="240" w:lineRule="auto"/>
              <w:jc w:val="center"/>
              <w:rPr>
                <w:rFonts w:ascii="Arial" w:eastAsia="Times New Roman" w:hAnsi="Arial" w:cs="Arial"/>
                <w:b/>
                <w:bCs/>
                <w:sz w:val="21"/>
                <w:szCs w:val="21"/>
                <w:lang w:eastAsia="en-IN"/>
              </w:rPr>
            </w:pPr>
            <w:r w:rsidRPr="00D66D03">
              <w:rPr>
                <w:rFonts w:ascii="Arial" w:eastAsia="Times New Roman" w:hAnsi="Arial" w:cs="Arial"/>
                <w:b/>
                <w:bCs/>
                <w:sz w:val="21"/>
                <w:szCs w:val="21"/>
                <w:lang w:eastAsia="en-IN"/>
              </w:rPr>
              <w:t>Object &amp; Description</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30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request</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is the </w:t>
            </w:r>
            <w:r w:rsidRPr="00D66D03">
              <w:rPr>
                <w:rFonts w:ascii="Arial" w:eastAsia="Times New Roman" w:hAnsi="Arial" w:cs="Arial"/>
                <w:b/>
                <w:bCs/>
                <w:color w:val="000000"/>
                <w:sz w:val="21"/>
                <w:szCs w:val="21"/>
                <w:lang w:eastAsia="en-IN"/>
              </w:rPr>
              <w:t>HttpServletRequest</w:t>
            </w:r>
            <w:r w:rsidRPr="00D66D03">
              <w:rPr>
                <w:rFonts w:ascii="Arial" w:eastAsia="Times New Roman" w:hAnsi="Arial" w:cs="Arial"/>
                <w:color w:val="000000"/>
                <w:sz w:val="21"/>
                <w:szCs w:val="21"/>
                <w:lang w:eastAsia="en-IN"/>
              </w:rPr>
              <w:t> object associated with the request.</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response</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is the </w:t>
            </w:r>
            <w:r w:rsidRPr="00D66D03">
              <w:rPr>
                <w:rFonts w:ascii="Arial" w:eastAsia="Times New Roman" w:hAnsi="Arial" w:cs="Arial"/>
                <w:b/>
                <w:bCs/>
                <w:color w:val="000000"/>
                <w:sz w:val="21"/>
                <w:szCs w:val="21"/>
                <w:lang w:eastAsia="en-IN"/>
              </w:rPr>
              <w:t>HttpServletResponse</w:t>
            </w:r>
            <w:r w:rsidRPr="00D66D03">
              <w:rPr>
                <w:rFonts w:ascii="Arial" w:eastAsia="Times New Roman" w:hAnsi="Arial" w:cs="Arial"/>
                <w:color w:val="000000"/>
                <w:sz w:val="21"/>
                <w:szCs w:val="21"/>
                <w:lang w:eastAsia="en-IN"/>
              </w:rPr>
              <w:t> object associated with the response to the client.</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out</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is the </w:t>
            </w:r>
            <w:r w:rsidRPr="00D66D03">
              <w:rPr>
                <w:rFonts w:ascii="Arial" w:eastAsia="Times New Roman" w:hAnsi="Arial" w:cs="Arial"/>
                <w:b/>
                <w:bCs/>
                <w:color w:val="000000"/>
                <w:sz w:val="21"/>
                <w:szCs w:val="21"/>
                <w:lang w:eastAsia="en-IN"/>
              </w:rPr>
              <w:t>PrintWriter</w:t>
            </w:r>
            <w:r w:rsidRPr="00D66D03">
              <w:rPr>
                <w:rFonts w:ascii="Arial" w:eastAsia="Times New Roman" w:hAnsi="Arial" w:cs="Arial"/>
                <w:color w:val="000000"/>
                <w:sz w:val="21"/>
                <w:szCs w:val="21"/>
                <w:lang w:eastAsia="en-IN"/>
              </w:rPr>
              <w:t> object used to send output to the client.</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session</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is the </w:t>
            </w:r>
            <w:r w:rsidRPr="00D66D03">
              <w:rPr>
                <w:rFonts w:ascii="Arial" w:eastAsia="Times New Roman" w:hAnsi="Arial" w:cs="Arial"/>
                <w:b/>
                <w:bCs/>
                <w:color w:val="000000"/>
                <w:sz w:val="21"/>
                <w:szCs w:val="21"/>
                <w:lang w:eastAsia="en-IN"/>
              </w:rPr>
              <w:t>HttpSession</w:t>
            </w:r>
            <w:r w:rsidRPr="00D66D03">
              <w:rPr>
                <w:rFonts w:ascii="Arial" w:eastAsia="Times New Roman" w:hAnsi="Arial" w:cs="Arial"/>
                <w:color w:val="000000"/>
                <w:sz w:val="21"/>
                <w:szCs w:val="21"/>
                <w:lang w:eastAsia="en-IN"/>
              </w:rPr>
              <w:t> object associated with the request.</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application</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is the </w:t>
            </w:r>
            <w:r w:rsidRPr="00D66D03">
              <w:rPr>
                <w:rFonts w:ascii="Arial" w:eastAsia="Times New Roman" w:hAnsi="Arial" w:cs="Arial"/>
                <w:b/>
                <w:bCs/>
                <w:color w:val="000000"/>
                <w:sz w:val="21"/>
                <w:szCs w:val="21"/>
                <w:lang w:eastAsia="en-IN"/>
              </w:rPr>
              <w:t>ServletContext</w:t>
            </w:r>
            <w:r w:rsidRPr="00D66D03">
              <w:rPr>
                <w:rFonts w:ascii="Arial" w:eastAsia="Times New Roman" w:hAnsi="Arial" w:cs="Arial"/>
                <w:color w:val="000000"/>
                <w:sz w:val="21"/>
                <w:szCs w:val="21"/>
                <w:lang w:eastAsia="en-IN"/>
              </w:rPr>
              <w:t> object associated with the application context.</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config</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is the </w:t>
            </w:r>
            <w:r w:rsidRPr="00D66D03">
              <w:rPr>
                <w:rFonts w:ascii="Arial" w:eastAsia="Times New Roman" w:hAnsi="Arial" w:cs="Arial"/>
                <w:b/>
                <w:bCs/>
                <w:color w:val="000000"/>
                <w:sz w:val="21"/>
                <w:szCs w:val="21"/>
                <w:lang w:eastAsia="en-IN"/>
              </w:rPr>
              <w:t>ServletConfig</w:t>
            </w:r>
            <w:r w:rsidRPr="00D66D03">
              <w:rPr>
                <w:rFonts w:ascii="Arial" w:eastAsia="Times New Roman" w:hAnsi="Arial" w:cs="Arial"/>
                <w:color w:val="000000"/>
                <w:sz w:val="21"/>
                <w:szCs w:val="21"/>
                <w:lang w:eastAsia="en-IN"/>
              </w:rPr>
              <w:t> object associated with the page.</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pageContext</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encapsulates use of server-specific features like higher performance </w:t>
            </w:r>
            <w:r w:rsidRPr="00D66D03">
              <w:rPr>
                <w:rFonts w:ascii="Arial" w:eastAsia="Times New Roman" w:hAnsi="Arial" w:cs="Arial"/>
                <w:b/>
                <w:bCs/>
                <w:color w:val="000000"/>
                <w:sz w:val="21"/>
                <w:szCs w:val="21"/>
                <w:lang w:eastAsia="en-IN"/>
              </w:rPr>
              <w:t>JspWriters</w:t>
            </w:r>
            <w:r w:rsidRPr="00D66D03">
              <w:rPr>
                <w:rFonts w:ascii="Arial" w:eastAsia="Times New Roman" w:hAnsi="Arial" w:cs="Arial"/>
                <w:color w:val="000000"/>
                <w:sz w:val="21"/>
                <w:szCs w:val="21"/>
                <w:lang w:eastAsia="en-IN"/>
              </w:rPr>
              <w:t>.</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page</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This is simply a synonym for </w:t>
            </w:r>
            <w:r w:rsidRPr="00D66D03">
              <w:rPr>
                <w:rFonts w:ascii="Arial" w:eastAsia="Times New Roman" w:hAnsi="Arial" w:cs="Arial"/>
                <w:b/>
                <w:bCs/>
                <w:color w:val="000000"/>
                <w:sz w:val="21"/>
                <w:szCs w:val="21"/>
                <w:lang w:eastAsia="en-IN"/>
              </w:rPr>
              <w:t>this</w:t>
            </w:r>
            <w:r w:rsidRPr="00D66D03">
              <w:rPr>
                <w:rFonts w:ascii="Arial" w:eastAsia="Times New Roman" w:hAnsi="Arial" w:cs="Arial"/>
                <w:color w:val="000000"/>
                <w:sz w:val="21"/>
                <w:szCs w:val="21"/>
                <w:lang w:eastAsia="en-IN"/>
              </w:rPr>
              <w:t>, and is used to call the methods defined by the translated servlet class.</w:t>
            </w:r>
          </w:p>
        </w:tc>
      </w:tr>
      <w:tr w:rsidR="00D66D03" w:rsidRP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Pr="00D66D03" w:rsidRDefault="00D66D03" w:rsidP="00D66D03">
            <w:pPr>
              <w:spacing w:after="0" w:line="240" w:lineRule="auto"/>
              <w:jc w:val="center"/>
              <w:rPr>
                <w:rFonts w:ascii="Arial" w:eastAsia="Times New Roman" w:hAnsi="Arial" w:cs="Arial"/>
                <w:sz w:val="21"/>
                <w:szCs w:val="21"/>
                <w:lang w:eastAsia="en-IN"/>
              </w:rPr>
            </w:pPr>
            <w:r w:rsidRPr="00D66D03">
              <w:rPr>
                <w:rFonts w:ascii="Arial" w:eastAsia="Times New Roman" w:hAnsi="Arial" w:cs="Arial"/>
                <w:sz w:val="21"/>
                <w:szCs w:val="21"/>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b/>
                <w:bCs/>
                <w:color w:val="000000"/>
                <w:sz w:val="21"/>
                <w:szCs w:val="21"/>
                <w:lang w:eastAsia="en-IN"/>
              </w:rPr>
              <w:t>Exception</w:t>
            </w:r>
          </w:p>
          <w:p w:rsidR="00D66D03" w:rsidRPr="00D66D03" w:rsidRDefault="00D66D03" w:rsidP="00D66D03">
            <w:pPr>
              <w:spacing w:before="120" w:after="144" w:line="240" w:lineRule="auto"/>
              <w:ind w:left="48" w:right="48"/>
              <w:jc w:val="both"/>
              <w:rPr>
                <w:rFonts w:ascii="Arial" w:eastAsia="Times New Roman" w:hAnsi="Arial" w:cs="Arial"/>
                <w:color w:val="000000"/>
                <w:sz w:val="21"/>
                <w:szCs w:val="21"/>
                <w:lang w:eastAsia="en-IN"/>
              </w:rPr>
            </w:pPr>
            <w:r w:rsidRPr="00D66D03">
              <w:rPr>
                <w:rFonts w:ascii="Arial" w:eastAsia="Times New Roman" w:hAnsi="Arial" w:cs="Arial"/>
                <w:color w:val="000000"/>
                <w:sz w:val="21"/>
                <w:szCs w:val="21"/>
                <w:lang w:eastAsia="en-IN"/>
              </w:rPr>
              <w:t>The </w:t>
            </w:r>
            <w:r w:rsidRPr="00D66D03">
              <w:rPr>
                <w:rFonts w:ascii="Arial" w:eastAsia="Times New Roman" w:hAnsi="Arial" w:cs="Arial"/>
                <w:b/>
                <w:bCs/>
                <w:color w:val="000000"/>
                <w:sz w:val="21"/>
                <w:szCs w:val="21"/>
                <w:lang w:eastAsia="en-IN"/>
              </w:rPr>
              <w:t>Exception</w:t>
            </w:r>
            <w:r w:rsidRPr="00D66D03">
              <w:rPr>
                <w:rFonts w:ascii="Arial" w:eastAsia="Times New Roman" w:hAnsi="Arial" w:cs="Arial"/>
                <w:color w:val="000000"/>
                <w:sz w:val="21"/>
                <w:szCs w:val="21"/>
                <w:lang w:eastAsia="en-IN"/>
              </w:rPr>
              <w:t> object allows the exception data to be accessed by designated JSP.</w:t>
            </w:r>
          </w:p>
        </w:tc>
      </w:tr>
    </w:tbl>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JavaServer Pages Standard Tag Library (JSTL) is a collection of useful JSP tags which encapsulates the core functionality common to many JSP applications.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JSTL has support for common, structural tasks such as iteration and conditionals, tags for manipulating XML documents, internationalization tags, and SQL tags. It also provides a framework for integrating the existing custom tags with the JSTL tags.</w:t>
      </w:r>
    </w:p>
    <w:p w:rsidR="00D66D03" w:rsidRDefault="00D66D03" w:rsidP="00D66D03">
      <w:pPr>
        <w:pStyle w:val="Heading2"/>
        <w:rPr>
          <w:rFonts w:ascii="Arial" w:hAnsi="Arial" w:cs="Arial"/>
          <w:color w:val="auto"/>
          <w:sz w:val="35"/>
          <w:szCs w:val="35"/>
        </w:rPr>
      </w:pPr>
      <w:r>
        <w:rPr>
          <w:rFonts w:ascii="Arial" w:hAnsi="Arial" w:cs="Arial"/>
          <w:b/>
          <w:bCs/>
          <w:sz w:val="35"/>
          <w:szCs w:val="35"/>
        </w:rPr>
        <w:t>Install JSTL Library</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begin working with JSP tages you need to first install the JSTL library. If you are using the Apache Tomcat container, then follow these two steps −</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Download the binary distribution from </w:t>
      </w:r>
      <w:hyperlink r:id="rId82" w:tgtFrame="_blank" w:history="1">
        <w:r>
          <w:rPr>
            <w:rStyle w:val="Hyperlink"/>
            <w:rFonts w:ascii="Arial" w:hAnsi="Arial" w:cs="Arial"/>
            <w:color w:val="313131"/>
          </w:rPr>
          <w:t>Apache Standard Taglib</w:t>
        </w:r>
      </w:hyperlink>
      <w:r>
        <w:rPr>
          <w:rFonts w:ascii="Arial" w:hAnsi="Arial" w:cs="Arial"/>
          <w:color w:val="000000"/>
        </w:rPr>
        <w:t> and unpack the compressed file.</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 To use the Standard Taglib from its </w:t>
      </w:r>
      <w:r>
        <w:rPr>
          <w:rFonts w:ascii="Arial" w:hAnsi="Arial" w:cs="Arial"/>
          <w:b/>
          <w:bCs/>
          <w:color w:val="000000"/>
        </w:rPr>
        <w:t>Jakarta Taglibs distribution</w:t>
      </w:r>
      <w:r>
        <w:rPr>
          <w:rFonts w:ascii="Arial" w:hAnsi="Arial" w:cs="Arial"/>
          <w:color w:val="000000"/>
        </w:rPr>
        <w:t>, simply copy the JAR files in the distribution's 'lib' directory to your application's </w:t>
      </w:r>
      <w:r>
        <w:rPr>
          <w:rFonts w:ascii="Arial" w:hAnsi="Arial" w:cs="Arial"/>
          <w:b/>
          <w:bCs/>
          <w:color w:val="000000"/>
        </w:rPr>
        <w:t>webapps\ROOT\WEB-INF\lib</w:t>
      </w:r>
      <w:r>
        <w:rPr>
          <w:rFonts w:ascii="Arial" w:hAnsi="Arial" w:cs="Arial"/>
          <w:color w:val="000000"/>
        </w:rPr>
        <w:t> directory.</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use any of the libraries, you must include a &lt;taglib&gt; directive at the top of each JSP that uses the library.</w:t>
      </w:r>
    </w:p>
    <w:p w:rsidR="00D66D03" w:rsidRDefault="00D66D03" w:rsidP="00D66D03">
      <w:pPr>
        <w:pStyle w:val="Heading2"/>
        <w:rPr>
          <w:rFonts w:ascii="Arial" w:hAnsi="Arial" w:cs="Arial"/>
          <w:color w:val="auto"/>
          <w:sz w:val="35"/>
          <w:szCs w:val="35"/>
        </w:rPr>
      </w:pPr>
      <w:r>
        <w:rPr>
          <w:rFonts w:ascii="Arial" w:hAnsi="Arial" w:cs="Arial"/>
          <w:b/>
          <w:bCs/>
          <w:sz w:val="35"/>
          <w:szCs w:val="35"/>
        </w:rPr>
        <w:t>Classification of The JSTL Tags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JSTL tags can be classified, according to their functions, into the following JSTL tag library groups that can be used when creating a JSP page −</w:t>
      </w:r>
    </w:p>
    <w:p w:rsidR="00D66D03" w:rsidRDefault="00D66D03" w:rsidP="0013606E">
      <w:pPr>
        <w:pStyle w:val="NormalWeb"/>
        <w:numPr>
          <w:ilvl w:val="0"/>
          <w:numId w:val="76"/>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Core Tags</w:t>
      </w:r>
    </w:p>
    <w:p w:rsidR="00D66D03" w:rsidRDefault="00D66D03" w:rsidP="0013606E">
      <w:pPr>
        <w:pStyle w:val="NormalWeb"/>
        <w:numPr>
          <w:ilvl w:val="0"/>
          <w:numId w:val="76"/>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Formatting tags</w:t>
      </w:r>
    </w:p>
    <w:p w:rsidR="00D66D03" w:rsidRDefault="00D66D03" w:rsidP="0013606E">
      <w:pPr>
        <w:pStyle w:val="NormalWeb"/>
        <w:numPr>
          <w:ilvl w:val="0"/>
          <w:numId w:val="76"/>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SQL tags</w:t>
      </w:r>
    </w:p>
    <w:p w:rsidR="00D66D03" w:rsidRDefault="00D66D03" w:rsidP="0013606E">
      <w:pPr>
        <w:pStyle w:val="NormalWeb"/>
        <w:numPr>
          <w:ilvl w:val="0"/>
          <w:numId w:val="76"/>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XML tags</w:t>
      </w:r>
    </w:p>
    <w:p w:rsidR="00D66D03" w:rsidRDefault="00D66D03" w:rsidP="0013606E">
      <w:pPr>
        <w:pStyle w:val="NormalWeb"/>
        <w:numPr>
          <w:ilvl w:val="0"/>
          <w:numId w:val="76"/>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JSTL Functions</w:t>
      </w:r>
    </w:p>
    <w:p w:rsidR="00D66D03" w:rsidRDefault="00D66D03" w:rsidP="00D66D03">
      <w:pPr>
        <w:pStyle w:val="Heading2"/>
        <w:rPr>
          <w:rFonts w:ascii="Arial" w:hAnsi="Arial" w:cs="Arial"/>
          <w:color w:val="auto"/>
          <w:sz w:val="35"/>
          <w:szCs w:val="35"/>
        </w:rPr>
      </w:pPr>
      <w:r>
        <w:rPr>
          <w:rFonts w:ascii="Arial" w:hAnsi="Arial" w:cs="Arial"/>
          <w:b/>
          <w:bCs/>
          <w:sz w:val="35"/>
          <w:szCs w:val="35"/>
        </w:rPr>
        <w:t>Core Tags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core group of tags are the most commonly used JSTL tags. Following is the syntax to include the JSTL Core library in your JSP −</w:t>
      </w:r>
    </w:p>
    <w:p w:rsidR="00D66D03" w:rsidRDefault="00D66D03" w:rsidP="00D66D03">
      <w:pPr>
        <w:pStyle w:val="HTMLPreformatted"/>
        <w:rPr>
          <w:sz w:val="23"/>
          <w:szCs w:val="23"/>
        </w:rPr>
      </w:pPr>
      <w:r>
        <w:rPr>
          <w:sz w:val="23"/>
          <w:szCs w:val="23"/>
        </w:rPr>
        <w:t>&lt;%@ taglib prefix = "c" uri = "http://java.sun.com/jsp/jstl/core" %&gt;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lists out the core JSTL Tags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D66D03" w:rsidTr="00D66D03">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Tag &amp; Description</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spacing w:after="300"/>
              <w:rPr>
                <w:rFonts w:ascii="Arial" w:hAnsi="Arial" w:cs="Arial"/>
                <w:sz w:val="21"/>
                <w:szCs w:val="21"/>
              </w:rPr>
            </w:pPr>
            <w:hyperlink r:id="rId83" w:history="1">
              <w:r>
                <w:rPr>
                  <w:rStyle w:val="Hyperlink"/>
                  <w:rFonts w:ascii="Arial" w:hAnsi="Arial" w:cs="Arial"/>
                  <w:color w:val="313131"/>
                  <w:sz w:val="21"/>
                  <w:szCs w:val="21"/>
                </w:rPr>
                <w:t>&lt;c:out&gt;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Like &lt;%= ... &gt;, but for expressions.</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84" w:history="1">
              <w:r>
                <w:rPr>
                  <w:rStyle w:val="Hyperlink"/>
                  <w:rFonts w:ascii="Arial" w:hAnsi="Arial" w:cs="Arial"/>
                  <w:color w:val="313131"/>
                  <w:sz w:val="21"/>
                  <w:szCs w:val="21"/>
                </w:rPr>
                <w:t>&lt;c:set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the result of an expression evaluation in a </w:t>
            </w:r>
            <w:r>
              <w:rPr>
                <w:rFonts w:ascii="Arial" w:hAnsi="Arial" w:cs="Arial"/>
                <w:b/>
                <w:bCs/>
                <w:color w:val="000000"/>
                <w:sz w:val="21"/>
                <w:szCs w:val="21"/>
              </w:rPr>
              <w:t>'scope'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85" w:history="1">
              <w:r>
                <w:rPr>
                  <w:rStyle w:val="Hyperlink"/>
                  <w:rFonts w:ascii="Arial" w:hAnsi="Arial" w:cs="Arial"/>
                  <w:color w:val="313131"/>
                  <w:sz w:val="21"/>
                  <w:szCs w:val="21"/>
                </w:rPr>
                <w:t>&lt;c:remove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Removes a </w:t>
            </w:r>
            <w:r>
              <w:rPr>
                <w:rFonts w:ascii="Arial" w:hAnsi="Arial" w:cs="Arial"/>
                <w:b/>
                <w:bCs/>
                <w:color w:val="000000"/>
                <w:sz w:val="21"/>
                <w:szCs w:val="21"/>
              </w:rPr>
              <w:t>scoped variable</w:t>
            </w:r>
            <w:r>
              <w:rPr>
                <w:rFonts w:ascii="Arial" w:hAnsi="Arial" w:cs="Arial"/>
                <w:color w:val="000000"/>
                <w:sz w:val="21"/>
                <w:szCs w:val="21"/>
              </w:rPr>
              <w:t> (from a particular scope, if specified).</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86" w:history="1">
              <w:r>
                <w:rPr>
                  <w:rStyle w:val="Hyperlink"/>
                  <w:rFonts w:ascii="Arial" w:hAnsi="Arial" w:cs="Arial"/>
                  <w:color w:val="313131"/>
                  <w:sz w:val="21"/>
                  <w:szCs w:val="21"/>
                </w:rPr>
                <w:t>&lt;c:catch&gt;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Catches any </w:t>
            </w:r>
            <w:r>
              <w:rPr>
                <w:rFonts w:ascii="Arial" w:hAnsi="Arial" w:cs="Arial"/>
                <w:b/>
                <w:bCs/>
                <w:color w:val="000000"/>
                <w:sz w:val="21"/>
                <w:szCs w:val="21"/>
              </w:rPr>
              <w:t>Throwable</w:t>
            </w:r>
            <w:r>
              <w:rPr>
                <w:rFonts w:ascii="Arial" w:hAnsi="Arial" w:cs="Arial"/>
                <w:color w:val="000000"/>
                <w:sz w:val="21"/>
                <w:szCs w:val="21"/>
              </w:rPr>
              <w:t> that occurs in its body and optionally exposes it.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87" w:history="1">
              <w:r>
                <w:rPr>
                  <w:rStyle w:val="Hyperlink"/>
                  <w:rFonts w:ascii="Arial" w:hAnsi="Arial" w:cs="Arial"/>
                  <w:color w:val="313131"/>
                  <w:sz w:val="21"/>
                  <w:szCs w:val="21"/>
                </w:rPr>
                <w:t>&lt;c:if&gt;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Simple conditional tag which evalutes its body if the supplied condition is true.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88" w:history="1">
              <w:r>
                <w:rPr>
                  <w:rStyle w:val="Hyperlink"/>
                  <w:rFonts w:ascii="Arial" w:hAnsi="Arial" w:cs="Arial"/>
                  <w:color w:val="313131"/>
                  <w:sz w:val="21"/>
                  <w:szCs w:val="21"/>
                </w:rPr>
                <w:t>&lt;c:choose&gt;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Simple conditional tag that establishes a context for mutually exclusive conditional operations, marked by </w:t>
            </w:r>
            <w:r>
              <w:rPr>
                <w:rFonts w:ascii="Arial" w:hAnsi="Arial" w:cs="Arial"/>
                <w:b/>
                <w:bCs/>
                <w:color w:val="000000"/>
                <w:sz w:val="21"/>
                <w:szCs w:val="21"/>
              </w:rPr>
              <w:t>&lt;when&gt;</w:t>
            </w:r>
            <w:r>
              <w:rPr>
                <w:rFonts w:ascii="Arial" w:hAnsi="Arial" w:cs="Arial"/>
                <w:color w:val="000000"/>
                <w:sz w:val="21"/>
                <w:szCs w:val="21"/>
              </w:rPr>
              <w:t> and </w:t>
            </w:r>
            <w:r>
              <w:rPr>
                <w:rFonts w:ascii="Arial" w:hAnsi="Arial" w:cs="Arial"/>
                <w:b/>
                <w:bCs/>
                <w:color w:val="000000"/>
                <w:sz w:val="21"/>
                <w:szCs w:val="21"/>
              </w:rPr>
              <w:t>&lt;otherwise&gt;</w:t>
            </w:r>
            <w:r>
              <w:rPr>
                <w:rFonts w:ascii="Arial" w:hAnsi="Arial" w:cs="Arial"/>
                <w:color w:val="000000"/>
                <w:sz w:val="21"/>
                <w:szCs w:val="21"/>
              </w:rPr>
              <w: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89" w:history="1">
              <w:r>
                <w:rPr>
                  <w:rStyle w:val="Hyperlink"/>
                  <w:rFonts w:ascii="Arial" w:hAnsi="Arial" w:cs="Arial"/>
                  <w:color w:val="313131"/>
                  <w:sz w:val="21"/>
                  <w:szCs w:val="21"/>
                </w:rPr>
                <w:t>&lt;c:when&gt;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Subtag of </w:t>
            </w:r>
            <w:r>
              <w:rPr>
                <w:rFonts w:ascii="Arial" w:hAnsi="Arial" w:cs="Arial"/>
                <w:b/>
                <w:bCs/>
                <w:color w:val="000000"/>
                <w:sz w:val="21"/>
                <w:szCs w:val="21"/>
              </w:rPr>
              <w:t>&lt;choose&gt;</w:t>
            </w:r>
            <w:r>
              <w:rPr>
                <w:rFonts w:ascii="Arial" w:hAnsi="Arial" w:cs="Arial"/>
                <w:color w:val="000000"/>
                <w:sz w:val="21"/>
                <w:szCs w:val="21"/>
              </w:rPr>
              <w:t> that includes its body if its condition evalutes to </w:t>
            </w:r>
            <w:r>
              <w:rPr>
                <w:rFonts w:ascii="Arial" w:hAnsi="Arial" w:cs="Arial"/>
                <w:b/>
                <w:bCs/>
                <w:color w:val="000000"/>
                <w:sz w:val="21"/>
                <w:szCs w:val="21"/>
              </w:rPr>
              <w:t>'true'</w:t>
            </w:r>
            <w:r>
              <w:rPr>
                <w:rFonts w:ascii="Arial" w:hAnsi="Arial" w:cs="Arial"/>
                <w:color w:val="000000"/>
                <w:sz w:val="21"/>
                <w:szCs w:val="21"/>
              </w:rPr>
              <w: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0" w:history="1">
              <w:r>
                <w:rPr>
                  <w:rStyle w:val="Hyperlink"/>
                  <w:rFonts w:ascii="Arial" w:hAnsi="Arial" w:cs="Arial"/>
                  <w:color w:val="313131"/>
                  <w:sz w:val="21"/>
                  <w:szCs w:val="21"/>
                </w:rPr>
                <w:t>&lt;c:otherwise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Subtag of </w:t>
            </w:r>
            <w:r>
              <w:rPr>
                <w:rFonts w:ascii="Arial" w:hAnsi="Arial" w:cs="Arial"/>
                <w:b/>
                <w:bCs/>
                <w:color w:val="000000"/>
                <w:sz w:val="21"/>
                <w:szCs w:val="21"/>
              </w:rPr>
              <w:t>&lt;choose&gt;</w:t>
            </w:r>
            <w:r>
              <w:rPr>
                <w:rFonts w:ascii="Arial" w:hAnsi="Arial" w:cs="Arial"/>
                <w:color w:val="000000"/>
                <w:sz w:val="21"/>
                <w:szCs w:val="21"/>
              </w:rPr>
              <w:t> that follows the </w:t>
            </w:r>
            <w:r>
              <w:rPr>
                <w:rFonts w:ascii="Arial" w:hAnsi="Arial" w:cs="Arial"/>
                <w:b/>
                <w:bCs/>
                <w:color w:val="000000"/>
                <w:sz w:val="21"/>
                <w:szCs w:val="21"/>
              </w:rPr>
              <w:t>&lt;when&gt;</w:t>
            </w:r>
            <w:r>
              <w:rPr>
                <w:rFonts w:ascii="Arial" w:hAnsi="Arial" w:cs="Arial"/>
                <w:color w:val="000000"/>
                <w:sz w:val="21"/>
                <w:szCs w:val="21"/>
              </w:rPr>
              <w:t> tags and runs only if all of the prior conditions evaluated to </w:t>
            </w:r>
            <w:r>
              <w:rPr>
                <w:rFonts w:ascii="Arial" w:hAnsi="Arial" w:cs="Arial"/>
                <w:b/>
                <w:bCs/>
                <w:color w:val="000000"/>
                <w:sz w:val="21"/>
                <w:szCs w:val="21"/>
              </w:rPr>
              <w:t>'false'</w:t>
            </w:r>
            <w:r>
              <w:rPr>
                <w:rFonts w:ascii="Arial" w:hAnsi="Arial" w:cs="Arial"/>
                <w:color w:val="000000"/>
                <w:sz w:val="21"/>
                <w:szCs w:val="21"/>
              </w:rPr>
              <w: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1" w:history="1">
              <w:r>
                <w:rPr>
                  <w:rStyle w:val="Hyperlink"/>
                  <w:rFonts w:ascii="Arial" w:hAnsi="Arial" w:cs="Arial"/>
                  <w:color w:val="313131"/>
                  <w:sz w:val="21"/>
                  <w:szCs w:val="21"/>
                </w:rPr>
                <w:t>&lt;c:import&gt;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Retrieves an absolute or relative URL and exposes its contents to either the page, a String in </w:t>
            </w:r>
            <w:r>
              <w:rPr>
                <w:rFonts w:ascii="Arial" w:hAnsi="Arial" w:cs="Arial"/>
                <w:b/>
                <w:bCs/>
                <w:color w:val="000000"/>
                <w:sz w:val="21"/>
                <w:szCs w:val="21"/>
              </w:rPr>
              <w:t>'var'</w:t>
            </w:r>
            <w:r>
              <w:rPr>
                <w:rFonts w:ascii="Arial" w:hAnsi="Arial" w:cs="Arial"/>
                <w:color w:val="000000"/>
                <w:sz w:val="21"/>
                <w:szCs w:val="21"/>
              </w:rPr>
              <w:t>, or a Reader in </w:t>
            </w:r>
            <w:r>
              <w:rPr>
                <w:rFonts w:ascii="Arial" w:hAnsi="Arial" w:cs="Arial"/>
                <w:b/>
                <w:bCs/>
                <w:color w:val="000000"/>
                <w:sz w:val="21"/>
                <w:szCs w:val="21"/>
              </w:rPr>
              <w:t>'varReader'</w:t>
            </w:r>
            <w:r>
              <w:rPr>
                <w:rFonts w:ascii="Arial" w:hAnsi="Arial" w:cs="Arial"/>
                <w:color w:val="000000"/>
                <w:sz w:val="21"/>
                <w:szCs w:val="21"/>
              </w:rPr>
              <w: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2" w:history="1">
              <w:r>
                <w:rPr>
                  <w:rStyle w:val="Hyperlink"/>
                  <w:rFonts w:ascii="Arial" w:hAnsi="Arial" w:cs="Arial"/>
                  <w:color w:val="313131"/>
                  <w:sz w:val="21"/>
                  <w:szCs w:val="21"/>
                </w:rPr>
                <w:t>&lt;c:forEach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basic iteration tag, accepting many different collection types and supporting subsetting and other functionality .</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3" w:history="1">
              <w:r>
                <w:rPr>
                  <w:rStyle w:val="Hyperlink"/>
                  <w:rFonts w:ascii="Arial" w:hAnsi="Arial" w:cs="Arial"/>
                  <w:color w:val="313131"/>
                  <w:sz w:val="21"/>
                  <w:szCs w:val="21"/>
                </w:rPr>
                <w:t>&lt;c:forTokens&gt;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Iterates over tokens, separated by the supplied delimeters.</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4" w:history="1">
              <w:r>
                <w:rPr>
                  <w:rStyle w:val="Hyperlink"/>
                  <w:rFonts w:ascii="Arial" w:hAnsi="Arial" w:cs="Arial"/>
                  <w:color w:val="313131"/>
                  <w:sz w:val="21"/>
                  <w:szCs w:val="21"/>
                </w:rPr>
                <w:t>&lt;c:param&gt;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Adds a parameter to a containing </w:t>
            </w:r>
            <w:r>
              <w:rPr>
                <w:rFonts w:ascii="Arial" w:hAnsi="Arial" w:cs="Arial"/>
                <w:b/>
                <w:bCs/>
                <w:color w:val="000000"/>
                <w:sz w:val="21"/>
                <w:szCs w:val="21"/>
              </w:rPr>
              <w:t>'import'</w:t>
            </w:r>
            <w:r>
              <w:rPr>
                <w:rFonts w:ascii="Arial" w:hAnsi="Arial" w:cs="Arial"/>
                <w:color w:val="000000"/>
                <w:sz w:val="21"/>
                <w:szCs w:val="21"/>
              </w:rPr>
              <w:t> tag's URL.</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5" w:history="1">
              <w:r>
                <w:rPr>
                  <w:rStyle w:val="Hyperlink"/>
                  <w:rFonts w:ascii="Arial" w:hAnsi="Arial" w:cs="Arial"/>
                  <w:color w:val="313131"/>
                  <w:sz w:val="21"/>
                  <w:szCs w:val="21"/>
                </w:rPr>
                <w:t>&lt;c:redirect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Redirects to a new URL.</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6" w:history="1">
              <w:r>
                <w:rPr>
                  <w:rStyle w:val="Hyperlink"/>
                  <w:rFonts w:ascii="Arial" w:hAnsi="Arial" w:cs="Arial"/>
                  <w:color w:val="313131"/>
                  <w:sz w:val="21"/>
                  <w:szCs w:val="21"/>
                </w:rPr>
                <w:t>&lt;c:url&gt;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Creates a URL with optional query parameters</w:t>
            </w:r>
          </w:p>
        </w:tc>
      </w:tr>
    </w:tbl>
    <w:p w:rsidR="00D66D03" w:rsidRDefault="00D66D03" w:rsidP="00D66D03">
      <w:pPr>
        <w:pStyle w:val="Heading2"/>
        <w:rPr>
          <w:rFonts w:ascii="Arial" w:hAnsi="Arial" w:cs="Arial"/>
          <w:color w:val="auto"/>
          <w:sz w:val="35"/>
          <w:szCs w:val="35"/>
        </w:rPr>
      </w:pPr>
      <w:r>
        <w:rPr>
          <w:rFonts w:ascii="Arial" w:hAnsi="Arial" w:cs="Arial"/>
          <w:b/>
          <w:bCs/>
          <w:sz w:val="35"/>
          <w:szCs w:val="35"/>
        </w:rPr>
        <w:lastRenderedPageBreak/>
        <w:t>Formatting Tags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JSTL formatting tags are used to format and display text, the date, the time, and numbers for internationalized Websites. Following is the syntax to include Formatting library in your JSP −</w:t>
      </w:r>
    </w:p>
    <w:p w:rsidR="00D66D03" w:rsidRDefault="00D66D03" w:rsidP="00D66D03">
      <w:pPr>
        <w:pStyle w:val="HTMLPreformatted"/>
        <w:rPr>
          <w:sz w:val="23"/>
          <w:szCs w:val="23"/>
        </w:rPr>
      </w:pPr>
      <w:r>
        <w:rPr>
          <w:sz w:val="23"/>
          <w:szCs w:val="23"/>
        </w:rPr>
        <w:t>&lt;%@ taglib prefix = "fmt" uri = "http://java.sun.com/jsp/jstl/fmt" %&gt;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lists out the Formatting JSTL Tags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D66D03" w:rsidTr="00D66D03">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Tag &amp; Description</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spacing w:after="300"/>
              <w:rPr>
                <w:rFonts w:ascii="Arial" w:hAnsi="Arial" w:cs="Arial"/>
                <w:sz w:val="21"/>
                <w:szCs w:val="21"/>
              </w:rPr>
            </w:pPr>
            <w:hyperlink r:id="rId97" w:history="1">
              <w:r>
                <w:rPr>
                  <w:rStyle w:val="Hyperlink"/>
                  <w:rFonts w:ascii="Arial" w:hAnsi="Arial" w:cs="Arial"/>
                  <w:color w:val="313131"/>
                  <w:sz w:val="21"/>
                  <w:szCs w:val="21"/>
                </w:rPr>
                <w:t>&lt;fmt:formatNumber&gt;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To render numerical value with specific precision or format.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8" w:history="1">
              <w:r>
                <w:rPr>
                  <w:rStyle w:val="Hyperlink"/>
                  <w:rFonts w:ascii="Arial" w:hAnsi="Arial" w:cs="Arial"/>
                  <w:color w:val="313131"/>
                  <w:sz w:val="21"/>
                  <w:szCs w:val="21"/>
                </w:rPr>
                <w:t>&lt;fmt:parseNumber&gt;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Parses the string representation of a number, currency, or percentage.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99" w:history="1">
              <w:r>
                <w:rPr>
                  <w:rStyle w:val="Hyperlink"/>
                  <w:rFonts w:ascii="Arial" w:hAnsi="Arial" w:cs="Arial"/>
                  <w:color w:val="313131"/>
                  <w:sz w:val="21"/>
                  <w:szCs w:val="21"/>
                </w:rPr>
                <w:t>&lt;fmt:formatDate&gt;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Formats a date and/or time using the supplied styles and pattern.</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0" w:history="1">
              <w:r>
                <w:rPr>
                  <w:rStyle w:val="Hyperlink"/>
                  <w:rFonts w:ascii="Arial" w:hAnsi="Arial" w:cs="Arial"/>
                  <w:color w:val="313131"/>
                  <w:sz w:val="21"/>
                  <w:szCs w:val="21"/>
                </w:rPr>
                <w:t>&lt;fmt:parseDate&gt;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Parses the string representation of a date and/or time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1" w:history="1">
              <w:r>
                <w:rPr>
                  <w:rStyle w:val="Hyperlink"/>
                  <w:rFonts w:ascii="Arial" w:hAnsi="Arial" w:cs="Arial"/>
                  <w:color w:val="313131"/>
                  <w:sz w:val="21"/>
                  <w:szCs w:val="21"/>
                </w:rPr>
                <w:t>&lt;fmt:bundle&gt;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Loads a resource bundle to be used by its tag body.</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2" w:history="1">
              <w:r>
                <w:rPr>
                  <w:rStyle w:val="Hyperlink"/>
                  <w:rFonts w:ascii="Arial" w:hAnsi="Arial" w:cs="Arial"/>
                  <w:color w:val="313131"/>
                  <w:sz w:val="21"/>
                  <w:szCs w:val="21"/>
                </w:rPr>
                <w:t>&lt;fmt:setLocale&gt;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Stores the given locale in the locale configuration variable.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3" w:history="1">
              <w:r>
                <w:rPr>
                  <w:rStyle w:val="Hyperlink"/>
                  <w:rFonts w:ascii="Arial" w:hAnsi="Arial" w:cs="Arial"/>
                  <w:color w:val="313131"/>
                  <w:sz w:val="21"/>
                  <w:szCs w:val="21"/>
                </w:rPr>
                <w:t>&lt;fmt:setBundle&gt;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Loads a resource bundle and stores it in the named scoped variable or the bundle configuration variable.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4" w:history="1">
              <w:r>
                <w:rPr>
                  <w:rStyle w:val="Hyperlink"/>
                  <w:rFonts w:ascii="Arial" w:hAnsi="Arial" w:cs="Arial"/>
                  <w:color w:val="313131"/>
                  <w:sz w:val="21"/>
                  <w:szCs w:val="21"/>
                </w:rPr>
                <w:t>&lt;fmt:timeZone&gt;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Specifies the time zone for any time formatting or parsing actions nested in its body.</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5" w:history="1">
              <w:r>
                <w:rPr>
                  <w:rStyle w:val="Hyperlink"/>
                  <w:rFonts w:ascii="Arial" w:hAnsi="Arial" w:cs="Arial"/>
                  <w:color w:val="313131"/>
                  <w:sz w:val="21"/>
                  <w:szCs w:val="21"/>
                </w:rPr>
                <w:t>&lt;fmt:setTimeZone&gt;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Stores the given time zone in the time zone configuration variable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6" w:history="1">
              <w:r>
                <w:rPr>
                  <w:rStyle w:val="Hyperlink"/>
                  <w:rFonts w:ascii="Arial" w:hAnsi="Arial" w:cs="Arial"/>
                  <w:color w:val="313131"/>
                  <w:sz w:val="21"/>
                  <w:szCs w:val="21"/>
                </w:rPr>
                <w:t>&lt;fmt:message&gt;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Displays an internationalized message.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7" w:history="1">
              <w:r>
                <w:rPr>
                  <w:rStyle w:val="Hyperlink"/>
                  <w:rFonts w:ascii="Arial" w:hAnsi="Arial" w:cs="Arial"/>
                  <w:color w:val="313131"/>
                  <w:sz w:val="21"/>
                  <w:szCs w:val="21"/>
                </w:rPr>
                <w:t>&lt;fmt:requestEncoding&gt;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the request character encoding</w:t>
            </w:r>
          </w:p>
        </w:tc>
      </w:tr>
    </w:tbl>
    <w:p w:rsidR="00D66D03" w:rsidRDefault="00D66D03" w:rsidP="00D66D03">
      <w:pPr>
        <w:pStyle w:val="Heading2"/>
        <w:rPr>
          <w:rFonts w:ascii="Arial" w:hAnsi="Arial" w:cs="Arial"/>
          <w:color w:val="auto"/>
          <w:sz w:val="35"/>
          <w:szCs w:val="35"/>
        </w:rPr>
      </w:pPr>
      <w:r>
        <w:rPr>
          <w:rFonts w:ascii="Arial" w:hAnsi="Arial" w:cs="Arial"/>
          <w:b/>
          <w:bCs/>
          <w:sz w:val="35"/>
          <w:szCs w:val="35"/>
        </w:rPr>
        <w:t>SQL Tags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JSTL SQL tag library provides tags for interacting with relational databases (RDBMSs) such as </w:t>
      </w:r>
      <w:r>
        <w:rPr>
          <w:rFonts w:ascii="Arial" w:hAnsi="Arial" w:cs="Arial"/>
          <w:b/>
          <w:bCs/>
          <w:color w:val="000000"/>
        </w:rPr>
        <w:t>Oracle, mySQL</w:t>
      </w:r>
      <w:r>
        <w:rPr>
          <w:rFonts w:ascii="Arial" w:hAnsi="Arial" w:cs="Arial"/>
          <w:color w:val="000000"/>
        </w:rPr>
        <w:t>, or </w:t>
      </w:r>
      <w:r>
        <w:rPr>
          <w:rFonts w:ascii="Arial" w:hAnsi="Arial" w:cs="Arial"/>
          <w:b/>
          <w:bCs/>
          <w:color w:val="000000"/>
        </w:rPr>
        <w:t>Microsoft SQL Server</w:t>
      </w:r>
      <w:r>
        <w:rPr>
          <w:rFonts w:ascii="Arial" w:hAnsi="Arial" w:cs="Arial"/>
          <w:color w:val="000000"/>
        </w:rPr>
        <w: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syntax to include JSTL SQL library in your JSP −</w:t>
      </w:r>
    </w:p>
    <w:p w:rsidR="00D66D03" w:rsidRDefault="00D66D03" w:rsidP="00D66D03">
      <w:pPr>
        <w:pStyle w:val="HTMLPreformatted"/>
        <w:rPr>
          <w:sz w:val="23"/>
          <w:szCs w:val="23"/>
        </w:rPr>
      </w:pPr>
      <w:r>
        <w:rPr>
          <w:sz w:val="23"/>
          <w:szCs w:val="23"/>
        </w:rPr>
        <w:t>&lt;%@ taglib prefix = "sql" uri = "http://java.sun.com/jsp/jstl/sql" %&gt;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lists out the SQL JSTL Tags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D66D03" w:rsidTr="00D66D03">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Tag &amp; Description</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spacing w:after="300"/>
              <w:rPr>
                <w:rFonts w:ascii="Arial" w:hAnsi="Arial" w:cs="Arial"/>
                <w:sz w:val="21"/>
                <w:szCs w:val="21"/>
              </w:rPr>
            </w:pPr>
            <w:hyperlink r:id="rId108" w:history="1">
              <w:r>
                <w:rPr>
                  <w:rStyle w:val="Hyperlink"/>
                  <w:rFonts w:ascii="Arial" w:hAnsi="Arial" w:cs="Arial"/>
                  <w:color w:val="313131"/>
                  <w:sz w:val="21"/>
                  <w:szCs w:val="21"/>
                </w:rPr>
                <w:t>&lt;sql:setDataSource&gt;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Creates a simple DataSource suitable only for prototyping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09" w:history="1">
              <w:r>
                <w:rPr>
                  <w:rStyle w:val="Hyperlink"/>
                  <w:rFonts w:ascii="Arial" w:hAnsi="Arial" w:cs="Arial"/>
                  <w:color w:val="313131"/>
                  <w:sz w:val="21"/>
                  <w:szCs w:val="21"/>
                </w:rPr>
                <w:t>&lt;sql:query&gt;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Executes the SQL query defined in its body or through the sql attribute.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10" w:history="1">
              <w:r>
                <w:rPr>
                  <w:rStyle w:val="Hyperlink"/>
                  <w:rFonts w:ascii="Arial" w:hAnsi="Arial" w:cs="Arial"/>
                  <w:color w:val="313131"/>
                  <w:sz w:val="21"/>
                  <w:szCs w:val="21"/>
                </w:rPr>
                <w:t>&lt;sql:update&gt;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Executes the SQL update defined in its body or through the sql attribute.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11" w:history="1">
              <w:r>
                <w:rPr>
                  <w:rStyle w:val="Hyperlink"/>
                  <w:rFonts w:ascii="Arial" w:hAnsi="Arial" w:cs="Arial"/>
                  <w:color w:val="313131"/>
                  <w:sz w:val="21"/>
                  <w:szCs w:val="21"/>
                </w:rPr>
                <w:t>&lt;sql:param&gt;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a parameter in an SQL statement to the specified value.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12" w:history="1">
              <w:r>
                <w:rPr>
                  <w:rStyle w:val="Hyperlink"/>
                  <w:rFonts w:ascii="Arial" w:hAnsi="Arial" w:cs="Arial"/>
                  <w:color w:val="313131"/>
                  <w:sz w:val="21"/>
                  <w:szCs w:val="21"/>
                </w:rPr>
                <w:t>&lt;sql:dateParam&gt;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a parameter in an SQL statement to the specified java.util.Date value.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13" w:history="1">
              <w:r>
                <w:rPr>
                  <w:rStyle w:val="Hyperlink"/>
                  <w:rFonts w:ascii="Arial" w:hAnsi="Arial" w:cs="Arial"/>
                  <w:color w:val="313131"/>
                  <w:sz w:val="21"/>
                  <w:szCs w:val="21"/>
                </w:rPr>
                <w:t>&lt;sql:transaction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Provides nested database action elements with a shared Connection, set up to execute all statements as one transaction.</w:t>
            </w:r>
          </w:p>
        </w:tc>
      </w:tr>
    </w:tbl>
    <w:p w:rsidR="00D66D03" w:rsidRDefault="00D66D03" w:rsidP="00D66D03">
      <w:pPr>
        <w:pStyle w:val="Heading2"/>
        <w:rPr>
          <w:rFonts w:ascii="Arial" w:hAnsi="Arial" w:cs="Arial"/>
          <w:color w:val="auto"/>
          <w:sz w:val="35"/>
          <w:szCs w:val="35"/>
        </w:rPr>
      </w:pPr>
      <w:r>
        <w:rPr>
          <w:rFonts w:ascii="Arial" w:hAnsi="Arial" w:cs="Arial"/>
          <w:b/>
          <w:bCs/>
          <w:sz w:val="35"/>
          <w:szCs w:val="35"/>
        </w:rPr>
        <w:t>XML tags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JSTL XML tags provide a JSP-centric way of creating and manipulating the XML documents. Following is the syntax to include the JSTL XML library in your JSP.</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JSTL XML tag library has custom tags for interacting with the XML data. This includes parsing the XML, transforming the XML data, and the flow control based on the XPath expressions.</w:t>
      </w:r>
    </w:p>
    <w:p w:rsidR="00D66D03" w:rsidRDefault="00D66D03" w:rsidP="00D66D03">
      <w:pPr>
        <w:pStyle w:val="HTMLPreformatted"/>
        <w:rPr>
          <w:sz w:val="23"/>
          <w:szCs w:val="23"/>
        </w:rPr>
      </w:pPr>
      <w:r>
        <w:rPr>
          <w:sz w:val="23"/>
          <w:szCs w:val="23"/>
        </w:rPr>
        <w:t xml:space="preserve">&lt;%@ taglib prefix = "x" </w:t>
      </w:r>
    </w:p>
    <w:p w:rsidR="00D66D03" w:rsidRDefault="00D66D03" w:rsidP="00D66D03">
      <w:pPr>
        <w:pStyle w:val="HTMLPreformatted"/>
        <w:rPr>
          <w:sz w:val="23"/>
          <w:szCs w:val="23"/>
        </w:rPr>
      </w:pPr>
      <w:r>
        <w:rPr>
          <w:sz w:val="23"/>
          <w:szCs w:val="23"/>
        </w:rPr>
        <w:t xml:space="preserve">   uri = "http://java.sun.com/jsp/jstl/xml" %&gt;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you proceed with the examples, you will need to copy the following two XML and XPath related libraries into your </w:t>
      </w:r>
      <w:r>
        <w:rPr>
          <w:rFonts w:ascii="Arial" w:hAnsi="Arial" w:cs="Arial"/>
          <w:b/>
          <w:bCs/>
          <w:color w:val="000000"/>
        </w:rPr>
        <w:t>&lt;Tomcat Installation Directory&gt;\lib</w:t>
      </w:r>
      <w:r>
        <w:rPr>
          <w:rFonts w:ascii="Arial" w:hAnsi="Arial" w:cs="Arial"/>
          <w:color w:val="000000"/>
        </w:rPr>
        <w:t> −</w:t>
      </w:r>
    </w:p>
    <w:p w:rsidR="00D66D03" w:rsidRDefault="00D66D03" w:rsidP="0013606E">
      <w:pPr>
        <w:pStyle w:val="NormalWeb"/>
        <w:numPr>
          <w:ilvl w:val="0"/>
          <w:numId w:val="7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XercesImpl.jar</w:t>
      </w:r>
      <w:r>
        <w:rPr>
          <w:rFonts w:ascii="Arial" w:hAnsi="Arial" w:cs="Arial"/>
          <w:color w:val="000000"/>
          <w:sz w:val="21"/>
          <w:szCs w:val="21"/>
        </w:rPr>
        <w:t> − Download it from </w:t>
      </w:r>
      <w:hyperlink r:id="rId114" w:tgtFrame="_blank" w:history="1">
        <w:r>
          <w:rPr>
            <w:rStyle w:val="Hyperlink"/>
            <w:rFonts w:ascii="Arial" w:hAnsi="Arial" w:cs="Arial"/>
            <w:color w:val="313131"/>
            <w:sz w:val="21"/>
            <w:szCs w:val="21"/>
          </w:rPr>
          <w:t>https://www.apache.org/dist/xerces/j/</w:t>
        </w:r>
      </w:hyperlink>
    </w:p>
    <w:p w:rsidR="00D66D03" w:rsidRDefault="00D66D03" w:rsidP="0013606E">
      <w:pPr>
        <w:pStyle w:val="NormalWeb"/>
        <w:numPr>
          <w:ilvl w:val="0"/>
          <w:numId w:val="7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xalan.jar</w:t>
      </w:r>
      <w:r>
        <w:rPr>
          <w:rFonts w:ascii="Arial" w:hAnsi="Arial" w:cs="Arial"/>
          <w:color w:val="000000"/>
          <w:sz w:val="21"/>
          <w:szCs w:val="21"/>
        </w:rPr>
        <w:t> − Download it from </w:t>
      </w:r>
      <w:hyperlink r:id="rId115" w:tgtFrame="_blank" w:history="1">
        <w:r>
          <w:rPr>
            <w:rStyle w:val="Hyperlink"/>
            <w:rFonts w:ascii="Arial" w:hAnsi="Arial" w:cs="Arial"/>
            <w:color w:val="313131"/>
            <w:sz w:val="21"/>
            <w:szCs w:val="21"/>
          </w:rPr>
          <w:t>https://xml.apache.org/xalan-j/index.html</w:t>
        </w:r>
      </w:hyperlink>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list of XML JSTL Tags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D66D03" w:rsidTr="00D66D03">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Tag &amp; Description</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spacing w:after="300"/>
              <w:rPr>
                <w:rFonts w:ascii="Arial" w:hAnsi="Arial" w:cs="Arial"/>
                <w:sz w:val="21"/>
                <w:szCs w:val="21"/>
              </w:rPr>
            </w:pPr>
            <w:hyperlink r:id="rId116" w:history="1">
              <w:r>
                <w:rPr>
                  <w:rStyle w:val="Hyperlink"/>
                  <w:rFonts w:ascii="Arial" w:hAnsi="Arial" w:cs="Arial"/>
                  <w:color w:val="313131"/>
                  <w:sz w:val="21"/>
                  <w:szCs w:val="21"/>
                </w:rPr>
                <w:t>&lt;x:out&gt;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Like &lt;%= ... &gt;, but for XPath expressions.</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17" w:history="1">
              <w:r>
                <w:rPr>
                  <w:rStyle w:val="Hyperlink"/>
                  <w:rFonts w:ascii="Arial" w:hAnsi="Arial" w:cs="Arial"/>
                  <w:color w:val="313131"/>
                  <w:sz w:val="21"/>
                  <w:szCs w:val="21"/>
                </w:rPr>
                <w:t>&lt;x:parse&gt;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Used to parse the XML data specified either via an attribute or in the tag body.</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18" w:history="1">
              <w:r>
                <w:rPr>
                  <w:rStyle w:val="Hyperlink"/>
                  <w:rFonts w:ascii="Arial" w:hAnsi="Arial" w:cs="Arial"/>
                  <w:color w:val="313131"/>
                  <w:sz w:val="21"/>
                  <w:szCs w:val="21"/>
                </w:rPr>
                <w:t>&lt;x:set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a variable to the value of an XPath expression.</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19" w:history="1">
              <w:r>
                <w:rPr>
                  <w:rStyle w:val="Hyperlink"/>
                  <w:rFonts w:ascii="Arial" w:hAnsi="Arial" w:cs="Arial"/>
                  <w:color w:val="313131"/>
                  <w:sz w:val="21"/>
                  <w:szCs w:val="21"/>
                </w:rPr>
                <w:t>&lt;x:if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Evaluates a test XPath expression and if it is true, it processes its body. If the test condition is false, the body is ignored.</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0" w:history="1">
              <w:r>
                <w:rPr>
                  <w:rStyle w:val="Hyperlink"/>
                  <w:rFonts w:ascii="Arial" w:hAnsi="Arial" w:cs="Arial"/>
                  <w:color w:val="313131"/>
                  <w:sz w:val="21"/>
                  <w:szCs w:val="21"/>
                </w:rPr>
                <w:t>&lt;x:forEach&gt;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To loop over nodes in an XML document.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1" w:history="1">
              <w:r>
                <w:rPr>
                  <w:rStyle w:val="Hyperlink"/>
                  <w:rFonts w:ascii="Arial" w:hAnsi="Arial" w:cs="Arial"/>
                  <w:color w:val="313131"/>
                  <w:sz w:val="21"/>
                  <w:szCs w:val="21"/>
                </w:rPr>
                <w:t>&lt;x:choose&gt;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Simple conditional tag that establishes a context for mutually exclusive conditional operations, marked by </w:t>
            </w:r>
            <w:r>
              <w:rPr>
                <w:rFonts w:ascii="Arial" w:hAnsi="Arial" w:cs="Arial"/>
                <w:b/>
                <w:bCs/>
                <w:color w:val="000000"/>
                <w:sz w:val="21"/>
                <w:szCs w:val="21"/>
              </w:rPr>
              <w:t>&lt;when&gt;</w:t>
            </w:r>
            <w:r>
              <w:rPr>
                <w:rFonts w:ascii="Arial" w:hAnsi="Arial" w:cs="Arial"/>
                <w:color w:val="000000"/>
                <w:sz w:val="21"/>
                <w:szCs w:val="21"/>
              </w:rPr>
              <w:t> and </w:t>
            </w:r>
            <w:r>
              <w:rPr>
                <w:rFonts w:ascii="Arial" w:hAnsi="Arial" w:cs="Arial"/>
                <w:b/>
                <w:bCs/>
                <w:color w:val="000000"/>
                <w:sz w:val="21"/>
                <w:szCs w:val="21"/>
              </w:rPr>
              <w:t>&lt;otherwise&gt;</w:t>
            </w:r>
            <w:r>
              <w:rPr>
                <w:rFonts w:ascii="Arial" w:hAnsi="Arial" w:cs="Arial"/>
                <w:color w:val="000000"/>
                <w:sz w:val="21"/>
                <w:szCs w:val="21"/>
              </w:rPr>
              <w:t> tags.</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2" w:history="1">
              <w:r>
                <w:rPr>
                  <w:rStyle w:val="Hyperlink"/>
                  <w:rFonts w:ascii="Arial" w:hAnsi="Arial" w:cs="Arial"/>
                  <w:color w:val="313131"/>
                  <w:sz w:val="21"/>
                  <w:szCs w:val="21"/>
                </w:rPr>
                <w:t>&lt;x:when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Subtag of </w:t>
            </w:r>
            <w:r>
              <w:rPr>
                <w:rFonts w:ascii="Arial" w:hAnsi="Arial" w:cs="Arial"/>
                <w:b/>
                <w:bCs/>
                <w:color w:val="000000"/>
                <w:sz w:val="21"/>
                <w:szCs w:val="21"/>
              </w:rPr>
              <w:t>&lt;choose&gt;</w:t>
            </w:r>
            <w:r>
              <w:rPr>
                <w:rFonts w:ascii="Arial" w:hAnsi="Arial" w:cs="Arial"/>
                <w:color w:val="000000"/>
                <w:sz w:val="21"/>
                <w:szCs w:val="21"/>
              </w:rPr>
              <w:t> that includes its body if its expression evalutes to 'true'.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3" w:history="1">
              <w:r>
                <w:rPr>
                  <w:rStyle w:val="Hyperlink"/>
                  <w:rFonts w:ascii="Arial" w:hAnsi="Arial" w:cs="Arial"/>
                  <w:color w:val="313131"/>
                  <w:sz w:val="21"/>
                  <w:szCs w:val="21"/>
                </w:rPr>
                <w:t>&lt;x:otherwise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Subtag of </w:t>
            </w:r>
            <w:r>
              <w:rPr>
                <w:rFonts w:ascii="Arial" w:hAnsi="Arial" w:cs="Arial"/>
                <w:b/>
                <w:bCs/>
                <w:color w:val="000000"/>
                <w:sz w:val="21"/>
                <w:szCs w:val="21"/>
              </w:rPr>
              <w:t>&lt;choose&gt;</w:t>
            </w:r>
            <w:r>
              <w:rPr>
                <w:rFonts w:ascii="Arial" w:hAnsi="Arial" w:cs="Arial"/>
                <w:color w:val="000000"/>
                <w:sz w:val="21"/>
                <w:szCs w:val="21"/>
              </w:rPr>
              <w:t> that follows the </w:t>
            </w:r>
            <w:r>
              <w:rPr>
                <w:rFonts w:ascii="Arial" w:hAnsi="Arial" w:cs="Arial"/>
                <w:b/>
                <w:bCs/>
                <w:color w:val="000000"/>
                <w:sz w:val="21"/>
                <w:szCs w:val="21"/>
              </w:rPr>
              <w:t>&lt;when&gt;</w:t>
            </w:r>
            <w:r>
              <w:rPr>
                <w:rFonts w:ascii="Arial" w:hAnsi="Arial" w:cs="Arial"/>
                <w:color w:val="000000"/>
                <w:sz w:val="21"/>
                <w:szCs w:val="21"/>
              </w:rPr>
              <w:t> tags and runs only if all of the prior conditions evaluates to 'false'.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4" w:history="1">
              <w:r>
                <w:rPr>
                  <w:rStyle w:val="Hyperlink"/>
                  <w:rFonts w:ascii="Arial" w:hAnsi="Arial" w:cs="Arial"/>
                  <w:color w:val="313131"/>
                  <w:sz w:val="21"/>
                  <w:szCs w:val="21"/>
                </w:rPr>
                <w:t>&lt;x:transform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Applies an XSL transformation on a XML document</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5" w:history="1">
              <w:r>
                <w:rPr>
                  <w:rStyle w:val="Hyperlink"/>
                  <w:rFonts w:ascii="Arial" w:hAnsi="Arial" w:cs="Arial"/>
                  <w:color w:val="313131"/>
                  <w:sz w:val="21"/>
                  <w:szCs w:val="21"/>
                </w:rPr>
                <w:t>&lt;x:param &gt;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Used along with the </w:t>
            </w:r>
            <w:r>
              <w:rPr>
                <w:rFonts w:ascii="Arial" w:hAnsi="Arial" w:cs="Arial"/>
                <w:b/>
                <w:bCs/>
                <w:color w:val="000000"/>
                <w:sz w:val="21"/>
                <w:szCs w:val="21"/>
              </w:rPr>
              <w:t>transform</w:t>
            </w:r>
            <w:r>
              <w:rPr>
                <w:rFonts w:ascii="Arial" w:hAnsi="Arial" w:cs="Arial"/>
                <w:color w:val="000000"/>
                <w:sz w:val="21"/>
                <w:szCs w:val="21"/>
              </w:rPr>
              <w:t> tag to set a parameter in the XSLT stylesheet</w:t>
            </w:r>
          </w:p>
        </w:tc>
      </w:tr>
    </w:tbl>
    <w:p w:rsidR="00D66D03" w:rsidRDefault="00D66D03" w:rsidP="00D66D03">
      <w:pPr>
        <w:pStyle w:val="Heading2"/>
        <w:rPr>
          <w:rFonts w:ascii="Arial" w:hAnsi="Arial" w:cs="Arial"/>
          <w:color w:val="auto"/>
          <w:sz w:val="35"/>
          <w:szCs w:val="35"/>
        </w:rPr>
      </w:pPr>
      <w:r>
        <w:rPr>
          <w:rFonts w:ascii="Arial" w:hAnsi="Arial" w:cs="Arial"/>
          <w:b/>
          <w:bCs/>
          <w:sz w:val="35"/>
          <w:szCs w:val="35"/>
        </w:rPr>
        <w:t>JSTL Functions</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JSTL includes a number of standard functions, most of which are common string manipulation functions. Following is the syntax to include JSTL Functions library in your JSP −</w:t>
      </w:r>
    </w:p>
    <w:p w:rsidR="00D66D03" w:rsidRDefault="00D66D03" w:rsidP="00D66D03">
      <w:pPr>
        <w:pStyle w:val="HTMLPreformatted"/>
        <w:rPr>
          <w:sz w:val="23"/>
          <w:szCs w:val="23"/>
        </w:rPr>
      </w:pPr>
      <w:r>
        <w:rPr>
          <w:sz w:val="23"/>
          <w:szCs w:val="23"/>
        </w:rPr>
        <w:t xml:space="preserve">&lt;%@ taglib prefix = "fn" </w:t>
      </w:r>
    </w:p>
    <w:p w:rsidR="00D66D03" w:rsidRDefault="00D66D03" w:rsidP="00D66D03">
      <w:pPr>
        <w:pStyle w:val="HTMLPreformatted"/>
        <w:rPr>
          <w:sz w:val="23"/>
          <w:szCs w:val="23"/>
        </w:rPr>
      </w:pPr>
      <w:r>
        <w:rPr>
          <w:sz w:val="23"/>
          <w:szCs w:val="23"/>
        </w:rPr>
        <w:t xml:space="preserve">   uri = "http://java.sun.com/jsp/jstl/functions" %&gt;</w:t>
      </w:r>
    </w:p>
    <w:p w:rsidR="00D66D03" w:rsidRDefault="00D66D03" w:rsidP="00D66D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lists out the various JSTL Functions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0"/>
        <w:gridCol w:w="9180"/>
      </w:tblGrid>
      <w:tr w:rsidR="00D66D03" w:rsidTr="00D66D03">
        <w:tc>
          <w:tcPr>
            <w:tcW w:w="8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66D03" w:rsidRDefault="00D66D03">
            <w:pPr>
              <w:spacing w:after="300"/>
              <w:jc w:val="center"/>
              <w:rPr>
                <w:rFonts w:ascii="Arial" w:hAnsi="Arial" w:cs="Arial"/>
                <w:b/>
                <w:bCs/>
                <w:sz w:val="21"/>
                <w:szCs w:val="21"/>
              </w:rPr>
            </w:pPr>
            <w:r>
              <w:rPr>
                <w:rFonts w:ascii="Arial" w:hAnsi="Arial" w:cs="Arial"/>
                <w:b/>
                <w:bCs/>
                <w:sz w:val="21"/>
                <w:szCs w:val="21"/>
              </w:rPr>
              <w:t>Function &amp; Description</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spacing w:after="300"/>
              <w:jc w:val="center"/>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spacing w:after="300"/>
              <w:rPr>
                <w:rFonts w:ascii="Arial" w:hAnsi="Arial" w:cs="Arial"/>
                <w:sz w:val="21"/>
                <w:szCs w:val="21"/>
              </w:rPr>
            </w:pPr>
            <w:hyperlink r:id="rId126" w:history="1">
              <w:r>
                <w:rPr>
                  <w:rStyle w:val="Hyperlink"/>
                  <w:rFonts w:ascii="Arial" w:hAnsi="Arial" w:cs="Arial"/>
                  <w:color w:val="313131"/>
                  <w:sz w:val="21"/>
                  <w:szCs w:val="21"/>
                </w:rPr>
                <w:t>fn:contains()</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Tests if an input string contains the specified substring.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7" w:history="1">
              <w:r>
                <w:rPr>
                  <w:rStyle w:val="Hyperlink"/>
                  <w:rFonts w:ascii="Arial" w:hAnsi="Arial" w:cs="Arial"/>
                  <w:color w:val="313131"/>
                  <w:sz w:val="21"/>
                  <w:szCs w:val="21"/>
                </w:rPr>
                <w:t>fn:containsIgnoreCase()</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Tests if an input string contains the specified substring in a case insensitive way.</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8" w:history="1">
              <w:r>
                <w:rPr>
                  <w:rStyle w:val="Hyperlink"/>
                  <w:rFonts w:ascii="Arial" w:hAnsi="Arial" w:cs="Arial"/>
                  <w:color w:val="313131"/>
                  <w:sz w:val="21"/>
                  <w:szCs w:val="21"/>
                </w:rPr>
                <w:t>fn:endsWith()</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Tests if an input string ends with the specified suffix.</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29" w:history="1">
              <w:r>
                <w:rPr>
                  <w:rStyle w:val="Hyperlink"/>
                  <w:rFonts w:ascii="Arial" w:hAnsi="Arial" w:cs="Arial"/>
                  <w:color w:val="313131"/>
                  <w:sz w:val="21"/>
                  <w:szCs w:val="21"/>
                </w:rPr>
                <w:t>fn:escapeXml()</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Escapes characters that can be interpreted as XML markup.</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0" w:history="1">
              <w:r>
                <w:rPr>
                  <w:rStyle w:val="Hyperlink"/>
                  <w:rFonts w:ascii="Arial" w:hAnsi="Arial" w:cs="Arial"/>
                  <w:color w:val="313131"/>
                  <w:sz w:val="21"/>
                  <w:szCs w:val="21"/>
                </w:rPr>
                <w:t>fn:indexOf()</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the index withing a string of the first occurrence of a specified substring.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1" w:history="1">
              <w:r>
                <w:rPr>
                  <w:rStyle w:val="Hyperlink"/>
                  <w:rFonts w:ascii="Arial" w:hAnsi="Arial" w:cs="Arial"/>
                  <w:color w:val="313131"/>
                  <w:sz w:val="21"/>
                  <w:szCs w:val="21"/>
                </w:rPr>
                <w:t>fn:join()</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Joins all elements of an array into a 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2" w:history="1">
              <w:r>
                <w:rPr>
                  <w:rStyle w:val="Hyperlink"/>
                  <w:rFonts w:ascii="Arial" w:hAnsi="Arial" w:cs="Arial"/>
                  <w:color w:val="313131"/>
                  <w:sz w:val="21"/>
                  <w:szCs w:val="21"/>
                </w:rPr>
                <w:t>fn:length()</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the number of items in a collection, or the number of characters in a 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3" w:history="1">
              <w:r>
                <w:rPr>
                  <w:rStyle w:val="Hyperlink"/>
                  <w:rFonts w:ascii="Arial" w:hAnsi="Arial" w:cs="Arial"/>
                  <w:color w:val="313131"/>
                  <w:sz w:val="21"/>
                  <w:szCs w:val="21"/>
                </w:rPr>
                <w:t>fn:replace()</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lastRenderedPageBreak/>
              <w:t>Returns a string resulting from replacing in an input string all occurrences with a given 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4" w:history="1">
              <w:r>
                <w:rPr>
                  <w:rStyle w:val="Hyperlink"/>
                  <w:rFonts w:ascii="Arial" w:hAnsi="Arial" w:cs="Arial"/>
                  <w:color w:val="313131"/>
                  <w:sz w:val="21"/>
                  <w:szCs w:val="21"/>
                </w:rPr>
                <w:t>fn:split()</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Splits a string into an array of substrings.</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5" w:history="1">
              <w:r>
                <w:rPr>
                  <w:rStyle w:val="Hyperlink"/>
                  <w:rFonts w:ascii="Arial" w:hAnsi="Arial" w:cs="Arial"/>
                  <w:color w:val="313131"/>
                  <w:sz w:val="21"/>
                  <w:szCs w:val="21"/>
                </w:rPr>
                <w:t>fn:startsWith()</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Tests if an input string starts with the specified prefix.</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6" w:history="1">
              <w:r>
                <w:rPr>
                  <w:rStyle w:val="Hyperlink"/>
                  <w:rFonts w:ascii="Arial" w:hAnsi="Arial" w:cs="Arial"/>
                  <w:color w:val="313131"/>
                  <w:sz w:val="21"/>
                  <w:szCs w:val="21"/>
                </w:rPr>
                <w:t>fn:substring()</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a subset of a 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7" w:history="1">
              <w:r>
                <w:rPr>
                  <w:rStyle w:val="Hyperlink"/>
                  <w:rFonts w:ascii="Arial" w:hAnsi="Arial" w:cs="Arial"/>
                  <w:color w:val="313131"/>
                  <w:sz w:val="21"/>
                  <w:szCs w:val="21"/>
                </w:rPr>
                <w:t>fn:substringAfter()</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a subset of a string following a specific substring.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8" w:history="1">
              <w:r>
                <w:rPr>
                  <w:rStyle w:val="Hyperlink"/>
                  <w:rFonts w:ascii="Arial" w:hAnsi="Arial" w:cs="Arial"/>
                  <w:color w:val="313131"/>
                  <w:sz w:val="21"/>
                  <w:szCs w:val="21"/>
                </w:rPr>
                <w:t>fn:substringBefore()</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a subset of a string before a specific substring.</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39" w:history="1">
              <w:r>
                <w:rPr>
                  <w:rStyle w:val="Hyperlink"/>
                  <w:rFonts w:ascii="Arial" w:hAnsi="Arial" w:cs="Arial"/>
                  <w:color w:val="313131"/>
                  <w:sz w:val="21"/>
                  <w:szCs w:val="21"/>
                </w:rPr>
                <w:t>fn:toLowerCase()</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Converts all of the characters of a string to lower case.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40" w:history="1">
              <w:r>
                <w:rPr>
                  <w:rStyle w:val="Hyperlink"/>
                  <w:rFonts w:ascii="Arial" w:hAnsi="Arial" w:cs="Arial"/>
                  <w:color w:val="313131"/>
                  <w:sz w:val="21"/>
                  <w:szCs w:val="21"/>
                </w:rPr>
                <w:t>fn:toUpperCase()</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Converts all of the characters of a string to upper case.</w:t>
            </w:r>
          </w:p>
        </w:tc>
      </w:tr>
      <w:tr w:rsidR="00D66D03" w:rsidTr="00D66D0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66D03" w:rsidRDefault="00D66D03">
            <w:pPr>
              <w:jc w:val="center"/>
              <w:rPr>
                <w:rFonts w:ascii="Arial" w:hAnsi="Arial" w:cs="Arial"/>
                <w:sz w:val="21"/>
                <w:szCs w:val="21"/>
              </w:rPr>
            </w:pPr>
            <w:r>
              <w:rPr>
                <w:rFonts w:ascii="Arial" w:hAnsi="Arial" w:cs="Arial"/>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66D03" w:rsidRDefault="00D66D03">
            <w:pPr>
              <w:rPr>
                <w:rFonts w:ascii="Arial" w:hAnsi="Arial" w:cs="Arial"/>
                <w:sz w:val="21"/>
                <w:szCs w:val="21"/>
              </w:rPr>
            </w:pPr>
            <w:hyperlink r:id="rId141" w:history="1">
              <w:r>
                <w:rPr>
                  <w:rStyle w:val="Hyperlink"/>
                  <w:rFonts w:ascii="Arial" w:hAnsi="Arial" w:cs="Arial"/>
                  <w:color w:val="313131"/>
                  <w:sz w:val="21"/>
                  <w:szCs w:val="21"/>
                </w:rPr>
                <w:t>fn:trim()</w:t>
              </w:r>
            </w:hyperlink>
          </w:p>
          <w:p w:rsidR="00D66D03" w:rsidRDefault="00D66D03">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Removes white spaces from both ends of a string.</w:t>
            </w:r>
          </w:p>
        </w:tc>
      </w:tr>
    </w:tbl>
    <w:p w:rsidR="00D66D03" w:rsidRPr="00094CB6" w:rsidRDefault="00D66D03" w:rsidP="00154B25">
      <w:pPr>
        <w:pStyle w:val="NormalWeb"/>
        <w:shd w:val="clear" w:color="auto" w:fill="FFFFFF"/>
        <w:spacing w:before="90" w:beforeAutospacing="0" w:after="90" w:afterAutospacing="0"/>
        <w:rPr>
          <w:rFonts w:asciiTheme="minorHAnsi" w:hAnsiTheme="minorHAnsi" w:cstheme="minorHAnsi"/>
          <w:color w:val="FF0000"/>
          <w:sz w:val="28"/>
          <w:szCs w:val="28"/>
        </w:rPr>
      </w:pPr>
    </w:p>
    <w:p w:rsidR="00480D50"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Framewok</w:t>
      </w:r>
      <w:r w:rsidRPr="00094CB6">
        <w:rPr>
          <w:rFonts w:asciiTheme="minorHAnsi" w:hAnsiTheme="minorHAnsi" w:cstheme="minorHAnsi"/>
          <w:color w:val="FF0000"/>
          <w:sz w:val="28"/>
          <w:szCs w:val="28"/>
        </w:rPr>
        <w:br/>
        <w:t>Spring</w:t>
      </w:r>
      <w:r w:rsidRPr="00094CB6">
        <w:rPr>
          <w:rFonts w:asciiTheme="minorHAnsi" w:hAnsiTheme="minorHAnsi" w:cstheme="minorHAnsi"/>
          <w:color w:val="FF0000"/>
          <w:sz w:val="28"/>
          <w:szCs w:val="28"/>
        </w:rPr>
        <w:br/>
        <w:t>42.What is Spring?What is features of Spring?Why Spring is popular?</w:t>
      </w:r>
    </w:p>
    <w:p w:rsidR="00480D50" w:rsidRDefault="00480D50" w:rsidP="00480D50">
      <w:pPr>
        <w:pStyle w:val="Heading2"/>
        <w:spacing w:line="312" w:lineRule="atLeast"/>
        <w:ind w:left="300"/>
        <w:rPr>
          <w:rFonts w:ascii="Helvetica" w:hAnsi="Helvetica"/>
          <w:color w:val="610B38"/>
          <w:sz w:val="38"/>
          <w:szCs w:val="38"/>
        </w:rPr>
      </w:pPr>
      <w:r>
        <w:rPr>
          <w:rFonts w:ascii="Helvetica" w:hAnsi="Helvetica"/>
          <w:b/>
          <w:bCs/>
          <w:color w:val="610B38"/>
          <w:sz w:val="38"/>
          <w:szCs w:val="38"/>
        </w:rPr>
        <w:t>Spring Framework</w:t>
      </w:r>
    </w:p>
    <w:p w:rsidR="00480D50" w:rsidRDefault="00480D50" w:rsidP="00480D50">
      <w:pPr>
        <w:pStyle w:val="NormalWeb"/>
        <w:spacing w:line="345" w:lineRule="atLeast"/>
        <w:ind w:left="300"/>
        <w:rPr>
          <w:rFonts w:ascii="Verdana" w:hAnsi="Verdana"/>
          <w:color w:val="000000"/>
          <w:sz w:val="20"/>
          <w:szCs w:val="20"/>
        </w:rPr>
      </w:pPr>
      <w:r>
        <w:rPr>
          <w:rFonts w:ascii="Verdana" w:hAnsi="Verdana"/>
          <w:color w:val="000000"/>
          <w:sz w:val="20"/>
          <w:szCs w:val="20"/>
        </w:rPr>
        <w:t>Spring is a </w:t>
      </w:r>
      <w:r>
        <w:rPr>
          <w:rStyle w:val="Emphasis"/>
          <w:rFonts w:ascii="Verdana" w:hAnsi="Verdana"/>
          <w:color w:val="000000"/>
          <w:sz w:val="20"/>
          <w:szCs w:val="20"/>
        </w:rPr>
        <w:t>lightweight</w:t>
      </w:r>
      <w:r>
        <w:rPr>
          <w:rFonts w:ascii="Verdana" w:hAnsi="Verdana"/>
          <w:color w:val="000000"/>
          <w:sz w:val="20"/>
          <w:szCs w:val="20"/>
        </w:rPr>
        <w:t> framework. It can be thought of as a </w:t>
      </w:r>
      <w:r>
        <w:rPr>
          <w:rStyle w:val="Emphasis"/>
          <w:rFonts w:ascii="Verdana" w:hAnsi="Verdana"/>
          <w:color w:val="000000"/>
          <w:sz w:val="20"/>
          <w:szCs w:val="20"/>
        </w:rPr>
        <w:t>framework of frameworks</w:t>
      </w:r>
      <w:r>
        <w:rPr>
          <w:rFonts w:ascii="Verdana" w:hAnsi="Verdana"/>
          <w:color w:val="000000"/>
          <w:sz w:val="20"/>
          <w:szCs w:val="20"/>
        </w:rPr>
        <w:t> because it provides support to various frameworks such as </w:t>
      </w:r>
      <w:hyperlink r:id="rId142" w:history="1">
        <w:r>
          <w:rPr>
            <w:rStyle w:val="Hyperlink"/>
            <w:rFonts w:ascii="Verdana" w:hAnsi="Verdana"/>
            <w:color w:val="008000"/>
            <w:sz w:val="20"/>
            <w:szCs w:val="20"/>
          </w:rPr>
          <w:t>Struts</w:t>
        </w:r>
      </w:hyperlink>
      <w:r>
        <w:rPr>
          <w:rFonts w:ascii="Verdana" w:hAnsi="Verdana"/>
          <w:color w:val="000000"/>
          <w:sz w:val="20"/>
          <w:szCs w:val="20"/>
        </w:rPr>
        <w:t>, </w:t>
      </w:r>
      <w:hyperlink r:id="rId143" w:history="1">
        <w:r>
          <w:rPr>
            <w:rStyle w:val="Hyperlink"/>
            <w:rFonts w:ascii="Verdana" w:hAnsi="Verdana"/>
            <w:color w:val="008000"/>
            <w:sz w:val="20"/>
            <w:szCs w:val="20"/>
          </w:rPr>
          <w:t>Hibernate</w:t>
        </w:r>
      </w:hyperlink>
      <w:r>
        <w:rPr>
          <w:rFonts w:ascii="Verdana" w:hAnsi="Verdana"/>
          <w:color w:val="000000"/>
          <w:sz w:val="20"/>
          <w:szCs w:val="20"/>
        </w:rPr>
        <w:t>, Tapestry, </w:t>
      </w:r>
      <w:hyperlink r:id="rId144" w:history="1">
        <w:r>
          <w:rPr>
            <w:rStyle w:val="Hyperlink"/>
            <w:rFonts w:ascii="Verdana" w:hAnsi="Verdana"/>
            <w:color w:val="008000"/>
            <w:sz w:val="20"/>
            <w:szCs w:val="20"/>
          </w:rPr>
          <w:t>EJB</w:t>
        </w:r>
      </w:hyperlink>
      <w:r>
        <w:rPr>
          <w:rFonts w:ascii="Verdana" w:hAnsi="Verdana"/>
          <w:color w:val="000000"/>
          <w:sz w:val="20"/>
          <w:szCs w:val="20"/>
        </w:rPr>
        <w:t>, </w:t>
      </w:r>
      <w:hyperlink r:id="rId145" w:history="1">
        <w:r>
          <w:rPr>
            <w:rStyle w:val="Hyperlink"/>
            <w:rFonts w:ascii="Verdana" w:hAnsi="Verdana"/>
            <w:color w:val="008000"/>
            <w:sz w:val="20"/>
            <w:szCs w:val="20"/>
          </w:rPr>
          <w:t>JSF</w:t>
        </w:r>
      </w:hyperlink>
      <w:r>
        <w:rPr>
          <w:rFonts w:ascii="Verdana" w:hAnsi="Verdana"/>
          <w:color w:val="000000"/>
          <w:sz w:val="20"/>
          <w:szCs w:val="20"/>
        </w:rPr>
        <w:t>, etc. The framework, in broader sense, can be defined as a structure where we find solution of the various technical problems.</w:t>
      </w:r>
    </w:p>
    <w:p w:rsidR="00480D50" w:rsidRDefault="00480D50" w:rsidP="00480D50">
      <w:pPr>
        <w:pStyle w:val="NormalWeb"/>
        <w:shd w:val="clear" w:color="auto" w:fill="FFFFFF"/>
        <w:spacing w:before="90" w:beforeAutospacing="0" w:after="90" w:afterAutospacing="0"/>
        <w:rPr>
          <w:rFonts w:ascii="Verdana" w:hAnsi="Verdana"/>
          <w:color w:val="000000"/>
          <w:sz w:val="20"/>
          <w:szCs w:val="20"/>
        </w:rPr>
      </w:pPr>
      <w:r>
        <w:rPr>
          <w:rFonts w:ascii="Verdana" w:hAnsi="Verdana"/>
          <w:color w:val="000000"/>
          <w:sz w:val="20"/>
          <w:szCs w:val="20"/>
        </w:rPr>
        <w:t>The Spring framework comprises several modules such as IOC, AOP, DAO, Context, ORM, WEB MVC etc. We will learn these modules in next page. Let's understand the IOC and Dependency Injection first.</w:t>
      </w:r>
    </w:p>
    <w:p w:rsidR="00480D50" w:rsidRDefault="00480D50" w:rsidP="00480D50">
      <w:pPr>
        <w:pStyle w:val="Heading2"/>
        <w:shd w:val="clear" w:color="auto" w:fill="FFFFFF"/>
        <w:spacing w:before="0" w:after="210" w:line="312" w:lineRule="atLeast"/>
        <w:textAlignment w:val="baseline"/>
        <w:rPr>
          <w:rFonts w:ascii="Georgia" w:hAnsi="Georgia"/>
          <w:color w:val="444444"/>
          <w:spacing w:val="-11"/>
          <w:sz w:val="57"/>
          <w:szCs w:val="57"/>
        </w:rPr>
      </w:pPr>
      <w:r>
        <w:rPr>
          <w:rFonts w:ascii="Georgia" w:hAnsi="Georgia"/>
          <w:b/>
          <w:bCs/>
          <w:color w:val="444444"/>
          <w:spacing w:val="-11"/>
          <w:sz w:val="57"/>
          <w:szCs w:val="57"/>
        </w:rPr>
        <w:lastRenderedPageBreak/>
        <w:t>Spring Framework Features</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These Spring Framework features are as follow</w:t>
      </w:r>
    </w:p>
    <w:p w:rsidR="00480D50" w:rsidRDefault="00480D50" w:rsidP="00480D50">
      <w:pPr>
        <w:pStyle w:val="Heading4"/>
        <w:shd w:val="clear" w:color="auto" w:fill="FFFFFF"/>
        <w:spacing w:before="0" w:beforeAutospacing="0" w:after="0" w:afterAutospacing="0" w:line="312" w:lineRule="atLeast"/>
        <w:textAlignment w:val="baseline"/>
        <w:rPr>
          <w:rFonts w:ascii="Georgia" w:hAnsi="Georgia"/>
          <w:b w:val="0"/>
          <w:bCs w:val="0"/>
          <w:color w:val="444444"/>
          <w:spacing w:val="-5"/>
          <w:sz w:val="41"/>
          <w:szCs w:val="41"/>
        </w:rPr>
      </w:pPr>
      <w:r>
        <w:rPr>
          <w:rStyle w:val="Strong"/>
          <w:rFonts w:ascii="inherit" w:hAnsi="inherit"/>
          <w:b/>
          <w:bCs/>
          <w:color w:val="444444"/>
          <w:spacing w:val="-5"/>
          <w:sz w:val="41"/>
          <w:szCs w:val="41"/>
          <w:bdr w:val="none" w:sz="0" w:space="0" w:color="auto" w:frame="1"/>
        </w:rPr>
        <w:t>i. Lightweight</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Spring Framework is very lightweight with respect to its size and functionality. It is due to its POJO implementation which doesn’t force to inherit any class or implement any interfaces.</w:t>
      </w:r>
    </w:p>
    <w:p w:rsidR="00480D50" w:rsidRDefault="00480D50" w:rsidP="00480D50">
      <w:pPr>
        <w:pStyle w:val="Heading4"/>
        <w:shd w:val="clear" w:color="auto" w:fill="FFFFFF"/>
        <w:spacing w:before="0" w:beforeAutospacing="0" w:after="0" w:afterAutospacing="0" w:line="312" w:lineRule="atLeast"/>
        <w:textAlignment w:val="baseline"/>
        <w:rPr>
          <w:rFonts w:ascii="Georgia" w:hAnsi="Georgia"/>
          <w:b w:val="0"/>
          <w:bCs w:val="0"/>
          <w:color w:val="444444"/>
          <w:spacing w:val="-5"/>
          <w:sz w:val="41"/>
          <w:szCs w:val="41"/>
        </w:rPr>
      </w:pPr>
      <w:r>
        <w:rPr>
          <w:rStyle w:val="Strong"/>
          <w:rFonts w:ascii="inherit" w:hAnsi="inherit"/>
          <w:b/>
          <w:bCs/>
          <w:color w:val="444444"/>
          <w:spacing w:val="-5"/>
          <w:sz w:val="41"/>
          <w:szCs w:val="41"/>
          <w:bdr w:val="none" w:sz="0" w:space="0" w:color="auto" w:frame="1"/>
        </w:rPr>
        <w:t>ii. Aspect Oriented Programming(AOP)</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It is an important part of Spring Framework. </w:t>
      </w:r>
      <w:hyperlink r:id="rId146" w:history="1">
        <w:r>
          <w:rPr>
            <w:rStyle w:val="Strong"/>
            <w:rFonts w:ascii="inherit" w:hAnsi="inherit"/>
            <w:color w:val="65ABF6"/>
            <w:sz w:val="27"/>
            <w:szCs w:val="27"/>
            <w:bdr w:val="none" w:sz="0" w:space="0" w:color="auto" w:frame="1"/>
          </w:rPr>
          <w:t>Aspect Oriented Programming</w:t>
        </w:r>
      </w:hyperlink>
      <w:r>
        <w:rPr>
          <w:rFonts w:ascii="Georgia" w:hAnsi="Georgia"/>
          <w:color w:val="444444"/>
          <w:sz w:val="27"/>
          <w:szCs w:val="27"/>
        </w:rPr>
        <w:t> is used for separating cross-cutting concerns (for example logging, security etc.) from the business logic of the application.</w:t>
      </w:r>
    </w:p>
    <w:p w:rsidR="00480D50" w:rsidRDefault="00480D50" w:rsidP="00480D50">
      <w:pPr>
        <w:pStyle w:val="Heading4"/>
        <w:shd w:val="clear" w:color="auto" w:fill="FFFFFF"/>
        <w:spacing w:before="0" w:beforeAutospacing="0" w:after="0" w:afterAutospacing="0" w:line="312" w:lineRule="atLeast"/>
        <w:textAlignment w:val="baseline"/>
        <w:rPr>
          <w:rFonts w:ascii="Georgia" w:hAnsi="Georgia"/>
          <w:b w:val="0"/>
          <w:bCs w:val="0"/>
          <w:color w:val="444444"/>
          <w:spacing w:val="-5"/>
          <w:sz w:val="41"/>
          <w:szCs w:val="41"/>
        </w:rPr>
      </w:pPr>
      <w:r>
        <w:rPr>
          <w:rStyle w:val="Strong"/>
          <w:rFonts w:ascii="inherit" w:hAnsi="inherit"/>
          <w:b/>
          <w:bCs/>
          <w:color w:val="444444"/>
          <w:spacing w:val="-5"/>
          <w:sz w:val="41"/>
          <w:szCs w:val="41"/>
          <w:bdr w:val="none" w:sz="0" w:space="0" w:color="auto" w:frame="1"/>
        </w:rPr>
        <w:t>iii. Transaction Management</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hyperlink r:id="rId147" w:history="1">
        <w:r>
          <w:rPr>
            <w:rStyle w:val="Hyperlink"/>
            <w:rFonts w:ascii="inherit" w:hAnsi="inherit"/>
            <w:b/>
            <w:bCs/>
            <w:color w:val="65ABF6"/>
            <w:sz w:val="27"/>
            <w:szCs w:val="27"/>
            <w:bdr w:val="none" w:sz="0" w:space="0" w:color="auto" w:frame="1"/>
          </w:rPr>
          <w:t>Transaction Management</w:t>
        </w:r>
      </w:hyperlink>
      <w:r>
        <w:rPr>
          <w:rFonts w:ascii="Georgia" w:hAnsi="Georgia"/>
          <w:color w:val="444444"/>
          <w:sz w:val="27"/>
          <w:szCs w:val="27"/>
        </w:rPr>
        <w:t> use for unify several transaction management APIs and is used to coordinate transactions for Java object. Also, not tie to the J2EE environment and use with containerless environments.</w:t>
      </w:r>
    </w:p>
    <w:p w:rsidR="00480D50" w:rsidRDefault="00480D50" w:rsidP="00480D50">
      <w:pPr>
        <w:pStyle w:val="Heading4"/>
        <w:shd w:val="clear" w:color="auto" w:fill="FFFFFF"/>
        <w:spacing w:before="0" w:beforeAutospacing="0" w:after="0" w:afterAutospacing="0" w:line="312" w:lineRule="atLeast"/>
        <w:textAlignment w:val="baseline"/>
        <w:rPr>
          <w:rFonts w:ascii="Georgia" w:hAnsi="Georgia"/>
          <w:b w:val="0"/>
          <w:bCs w:val="0"/>
          <w:color w:val="444444"/>
          <w:spacing w:val="-5"/>
          <w:sz w:val="41"/>
          <w:szCs w:val="41"/>
        </w:rPr>
      </w:pPr>
      <w:r>
        <w:rPr>
          <w:rStyle w:val="Strong"/>
          <w:rFonts w:ascii="inherit" w:hAnsi="inherit"/>
          <w:b/>
          <w:bCs/>
          <w:color w:val="444444"/>
          <w:spacing w:val="-5"/>
          <w:sz w:val="41"/>
          <w:szCs w:val="41"/>
          <w:bdr w:val="none" w:sz="0" w:space="0" w:color="auto" w:frame="1"/>
        </w:rPr>
        <w:t>iv. Container</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Spring Framework designs and manages the lifecycle and configurations of application objects.</w:t>
      </w:r>
    </w:p>
    <w:p w:rsidR="00480D50" w:rsidRDefault="00480D50" w:rsidP="00480D50">
      <w:pPr>
        <w:pStyle w:val="Heading4"/>
        <w:shd w:val="clear" w:color="auto" w:fill="FFFFFF"/>
        <w:spacing w:before="0" w:beforeAutospacing="0" w:after="0" w:afterAutospacing="0" w:line="312" w:lineRule="atLeast"/>
        <w:textAlignment w:val="baseline"/>
        <w:rPr>
          <w:rFonts w:ascii="Georgia" w:hAnsi="Georgia"/>
          <w:b w:val="0"/>
          <w:bCs w:val="0"/>
          <w:color w:val="444444"/>
          <w:spacing w:val="-5"/>
          <w:sz w:val="41"/>
          <w:szCs w:val="41"/>
        </w:rPr>
      </w:pPr>
      <w:r>
        <w:rPr>
          <w:rStyle w:val="Strong"/>
          <w:rFonts w:ascii="inherit" w:hAnsi="inherit"/>
          <w:b/>
          <w:bCs/>
          <w:color w:val="444444"/>
          <w:spacing w:val="-5"/>
          <w:sz w:val="41"/>
          <w:szCs w:val="41"/>
          <w:bdr w:val="none" w:sz="0" w:space="0" w:color="auto" w:frame="1"/>
        </w:rPr>
        <w:t>v. Dependency Injection</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hyperlink r:id="rId148" w:history="1">
        <w:r>
          <w:rPr>
            <w:rStyle w:val="Hyperlink"/>
            <w:rFonts w:ascii="inherit" w:hAnsi="inherit"/>
            <w:b/>
            <w:bCs/>
            <w:color w:val="65ABF6"/>
            <w:sz w:val="27"/>
            <w:szCs w:val="27"/>
            <w:bdr w:val="none" w:sz="0" w:space="0" w:color="auto" w:frame="1"/>
          </w:rPr>
          <w:t>Dependency Injection</w:t>
        </w:r>
      </w:hyperlink>
      <w:r>
        <w:rPr>
          <w:rFonts w:ascii="Georgia" w:hAnsi="Georgia"/>
          <w:color w:val="444444"/>
          <w:sz w:val="27"/>
          <w:szCs w:val="27"/>
        </w:rPr>
        <w:t> is a feature of Spring Framework allows you to develop loosely coupled applications. Therefore, the unit testing of these loosely coupled applications becomes easier. This also allows the developer to swap out some of the modules according to its need.</w:t>
      </w:r>
    </w:p>
    <w:p w:rsidR="00480D50" w:rsidRDefault="00480D50" w:rsidP="00480D50">
      <w:pPr>
        <w:pStyle w:val="Heading4"/>
        <w:shd w:val="clear" w:color="auto" w:fill="FFFFFF"/>
        <w:spacing w:before="0" w:beforeAutospacing="0" w:after="0" w:afterAutospacing="0" w:line="312" w:lineRule="atLeast"/>
        <w:textAlignment w:val="baseline"/>
        <w:rPr>
          <w:rFonts w:ascii="Georgia" w:hAnsi="Georgia"/>
          <w:b w:val="0"/>
          <w:bCs w:val="0"/>
          <w:color w:val="444444"/>
          <w:spacing w:val="-5"/>
          <w:sz w:val="41"/>
          <w:szCs w:val="41"/>
        </w:rPr>
      </w:pPr>
      <w:r>
        <w:rPr>
          <w:rStyle w:val="Strong"/>
          <w:rFonts w:ascii="inherit" w:hAnsi="inherit"/>
          <w:b/>
          <w:bCs/>
          <w:color w:val="444444"/>
          <w:spacing w:val="-5"/>
          <w:sz w:val="41"/>
          <w:szCs w:val="41"/>
          <w:bdr w:val="none" w:sz="0" w:space="0" w:color="auto" w:frame="1"/>
        </w:rPr>
        <w:t>vi. Integration with other frameworks</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 great thing about this framework is that it doesn’t try to solve the problems have already solved. It just tries to integrate them with its framework which provides a solution to greater problems. Example IBATIS, Hibernate, Toplink etc.</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hyperlink r:id="rId149" w:history="1">
        <w:r>
          <w:rPr>
            <w:rStyle w:val="Hyperlink"/>
            <w:rFonts w:ascii="inherit" w:hAnsi="inherit"/>
            <w:b/>
            <w:bCs/>
            <w:color w:val="65ABF6"/>
            <w:sz w:val="27"/>
            <w:szCs w:val="27"/>
            <w:bdr w:val="none" w:sz="0" w:space="0" w:color="auto" w:frame="1"/>
          </w:rPr>
          <w:t>Follow this link to know about Spring IoC Containers</w:t>
        </w:r>
      </w:hyperlink>
      <w:r>
        <w:rPr>
          <w:rStyle w:val="Strong"/>
          <w:rFonts w:ascii="inherit" w:hAnsi="inherit"/>
          <w:color w:val="444444"/>
          <w:sz w:val="27"/>
          <w:szCs w:val="27"/>
          <w:bdr w:val="none" w:sz="0" w:space="0" w:color="auto" w:frame="1"/>
        </w:rPr>
        <w:t> </w:t>
      </w:r>
    </w:p>
    <w:p w:rsidR="00480D50" w:rsidRDefault="00480D50" w:rsidP="00480D50">
      <w:pPr>
        <w:pStyle w:val="Heading2"/>
        <w:shd w:val="clear" w:color="auto" w:fill="FFFFFF"/>
        <w:spacing w:before="0" w:after="210" w:line="312" w:lineRule="atLeast"/>
        <w:textAlignment w:val="baseline"/>
        <w:rPr>
          <w:rFonts w:ascii="Georgia" w:hAnsi="Georgia"/>
          <w:color w:val="444444"/>
          <w:spacing w:val="-11"/>
          <w:sz w:val="57"/>
          <w:szCs w:val="57"/>
        </w:rPr>
      </w:pPr>
      <w:r>
        <w:rPr>
          <w:rFonts w:ascii="Georgia" w:hAnsi="Georgia"/>
          <w:b/>
          <w:bCs/>
          <w:color w:val="444444"/>
          <w:spacing w:val="-11"/>
          <w:sz w:val="57"/>
          <w:szCs w:val="57"/>
        </w:rPr>
        <w:t>4. Features of Spring 5.0</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Now major enhancements are done since the introduction of Spring Framework by </w:t>
      </w:r>
      <w:r>
        <w:rPr>
          <w:rStyle w:val="Emphasis"/>
          <w:rFonts w:ascii="inherit" w:hAnsi="inherit"/>
          <w:color w:val="444444"/>
          <w:sz w:val="27"/>
          <w:szCs w:val="27"/>
          <w:bdr w:val="none" w:sz="0" w:space="0" w:color="auto" w:frame="1"/>
        </w:rPr>
        <w:t>Rod Johnson in 2003</w:t>
      </w:r>
      <w:r>
        <w:rPr>
          <w:rFonts w:ascii="Georgia" w:hAnsi="Georgia"/>
          <w:color w:val="444444"/>
          <w:sz w:val="27"/>
          <w:szCs w:val="27"/>
        </w:rPr>
        <w:t xml:space="preserve">. Several versions have been released after its first. As of now the Spring Framework 5.0x versions are released in the market. So, let’s run down to the major upgraded features and enhancements of Spring 5.0 with Java 8 as a minimum requirement across </w:t>
      </w:r>
      <w:r>
        <w:rPr>
          <w:rFonts w:ascii="Georgia" w:hAnsi="Georgia"/>
          <w:color w:val="444444"/>
          <w:sz w:val="27"/>
          <w:szCs w:val="27"/>
        </w:rPr>
        <w:lastRenderedPageBreak/>
        <w:t>all coding bases with the compatibility of JDK 9 at runtime as well as for build and test suit:</w:t>
      </w:r>
    </w:p>
    <w:p w:rsidR="00480D50" w:rsidRDefault="00480D50" w:rsidP="00480D50">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11430000" cy="5981700"/>
            <wp:effectExtent l="0" t="0" r="0" b="0"/>
            <wp:docPr id="33" name="Picture 33" descr="Spring Framework Features - Why Spring Framework is Popular">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pring Framework Features - Why Spring Framework is Popular">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430000" cy="5981700"/>
                    </a:xfrm>
                    <a:prstGeom prst="rect">
                      <a:avLst/>
                    </a:prstGeom>
                    <a:noFill/>
                    <a:ln>
                      <a:noFill/>
                    </a:ln>
                  </pic:spPr>
                </pic:pic>
              </a:graphicData>
            </a:graphic>
          </wp:inline>
        </w:drawing>
      </w:r>
    </w:p>
    <w:p w:rsidR="00480D50" w:rsidRDefault="00480D50" w:rsidP="00480D50">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Features of Spring 5.0</w:t>
      </w:r>
    </w:p>
    <w:p w:rsidR="00480D50" w:rsidRDefault="00480D50" w:rsidP="00480D50">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a. JDK 8 plus 9 and Java EE 7 Baseline</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Spring Framework codebase is based on code level of Java Programming 8. This code level provides readability using inferred generics and the conditional support for Java 8 is directly provided in the code. Now Java EE 7 API level requires in Spring modules along with Servlet 3.1, JMS2.0, JPA2.1, Bean validation1.1. Recent servers such as Jetty 9.3+, Tomcat 8.5+, WildFly10+ adds to Spring 5.0. The compatibility of JDK 9 has been added at runtime as well as for build and test suit.</w:t>
      </w:r>
    </w:p>
    <w:p w:rsidR="00480D50" w:rsidRDefault="00480D50" w:rsidP="00480D50">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lastRenderedPageBreak/>
        <w:t>b. Removal of Classes, Methods, and Packages</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Package mock.staticmock has been removed from Spring module along with the support for AnnotationDrivenStaticEntityMockingControl. The minimum requirement is Tiles3 and Hibernate5 which means packages web.view.tiles2 and orm.hibernate3/orm.hibernate4 drop. Spring 5.0 has also withdrawn its support for Portlet, Velocity, XMLBeans, Guava, JDO and JasperReports. Therefore, those who need them to work recommends to Spring Framework 4.3.x. Many of the deprecated methods and classes remove with some compromises for commonly use methods in Spring ecosystem.</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hyperlink r:id="rId152" w:history="1">
        <w:r>
          <w:rPr>
            <w:rStyle w:val="Hyperlink"/>
            <w:rFonts w:ascii="inherit" w:hAnsi="inherit"/>
            <w:b/>
            <w:bCs/>
            <w:color w:val="65ABF6"/>
            <w:sz w:val="27"/>
            <w:szCs w:val="27"/>
            <w:bdr w:val="none" w:sz="0" w:space="0" w:color="auto" w:frame="1"/>
          </w:rPr>
          <w:t>Do you know What is Spring Boot CLI?</w:t>
        </w:r>
      </w:hyperlink>
    </w:p>
    <w:p w:rsidR="00480D50" w:rsidRDefault="00480D50" w:rsidP="00480D50">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c. Core Container Enhancements</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With the introduction of Spring 5.0 there are major upgrades made in Core container. These are as follows:</w:t>
      </w:r>
    </w:p>
    <w:p w:rsidR="00480D50" w:rsidRDefault="00480D50" w:rsidP="00480D50">
      <w:pPr>
        <w:pStyle w:val="Heading4"/>
        <w:shd w:val="clear" w:color="auto" w:fill="FFFFFF"/>
        <w:spacing w:before="0" w:beforeAutospacing="0" w:after="210" w:afterAutospacing="0" w:line="312" w:lineRule="atLeast"/>
        <w:textAlignment w:val="baseline"/>
        <w:rPr>
          <w:rFonts w:ascii="Georgia" w:hAnsi="Georgia"/>
          <w:b w:val="0"/>
          <w:bCs w:val="0"/>
          <w:color w:val="444444"/>
          <w:spacing w:val="-5"/>
          <w:sz w:val="41"/>
          <w:szCs w:val="41"/>
        </w:rPr>
      </w:pPr>
      <w:r>
        <w:rPr>
          <w:rFonts w:ascii="Georgia" w:hAnsi="Georgia"/>
          <w:b w:val="0"/>
          <w:bCs w:val="0"/>
          <w:color w:val="444444"/>
          <w:spacing w:val="-5"/>
          <w:sz w:val="41"/>
          <w:szCs w:val="41"/>
        </w:rPr>
        <w:t>i. JDK 8+Improvements</w:t>
      </w:r>
    </w:p>
    <w:p w:rsidR="00480D50" w:rsidRDefault="00480D50" w:rsidP="0013606E">
      <w:pPr>
        <w:numPr>
          <w:ilvl w:val="0"/>
          <w:numId w:val="78"/>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Some declarations of Java 8 methods in core Spring Framework interfaces.</w:t>
      </w:r>
    </w:p>
    <w:p w:rsidR="00480D50" w:rsidRDefault="00480D50" w:rsidP="0013606E">
      <w:pPr>
        <w:numPr>
          <w:ilvl w:val="0"/>
          <w:numId w:val="78"/>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Use of Standard Charsets of JDK 7.</w:t>
      </w:r>
    </w:p>
    <w:p w:rsidR="00480D50" w:rsidRDefault="00480D50" w:rsidP="0013606E">
      <w:pPr>
        <w:numPr>
          <w:ilvl w:val="0"/>
          <w:numId w:val="78"/>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Efficient parameter method access using Java 8.</w:t>
      </w:r>
    </w:p>
    <w:p w:rsidR="00480D50" w:rsidRDefault="00480D50" w:rsidP="00480D50">
      <w:pPr>
        <w:pStyle w:val="Heading4"/>
        <w:shd w:val="clear" w:color="auto" w:fill="FFFFFF"/>
        <w:spacing w:before="0" w:beforeAutospacing="0" w:after="210" w:afterAutospacing="0" w:line="312" w:lineRule="atLeast"/>
        <w:textAlignment w:val="baseline"/>
        <w:rPr>
          <w:rFonts w:ascii="Georgia" w:hAnsi="Georgia"/>
          <w:b w:val="0"/>
          <w:bCs w:val="0"/>
          <w:color w:val="444444"/>
          <w:spacing w:val="-5"/>
          <w:sz w:val="41"/>
          <w:szCs w:val="41"/>
        </w:rPr>
      </w:pPr>
      <w:r>
        <w:rPr>
          <w:rFonts w:ascii="Georgia" w:hAnsi="Georgia"/>
          <w:b w:val="0"/>
          <w:bCs w:val="0"/>
          <w:color w:val="444444"/>
          <w:spacing w:val="-5"/>
          <w:sz w:val="41"/>
          <w:szCs w:val="41"/>
        </w:rPr>
        <w:t>ii. JDK 9 Preparations</w:t>
      </w:r>
    </w:p>
    <w:p w:rsidR="00480D50" w:rsidRDefault="00480D50" w:rsidP="0013606E">
      <w:pPr>
        <w:numPr>
          <w:ilvl w:val="0"/>
          <w:numId w:val="79"/>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Using revised exceptional handling consistency of initialization of constructor is done.</w:t>
      </w:r>
    </w:p>
    <w:p w:rsidR="00480D50" w:rsidRDefault="00480D50" w:rsidP="00480D50">
      <w:pPr>
        <w:pStyle w:val="Heading4"/>
        <w:shd w:val="clear" w:color="auto" w:fill="FFFFFF"/>
        <w:spacing w:before="0" w:beforeAutospacing="0" w:after="210" w:afterAutospacing="0" w:line="312" w:lineRule="atLeast"/>
        <w:textAlignment w:val="baseline"/>
        <w:rPr>
          <w:rFonts w:ascii="Georgia" w:hAnsi="Georgia"/>
          <w:b w:val="0"/>
          <w:bCs w:val="0"/>
          <w:color w:val="444444"/>
          <w:spacing w:val="-5"/>
          <w:sz w:val="41"/>
          <w:szCs w:val="41"/>
        </w:rPr>
      </w:pPr>
      <w:r>
        <w:rPr>
          <w:rFonts w:ascii="Georgia" w:hAnsi="Georgia"/>
          <w:b w:val="0"/>
          <w:bCs w:val="0"/>
          <w:color w:val="444444"/>
          <w:spacing w:val="-5"/>
          <w:sz w:val="41"/>
          <w:szCs w:val="41"/>
        </w:rPr>
        <w:t>iii. XML Related Upgrades</w:t>
      </w:r>
    </w:p>
    <w:p w:rsidR="00480D50" w:rsidRDefault="00480D50" w:rsidP="0013606E">
      <w:pPr>
        <w:numPr>
          <w:ilvl w:val="0"/>
          <w:numId w:val="8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XML namespaces streamline for non-versioned schemas.</w:t>
      </w:r>
    </w:p>
    <w:p w:rsidR="00480D50" w:rsidRDefault="00480D50" w:rsidP="0013606E">
      <w:pPr>
        <w:numPr>
          <w:ilvl w:val="0"/>
          <w:numId w:val="8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No support for deprecated features along with a resolution for latest XSD files.</w:t>
      </w:r>
    </w:p>
    <w:p w:rsidR="00480D50" w:rsidRDefault="00480D50" w:rsidP="0013606E">
      <w:pPr>
        <w:numPr>
          <w:ilvl w:val="0"/>
          <w:numId w:val="8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Version specific declarations continue to support but validates.</w:t>
      </w:r>
    </w:p>
    <w:p w:rsidR="00480D50" w:rsidRDefault="00480D50" w:rsidP="00480D50">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d. Reactive Programming Model</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The Spring Framework’s latest version 5 has several changes with respect to the Reactive Programming model. Major ones being the use of spring core data buffer along with encoder/decoder abstractions and spring-web HTTP message codec implementations with XML and JSON support. Also, the new WebClient and the new spring web reactive module introduces with </w:t>
      </w:r>
      <w:r>
        <w:rPr>
          <w:rFonts w:ascii="Georgia" w:hAnsi="Georgia"/>
          <w:color w:val="444444"/>
          <w:sz w:val="27"/>
          <w:szCs w:val="27"/>
        </w:rPr>
        <w:lastRenderedPageBreak/>
        <w:t>reactive support for @Controller model adapting Servlet3.1 as well as non-Servlets runtime containers for example Undertow.</w:t>
      </w:r>
    </w:p>
    <w:p w:rsidR="00480D50" w:rsidRDefault="00480D50" w:rsidP="00480D50">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e. General Web Improvements</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In web improvements unified support for media type resolution is provided using MediaTypeFactory. Also, full Servel 3.1 support is provided to </w:t>
      </w:r>
      <w:hyperlink r:id="rId153" w:history="1">
        <w:r>
          <w:rPr>
            <w:rStyle w:val="Hyperlink"/>
            <w:rFonts w:ascii="Georgia" w:hAnsi="Georgia"/>
            <w:color w:val="65ABF6"/>
            <w:sz w:val="27"/>
            <w:szCs w:val="27"/>
            <w:bdr w:val="none" w:sz="0" w:space="0" w:color="auto" w:frame="1"/>
          </w:rPr>
          <w:t>Spring</w:t>
        </w:r>
      </w:hyperlink>
      <w:r>
        <w:rPr>
          <w:rFonts w:ascii="Georgia" w:hAnsi="Georgia"/>
          <w:color w:val="444444"/>
          <w:sz w:val="27"/>
          <w:szCs w:val="27"/>
        </w:rPr>
        <w:t> Framework along with Protobuf 3.0 support in version 5.</w:t>
      </w:r>
    </w:p>
    <w:p w:rsidR="00480D50" w:rsidRDefault="00480D50" w:rsidP="00480D50">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f. Testing Improvements</w:t>
      </w:r>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With the introduction of this version, major changes made to the testing environment of Spring Framework.</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i. Complete support to Junit 5’s Jupiter programming in </w:t>
      </w:r>
      <w:r>
        <w:rPr>
          <w:rStyle w:val="Emphasis"/>
          <w:rFonts w:ascii="inherit" w:hAnsi="inherit"/>
          <w:color w:val="444444"/>
          <w:sz w:val="27"/>
          <w:szCs w:val="27"/>
          <w:bdr w:val="none" w:sz="0" w:space="0" w:color="auto" w:frame="1"/>
        </w:rPr>
        <w:t>Spring TestContext Framework.</w:t>
      </w:r>
    </w:p>
    <w:p w:rsidR="00480D50" w:rsidRDefault="00480D50" w:rsidP="0013606E">
      <w:pPr>
        <w:numPr>
          <w:ilvl w:val="0"/>
          <w:numId w:val="8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SpringExtension is an implementation of several extension of APIs from Jupiter that gives full support for existing feature of TestContext Framework which enables using @ExtendWith a SpringExtention.class.</w:t>
      </w:r>
    </w:p>
    <w:p w:rsidR="00480D50" w:rsidRDefault="00480D50" w:rsidP="0013606E">
      <w:pPr>
        <w:numPr>
          <w:ilvl w:val="0"/>
          <w:numId w:val="8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@SpringJUintConfig which combines @ExtendedWith from Jupiter with @ContextConfigurationfrom (a TestContext framework).</w:t>
      </w:r>
    </w:p>
    <w:p w:rsidR="00480D50" w:rsidRDefault="00480D50" w:rsidP="0013606E">
      <w:pPr>
        <w:numPr>
          <w:ilvl w:val="0"/>
          <w:numId w:val="8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@SpringJunitWebConfig an annotation which combines @ExtendedWith from Jupiter with @ContextConfiguration and @WebAppConfiguration of a TestContext framework.</w:t>
      </w:r>
    </w:p>
    <w:p w:rsidR="00480D50" w:rsidRDefault="00480D50" w:rsidP="00480D50">
      <w:pPr>
        <w:pStyle w:val="NormalWeb"/>
        <w:shd w:val="clear" w:color="auto" w:fill="FFFFFF"/>
        <w:spacing w:before="0" w:beforeAutospacing="0" w:after="0" w:afterAutospacing="0"/>
        <w:textAlignment w:val="baseline"/>
        <w:rPr>
          <w:rFonts w:ascii="Georgia" w:hAnsi="Georgia"/>
          <w:color w:val="444444"/>
          <w:sz w:val="27"/>
          <w:szCs w:val="27"/>
        </w:rPr>
      </w:pPr>
      <w:hyperlink r:id="rId154" w:history="1">
        <w:r>
          <w:rPr>
            <w:rStyle w:val="Hyperlink"/>
            <w:rFonts w:ascii="inherit" w:hAnsi="inherit"/>
            <w:b/>
            <w:bCs/>
            <w:color w:val="65ABF6"/>
            <w:sz w:val="27"/>
            <w:szCs w:val="27"/>
            <w:bdr w:val="none" w:sz="0" w:space="0" w:color="auto" w:frame="1"/>
          </w:rPr>
          <w:t>Let’s learn – Spring BeanPostProcessors</w:t>
        </w:r>
      </w:hyperlink>
    </w:p>
    <w:p w:rsidR="00480D50" w:rsidRDefault="00480D50" w:rsidP="00480D5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ii. New test execution callback methods introduced in Spring TestContext Framework using TestNG, JUnit 5 via SpringRunner.</w:t>
      </w:r>
      <w:r>
        <w:rPr>
          <w:rFonts w:ascii="Georgia" w:hAnsi="Georgia"/>
          <w:color w:val="444444"/>
          <w:sz w:val="27"/>
          <w:szCs w:val="27"/>
        </w:rPr>
        <w:br/>
        <w:t>iii. XMLUnit support is upgraded to version 2.2.</w:t>
      </w:r>
      <w:r>
        <w:rPr>
          <w:rFonts w:ascii="Georgia" w:hAnsi="Georgia"/>
          <w:color w:val="444444"/>
          <w:sz w:val="27"/>
          <w:szCs w:val="27"/>
        </w:rPr>
        <w:br/>
        <w:t>So, this was all about Spring Framework Features. Hope you like our explanation.</w:t>
      </w:r>
    </w:p>
    <w:p w:rsidR="00480D50" w:rsidRDefault="00480D50" w:rsidP="00480D50">
      <w:pPr>
        <w:pStyle w:val="NormalWeb"/>
        <w:shd w:val="clear" w:color="auto" w:fill="FFFFFF"/>
        <w:spacing w:before="90" w:beforeAutospacing="0" w:after="90" w:afterAutospacing="0"/>
        <w:rPr>
          <w:rFonts w:asciiTheme="minorHAnsi" w:hAnsiTheme="minorHAnsi" w:cstheme="minorHAnsi"/>
          <w:color w:val="FF0000"/>
          <w:sz w:val="28"/>
          <w:szCs w:val="28"/>
        </w:rPr>
      </w:pPr>
    </w:p>
    <w:p w:rsidR="00480D50" w:rsidRDefault="00480D50" w:rsidP="00480D50">
      <w:pPr>
        <w:pStyle w:val="NormalWeb"/>
        <w:shd w:val="clear" w:color="auto" w:fill="FFFFFF"/>
        <w:spacing w:before="90" w:beforeAutospacing="0" w:after="90" w:afterAutospacing="0"/>
        <w:rPr>
          <w:rFonts w:asciiTheme="minorHAnsi" w:hAnsiTheme="minorHAnsi" w:cstheme="minorHAnsi"/>
          <w:color w:val="FF0000"/>
          <w:sz w:val="28"/>
          <w:szCs w:val="28"/>
        </w:rPr>
      </w:pPr>
    </w:p>
    <w:p w:rsidR="00C03151"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43.What is IOC container and How to create IOC container?What is Dependency Injection?What is difference between Setter and Constructor Injection?</w:t>
      </w:r>
    </w:p>
    <w:tbl>
      <w:tblPr>
        <w:tblW w:w="10860" w:type="dxa"/>
        <w:tblCellMar>
          <w:left w:w="0" w:type="dxa"/>
          <w:right w:w="0" w:type="dxa"/>
        </w:tblCellMar>
        <w:tblLook w:val="04A0" w:firstRow="1" w:lastRow="0" w:firstColumn="1" w:lastColumn="0" w:noHBand="0" w:noVBand="1"/>
      </w:tblPr>
      <w:tblGrid>
        <w:gridCol w:w="10860"/>
      </w:tblGrid>
      <w:tr w:rsidR="00C03151" w:rsidRPr="00C03151" w:rsidTr="00C03151">
        <w:tc>
          <w:tcPr>
            <w:tcW w:w="0" w:type="auto"/>
            <w:tcBorders>
              <w:top w:val="nil"/>
              <w:left w:val="nil"/>
              <w:bottom w:val="nil"/>
              <w:right w:val="nil"/>
            </w:tcBorders>
            <w:vAlign w:val="center"/>
            <w:hideMark/>
          </w:tcPr>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Times New Roman" w:eastAsia="Times New Roman" w:hAnsi="Times New Roman" w:cs="Times New Roman"/>
                <w:color w:val="272727"/>
                <w:sz w:val="24"/>
                <w:szCs w:val="24"/>
                <w:lang w:eastAsia="en-IN"/>
              </w:rPr>
              <w:t>How to Create XmlBeanFactory</w:t>
            </w:r>
          </w:p>
        </w:tc>
      </w:tr>
      <w:tr w:rsidR="00C03151" w:rsidRPr="00C03151" w:rsidTr="00C03151">
        <w:tc>
          <w:tcPr>
            <w:tcW w:w="10830" w:type="dxa"/>
            <w:vAlign w:val="center"/>
            <w:hideMark/>
          </w:tcPr>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Courier New" w:eastAsia="Times New Roman" w:hAnsi="Courier New" w:cs="Courier New"/>
                <w:color w:val="272727"/>
                <w:sz w:val="20"/>
                <w:szCs w:val="20"/>
                <w:lang w:eastAsia="en-IN"/>
              </w:rPr>
              <w:t>InputStream is = new</w:t>
            </w:r>
            <w:r w:rsidRPr="00C03151">
              <w:rPr>
                <w:rFonts w:ascii="Times New Roman" w:eastAsia="Times New Roman" w:hAnsi="Times New Roman" w:cs="Times New Roman"/>
                <w:color w:val="272727"/>
                <w:sz w:val="24"/>
                <w:szCs w:val="24"/>
                <w:lang w:eastAsia="en-IN"/>
              </w:rPr>
              <w:t xml:space="preserve"> </w:t>
            </w:r>
            <w:r w:rsidRPr="00C03151">
              <w:rPr>
                <w:rFonts w:ascii="Courier New" w:eastAsia="Times New Roman" w:hAnsi="Courier New" w:cs="Courier New"/>
                <w:color w:val="272727"/>
                <w:sz w:val="20"/>
                <w:szCs w:val="20"/>
                <w:lang w:eastAsia="en-IN"/>
              </w:rPr>
              <w:t>FileInputStream("beans.xml");</w:t>
            </w:r>
          </w:p>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Courier New" w:eastAsia="Times New Roman" w:hAnsi="Courier New" w:cs="Courier New"/>
                <w:color w:val="272727"/>
                <w:sz w:val="20"/>
                <w:szCs w:val="20"/>
                <w:lang w:eastAsia="en-IN"/>
              </w:rPr>
              <w:t>BeanFactory factory = new</w:t>
            </w:r>
            <w:r w:rsidRPr="00C03151">
              <w:rPr>
                <w:rFonts w:ascii="Times New Roman" w:eastAsia="Times New Roman" w:hAnsi="Times New Roman" w:cs="Times New Roman"/>
                <w:color w:val="272727"/>
                <w:sz w:val="24"/>
                <w:szCs w:val="24"/>
                <w:lang w:eastAsia="en-IN"/>
              </w:rPr>
              <w:t xml:space="preserve"> </w:t>
            </w:r>
            <w:r w:rsidRPr="00C03151">
              <w:rPr>
                <w:rFonts w:ascii="Courier New" w:eastAsia="Times New Roman" w:hAnsi="Courier New" w:cs="Courier New"/>
                <w:color w:val="272727"/>
                <w:sz w:val="20"/>
                <w:szCs w:val="20"/>
                <w:lang w:eastAsia="en-IN"/>
              </w:rPr>
              <w:t>XmlBeanFactory(is);</w:t>
            </w:r>
          </w:p>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Times New Roman" w:eastAsia="Times New Roman" w:hAnsi="Times New Roman" w:cs="Times New Roman"/>
                <w:color w:val="272727"/>
                <w:sz w:val="24"/>
                <w:szCs w:val="24"/>
                <w:lang w:eastAsia="en-IN"/>
              </w:rPr>
              <w:t> </w:t>
            </w:r>
          </w:p>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Courier New" w:eastAsia="Times New Roman" w:hAnsi="Courier New" w:cs="Courier New"/>
                <w:color w:val="272727"/>
                <w:sz w:val="20"/>
                <w:szCs w:val="20"/>
                <w:lang w:eastAsia="en-IN"/>
              </w:rPr>
              <w:t>//Get bean</w:t>
            </w:r>
          </w:p>
          <w:p w:rsidR="00C03151" w:rsidRDefault="00C03151" w:rsidP="00C03151">
            <w:pPr>
              <w:spacing w:after="0" w:line="240" w:lineRule="auto"/>
              <w:rPr>
                <w:rFonts w:ascii="Courier New" w:eastAsia="Times New Roman" w:hAnsi="Courier New" w:cs="Courier New"/>
                <w:color w:val="272727"/>
                <w:sz w:val="20"/>
                <w:szCs w:val="20"/>
                <w:lang w:eastAsia="en-IN"/>
              </w:rPr>
            </w:pPr>
            <w:r w:rsidRPr="00C03151">
              <w:rPr>
                <w:rFonts w:ascii="Courier New" w:eastAsia="Times New Roman" w:hAnsi="Courier New" w:cs="Courier New"/>
                <w:color w:val="272727"/>
                <w:sz w:val="20"/>
                <w:szCs w:val="20"/>
                <w:lang w:eastAsia="en-IN"/>
              </w:rPr>
              <w:t>HelloWorld obj = (HelloWorld) factory.getBean("helloWorld");</w:t>
            </w:r>
          </w:p>
          <w:p w:rsidR="00C03151" w:rsidRPr="00C03151" w:rsidRDefault="00C03151" w:rsidP="0013606E">
            <w:pPr>
              <w:numPr>
                <w:ilvl w:val="0"/>
                <w:numId w:val="82"/>
              </w:numPr>
              <w:shd w:val="clear" w:color="auto" w:fill="FFFFFF"/>
              <w:spacing w:before="120" w:after="100" w:afterAutospacing="1" w:line="240" w:lineRule="auto"/>
              <w:ind w:left="600"/>
              <w:rPr>
                <w:rFonts w:ascii="Segoe UI" w:eastAsia="Times New Roman" w:hAnsi="Segoe UI" w:cs="Segoe UI"/>
                <w:color w:val="272727"/>
                <w:sz w:val="24"/>
                <w:szCs w:val="24"/>
                <w:lang w:eastAsia="en-IN"/>
              </w:rPr>
            </w:pPr>
            <w:hyperlink r:id="rId155" w:tgtFrame="_blank" w:history="1">
              <w:r w:rsidRPr="00C03151">
                <w:rPr>
                  <w:rFonts w:ascii="Segoe UI" w:eastAsia="Times New Roman" w:hAnsi="Segoe UI" w:cs="Segoe UI"/>
                  <w:b/>
                  <w:bCs/>
                  <w:color w:val="0366D6"/>
                  <w:sz w:val="24"/>
                  <w:szCs w:val="24"/>
                  <w:u w:val="single"/>
                  <w:lang w:eastAsia="en-IN"/>
                </w:rPr>
                <w:t>FileSystemXmlApplicationContext</w:t>
              </w:r>
            </w:hyperlink>
            <w:r w:rsidRPr="00C03151">
              <w:rPr>
                <w:rFonts w:ascii="Segoe UI" w:eastAsia="Times New Roman" w:hAnsi="Segoe UI" w:cs="Segoe UI"/>
                <w:color w:val="272727"/>
                <w:sz w:val="24"/>
                <w:szCs w:val="24"/>
                <w:lang w:eastAsia="en-IN"/>
              </w:rPr>
              <w:t> – This container loads the definitions of the beans from an XML file. Here you need to provide the full path of the XML bean configuration file to the constructor.</w:t>
            </w:r>
          </w:p>
          <w:p w:rsidR="00C03151" w:rsidRPr="00C03151" w:rsidRDefault="00C03151" w:rsidP="0013606E">
            <w:pPr>
              <w:numPr>
                <w:ilvl w:val="0"/>
                <w:numId w:val="82"/>
              </w:numPr>
              <w:shd w:val="clear" w:color="auto" w:fill="FFFFFF"/>
              <w:spacing w:before="120" w:after="100" w:afterAutospacing="1" w:line="240" w:lineRule="auto"/>
              <w:ind w:left="600"/>
              <w:rPr>
                <w:rFonts w:ascii="Segoe UI" w:eastAsia="Times New Roman" w:hAnsi="Segoe UI" w:cs="Segoe UI"/>
                <w:color w:val="272727"/>
                <w:sz w:val="24"/>
                <w:szCs w:val="24"/>
                <w:lang w:eastAsia="en-IN"/>
              </w:rPr>
            </w:pPr>
            <w:hyperlink r:id="rId156" w:tgtFrame="_blank" w:history="1">
              <w:r w:rsidRPr="00C03151">
                <w:rPr>
                  <w:rFonts w:ascii="Segoe UI" w:eastAsia="Times New Roman" w:hAnsi="Segoe UI" w:cs="Segoe UI"/>
                  <w:b/>
                  <w:bCs/>
                  <w:color w:val="0366D6"/>
                  <w:sz w:val="24"/>
                  <w:szCs w:val="24"/>
                  <w:u w:val="single"/>
                  <w:lang w:eastAsia="en-IN"/>
                </w:rPr>
                <w:t>ClassPathXmlApplicationContext</w:t>
              </w:r>
            </w:hyperlink>
            <w:r w:rsidRPr="00C03151">
              <w:rPr>
                <w:rFonts w:ascii="Segoe UI" w:eastAsia="Times New Roman" w:hAnsi="Segoe UI" w:cs="Segoe UI"/>
                <w:color w:val="272727"/>
                <w:sz w:val="24"/>
                <w:szCs w:val="24"/>
                <w:lang w:eastAsia="en-IN"/>
              </w:rPr>
              <w:t> – This container loads the definitions of the beans from an XML file. Here you do not need to provide the full path of the XML file but you need to set CLASSPATH properly because this container will look bean configuration XML file in CLASSPATH.</w:t>
            </w:r>
          </w:p>
          <w:p w:rsidR="00C03151" w:rsidRPr="00C03151" w:rsidRDefault="00C03151" w:rsidP="0013606E">
            <w:pPr>
              <w:numPr>
                <w:ilvl w:val="0"/>
                <w:numId w:val="82"/>
              </w:numPr>
              <w:shd w:val="clear" w:color="auto" w:fill="FFFFFF"/>
              <w:spacing w:before="120" w:after="100" w:afterAutospacing="1" w:line="240" w:lineRule="auto"/>
              <w:ind w:left="600"/>
              <w:rPr>
                <w:rFonts w:ascii="Segoe UI" w:eastAsia="Times New Roman" w:hAnsi="Segoe UI" w:cs="Segoe UI"/>
                <w:color w:val="272727"/>
                <w:sz w:val="24"/>
                <w:szCs w:val="24"/>
                <w:lang w:eastAsia="en-IN"/>
              </w:rPr>
            </w:pPr>
            <w:hyperlink r:id="rId157" w:tgtFrame="_blank" w:history="1">
              <w:r w:rsidRPr="00C03151">
                <w:rPr>
                  <w:rFonts w:ascii="Segoe UI" w:eastAsia="Times New Roman" w:hAnsi="Segoe UI" w:cs="Segoe UI"/>
                  <w:b/>
                  <w:bCs/>
                  <w:color w:val="0366D6"/>
                  <w:sz w:val="24"/>
                  <w:szCs w:val="24"/>
                  <w:u w:val="single"/>
                  <w:lang w:eastAsia="en-IN"/>
                </w:rPr>
                <w:t>WebXmlApplicationContext</w:t>
              </w:r>
            </w:hyperlink>
            <w:r w:rsidRPr="00C03151">
              <w:rPr>
                <w:rFonts w:ascii="Segoe UI" w:eastAsia="Times New Roman" w:hAnsi="Segoe UI" w:cs="Segoe UI"/>
                <w:color w:val="272727"/>
                <w:sz w:val="24"/>
                <w:szCs w:val="24"/>
                <w:lang w:eastAsia="en-IN"/>
              </w:rPr>
              <w:t> – This container loads the XML file with definitions of all beans from within a web application.</w:t>
            </w:r>
          </w:p>
          <w:tbl>
            <w:tblPr>
              <w:tblW w:w="10860" w:type="dxa"/>
              <w:tblCellMar>
                <w:left w:w="0" w:type="dxa"/>
                <w:right w:w="0" w:type="dxa"/>
              </w:tblCellMar>
              <w:tblLook w:val="04A0" w:firstRow="1" w:lastRow="0" w:firstColumn="1" w:lastColumn="0" w:noHBand="0" w:noVBand="1"/>
            </w:tblPr>
            <w:tblGrid>
              <w:gridCol w:w="10860"/>
            </w:tblGrid>
            <w:tr w:rsidR="00C03151" w:rsidRPr="00C03151" w:rsidTr="00C03151">
              <w:tc>
                <w:tcPr>
                  <w:tcW w:w="0" w:type="auto"/>
                  <w:tcBorders>
                    <w:top w:val="nil"/>
                    <w:left w:val="nil"/>
                    <w:bottom w:val="nil"/>
                    <w:right w:val="nil"/>
                  </w:tcBorders>
                  <w:vAlign w:val="center"/>
                  <w:hideMark/>
                </w:tcPr>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Times New Roman" w:eastAsia="Times New Roman" w:hAnsi="Times New Roman" w:cs="Times New Roman"/>
                      <w:color w:val="272727"/>
                      <w:sz w:val="24"/>
                      <w:szCs w:val="24"/>
                      <w:lang w:eastAsia="en-IN"/>
                    </w:rPr>
                    <w:t>How to create ApplicationContext</w:t>
                  </w:r>
                </w:p>
              </w:tc>
            </w:tr>
            <w:tr w:rsidR="00C03151" w:rsidRPr="00C03151" w:rsidTr="00C03151">
              <w:tc>
                <w:tcPr>
                  <w:tcW w:w="10830" w:type="dxa"/>
                  <w:vAlign w:val="center"/>
                  <w:hideMark/>
                </w:tcPr>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Courier New" w:eastAsia="Times New Roman" w:hAnsi="Courier New" w:cs="Courier New"/>
                      <w:color w:val="272727"/>
                      <w:sz w:val="20"/>
                      <w:szCs w:val="20"/>
                      <w:lang w:eastAsia="en-IN"/>
                    </w:rPr>
                    <w:t>ApplicationContext context = new</w:t>
                  </w:r>
                  <w:r w:rsidRPr="00C03151">
                    <w:rPr>
                      <w:rFonts w:ascii="Times New Roman" w:eastAsia="Times New Roman" w:hAnsi="Times New Roman" w:cs="Times New Roman"/>
                      <w:color w:val="272727"/>
                      <w:sz w:val="24"/>
                      <w:szCs w:val="24"/>
                      <w:lang w:eastAsia="en-IN"/>
                    </w:rPr>
                    <w:t xml:space="preserve"> </w:t>
                  </w:r>
                  <w:r w:rsidRPr="00C03151">
                    <w:rPr>
                      <w:rFonts w:ascii="Courier New" w:eastAsia="Times New Roman" w:hAnsi="Courier New" w:cs="Courier New"/>
                      <w:color w:val="272727"/>
                      <w:sz w:val="20"/>
                      <w:szCs w:val="20"/>
                      <w:lang w:eastAsia="en-IN"/>
                    </w:rPr>
                    <w:t>FileSystemXmlApplicationContext("beans.xml");</w:t>
                  </w:r>
                </w:p>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r w:rsidRPr="00C03151">
                    <w:rPr>
                      <w:rFonts w:ascii="Courier New" w:eastAsia="Times New Roman" w:hAnsi="Courier New" w:cs="Courier New"/>
                      <w:color w:val="272727"/>
                      <w:sz w:val="20"/>
                      <w:szCs w:val="20"/>
                      <w:lang w:eastAsia="en-IN"/>
                    </w:rPr>
                    <w:t>HelloWorld obj = (HelloWorld) context.getBean("helloWorld");</w:t>
                  </w:r>
                </w:p>
              </w:tc>
            </w:tr>
          </w:tbl>
          <w:p w:rsidR="00C03151" w:rsidRPr="00C03151" w:rsidRDefault="00C03151" w:rsidP="00C03151">
            <w:pPr>
              <w:spacing w:after="0" w:line="240" w:lineRule="auto"/>
              <w:rPr>
                <w:rFonts w:ascii="Times New Roman" w:eastAsia="Times New Roman" w:hAnsi="Times New Roman" w:cs="Times New Roman"/>
                <w:color w:val="272727"/>
                <w:sz w:val="24"/>
                <w:szCs w:val="24"/>
                <w:lang w:eastAsia="en-IN"/>
              </w:rPr>
            </w:pPr>
          </w:p>
        </w:tc>
      </w:tr>
    </w:tbl>
    <w:p w:rsidR="00C03151" w:rsidRDefault="00C03151"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C03151" w:rsidRDefault="00C03151"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Dependency Injection</w:t>
      </w:r>
      <w:r>
        <w:rPr>
          <w:rFonts w:ascii="Arial" w:hAnsi="Arial" w:cs="Arial"/>
          <w:color w:val="222222"/>
          <w:shd w:val="clear" w:color="auto" w:fill="FFFFFF"/>
        </w:rPr>
        <w:t> is a technique to separate the creation of </w:t>
      </w:r>
      <w:r>
        <w:rPr>
          <w:rFonts w:ascii="Arial" w:hAnsi="Arial" w:cs="Arial"/>
          <w:b/>
          <w:bCs/>
          <w:color w:val="222222"/>
          <w:shd w:val="clear" w:color="auto" w:fill="FFFFFF"/>
        </w:rPr>
        <w:t>dependencies</w:t>
      </w:r>
      <w:r>
        <w:rPr>
          <w:rFonts w:ascii="Arial" w:hAnsi="Arial" w:cs="Arial"/>
          <w:color w:val="222222"/>
          <w:shd w:val="clear" w:color="auto" w:fill="FFFFFF"/>
        </w:rPr>
        <w:t> from the main class under consideration. Using DI you </w:t>
      </w:r>
      <w:r>
        <w:rPr>
          <w:rFonts w:ascii="Arial" w:hAnsi="Arial" w:cs="Arial"/>
          <w:b/>
          <w:bCs/>
          <w:color w:val="222222"/>
          <w:shd w:val="clear" w:color="auto" w:fill="FFFFFF"/>
        </w:rPr>
        <w:t>inject</w:t>
      </w:r>
      <w:r>
        <w:rPr>
          <w:rFonts w:ascii="Arial" w:hAnsi="Arial" w:cs="Arial"/>
          <w:color w:val="222222"/>
          <w:shd w:val="clear" w:color="auto" w:fill="FFFFFF"/>
        </w:rPr>
        <w:t> the objects needed by a class typically through a </w:t>
      </w:r>
      <w:r>
        <w:rPr>
          <w:rFonts w:ascii="Arial" w:hAnsi="Arial" w:cs="Arial"/>
          <w:b/>
          <w:bCs/>
          <w:color w:val="222222"/>
          <w:shd w:val="clear" w:color="auto" w:fill="FFFFFF"/>
        </w:rPr>
        <w:t>constructor</w:t>
      </w:r>
      <w:r>
        <w:rPr>
          <w:rFonts w:ascii="Arial" w:hAnsi="Arial" w:cs="Arial"/>
          <w:color w:val="222222"/>
          <w:shd w:val="clear" w:color="auto" w:fill="FFFFFF"/>
        </w:rPr>
        <w:t>. </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44.What is Autowiring?How many types of autowiring is there?</w:t>
      </w:r>
      <w:r w:rsidRPr="00094CB6">
        <w:rPr>
          <w:rFonts w:asciiTheme="minorHAnsi" w:hAnsiTheme="minorHAnsi" w:cstheme="minorHAnsi"/>
          <w:color w:val="FF0000"/>
          <w:sz w:val="28"/>
          <w:szCs w:val="28"/>
        </w:rPr>
        <w:br/>
        <w:t>Usecase:</w:t>
      </w:r>
      <w:r w:rsidRPr="00094CB6">
        <w:rPr>
          <w:rFonts w:asciiTheme="minorHAnsi" w:hAnsiTheme="minorHAnsi" w:cstheme="minorHAnsi"/>
          <w:color w:val="FF0000"/>
          <w:sz w:val="28"/>
          <w:szCs w:val="28"/>
        </w:rPr>
        <w:br/>
        <w:t>If two bean are Injecting the same Type then we getting ambiguity problem and how to resolve it?</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45.Difference between BeanFactory and ApplicationContext IOC container?</w:t>
      </w:r>
    </w:p>
    <w:p w:rsidR="001974D4"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46.What is the Spring Jdbc? and How to configure DataSource in Spring Jdbc?</w:t>
      </w:r>
    </w:p>
    <w:p w:rsidR="001974D4" w:rsidRDefault="001974D4"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Spring JDBC</w:t>
      </w:r>
      <w:r>
        <w:rPr>
          <w:rFonts w:ascii="Arial" w:hAnsi="Arial" w:cs="Arial"/>
          <w:color w:val="222222"/>
          <w:shd w:val="clear" w:color="auto" w:fill="FFFFFF"/>
        </w:rPr>
        <w:t> is an abstraction framework for </w:t>
      </w:r>
      <w:r>
        <w:rPr>
          <w:rFonts w:ascii="Arial" w:hAnsi="Arial" w:cs="Arial"/>
          <w:b/>
          <w:bCs/>
          <w:color w:val="222222"/>
          <w:shd w:val="clear" w:color="auto" w:fill="FFFFFF"/>
        </w:rPr>
        <w:t>JDBC</w:t>
      </w:r>
      <w:r>
        <w:rPr>
          <w:rFonts w:ascii="Arial" w:hAnsi="Arial" w:cs="Arial"/>
          <w:color w:val="222222"/>
          <w:shd w:val="clear" w:color="auto" w:fill="FFFFFF"/>
        </w:rPr>
        <w:t> that provides easier access to datasources without all the exception handling and parsing of SQL fetch results. </w:t>
      </w:r>
      <w:r>
        <w:rPr>
          <w:rFonts w:ascii="Arial" w:hAnsi="Arial" w:cs="Arial"/>
          <w:b/>
          <w:bCs/>
          <w:color w:val="222222"/>
          <w:shd w:val="clear" w:color="auto" w:fill="FFFFFF"/>
        </w:rPr>
        <w:t>Spring JDBC</w:t>
      </w:r>
      <w:r>
        <w:rPr>
          <w:rFonts w:ascii="Arial" w:hAnsi="Arial" w:cs="Arial"/>
          <w:color w:val="222222"/>
          <w:shd w:val="clear" w:color="auto" w:fill="FFFFFF"/>
        </w:rPr>
        <w:t> basically does lots of things for you</w:t>
      </w:r>
    </w:p>
    <w:p w:rsidR="001974D4" w:rsidRDefault="001974D4"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1974D4">
        <w:rPr>
          <w:rFonts w:ascii="Courier New" w:eastAsia="Times New Roman" w:hAnsi="Courier New" w:cs="Courier New"/>
          <w:color w:val="666666"/>
          <w:sz w:val="20"/>
          <w:szCs w:val="20"/>
          <w:lang w:eastAsia="en-IN"/>
        </w:rPr>
        <w:t> </w:t>
      </w:r>
      <w:r w:rsidRPr="0009444E">
        <w:rPr>
          <w:rFonts w:ascii="Times New Roman" w:eastAsia="Times New Roman" w:hAnsi="Times New Roman" w:cs="Times New Roman"/>
          <w:color w:val="555555"/>
          <w:sz w:val="20"/>
          <w:szCs w:val="20"/>
          <w:lang w:eastAsia="en-IN"/>
        </w:rPr>
        <w:t>private</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static</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DataSource dataSource;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public</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static</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void</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main(String[] args) throws</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Exception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dataSource = getDataSource();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 JdbcTemplate template = new JdbcTemplate(dataSource); // constructor</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JdbcTemplate template = new</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JdbcTemplate();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template.setDataSource(dataSource);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System.out.println(dataSource.getClass());</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public</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static</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DriverManagerDataSource getDataSource()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DriverManagerDataSource dataSource = new</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DriverManagerDataSource();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1974D4">
        <w:rPr>
          <w:rFonts w:ascii="Times New Roman" w:eastAsia="Times New Roman" w:hAnsi="Times New Roman" w:cs="Times New Roman"/>
          <w:color w:val="555555"/>
          <w:sz w:val="23"/>
          <w:szCs w:val="23"/>
          <w:lang w:eastAsia="en-IN"/>
        </w:rPr>
        <w:lastRenderedPageBreak/>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dataSource.setDriverClassName(driverClassName);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dataSource.setUrl(url);</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dataSource.setUsername(dbUsername);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dataSource.setPassword(dbPassword);</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return</w:t>
      </w:r>
      <w:r w:rsidRPr="001974D4">
        <w:rPr>
          <w:rFonts w:ascii="Times New Roman" w:eastAsia="Times New Roman" w:hAnsi="Times New Roman" w:cs="Times New Roman"/>
          <w:color w:val="555555"/>
          <w:sz w:val="23"/>
          <w:szCs w:val="23"/>
          <w:lang w:eastAsia="en-IN"/>
        </w:rPr>
        <w:t xml:space="preserve"> </w:t>
      </w:r>
      <w:r w:rsidRPr="0009444E">
        <w:rPr>
          <w:rFonts w:ascii="Times New Roman" w:eastAsia="Times New Roman" w:hAnsi="Times New Roman" w:cs="Times New Roman"/>
          <w:color w:val="555555"/>
          <w:sz w:val="20"/>
          <w:szCs w:val="20"/>
          <w:lang w:eastAsia="en-IN"/>
        </w:rPr>
        <w:t>dataSource;</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09444E">
        <w:rPr>
          <w:rFonts w:ascii="Times New Roman" w:eastAsia="Times New Roman" w:hAnsi="Times New Roman" w:cs="Times New Roman"/>
          <w:color w:val="555555"/>
          <w:sz w:val="20"/>
          <w:szCs w:val="20"/>
          <w:lang w:eastAsia="en-IN"/>
        </w:rPr>
        <w:t>}</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666666"/>
          <w:sz w:val="20"/>
          <w:szCs w:val="20"/>
          <w:lang w:eastAsia="en-IN"/>
        </w:rPr>
        <w:t>    </w:t>
      </w:r>
      <w:r w:rsidRPr="001974D4">
        <w:rPr>
          <w:rFonts w:ascii="Times New Roman" w:eastAsia="Times New Roman" w:hAnsi="Times New Roman" w:cs="Times New Roman"/>
          <w:color w:val="555555"/>
          <w:sz w:val="23"/>
          <w:szCs w:val="23"/>
          <w:lang w:eastAsia="en-IN"/>
        </w:rPr>
        <w:t> </w:t>
      </w:r>
    </w:p>
    <w:p w:rsidR="001974D4" w:rsidRPr="001974D4" w:rsidRDefault="001974D4" w:rsidP="0009444E">
      <w:pPr>
        <w:spacing w:after="0" w:line="240" w:lineRule="auto"/>
        <w:rPr>
          <w:rFonts w:ascii="Times New Roman" w:eastAsia="Times New Roman" w:hAnsi="Times New Roman" w:cs="Times New Roman"/>
          <w:color w:val="555555"/>
          <w:sz w:val="23"/>
          <w:szCs w:val="23"/>
          <w:lang w:eastAsia="en-IN"/>
        </w:rPr>
      </w:pPr>
      <w:r w:rsidRPr="0009444E">
        <w:rPr>
          <w:rFonts w:ascii="Times New Roman" w:eastAsia="Times New Roman" w:hAnsi="Times New Roman" w:cs="Times New Roman"/>
          <w:color w:val="555555"/>
          <w:sz w:val="20"/>
          <w:szCs w:val="20"/>
          <w:lang w:eastAsia="en-IN"/>
        </w:rPr>
        <w:t>}</w:t>
      </w:r>
    </w:p>
    <w:p w:rsidR="0009444E"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47.What is the Jdbc Template?</w:t>
      </w:r>
      <w:r w:rsidRPr="00094CB6">
        <w:rPr>
          <w:rFonts w:asciiTheme="minorHAnsi" w:hAnsiTheme="minorHAnsi" w:cstheme="minorHAnsi"/>
          <w:color w:val="FF0000"/>
          <w:sz w:val="28"/>
          <w:szCs w:val="28"/>
        </w:rPr>
        <w:br/>
        <w:t>48.What is the AOP ?and Principles of AOP and advices of AOP and how to apply cross cutting logic?</w:t>
      </w:r>
      <w:r w:rsidRPr="00094CB6">
        <w:rPr>
          <w:rFonts w:asciiTheme="minorHAnsi" w:hAnsiTheme="minorHAnsi" w:cstheme="minorHAnsi"/>
          <w:color w:val="FF0000"/>
          <w:sz w:val="28"/>
          <w:szCs w:val="28"/>
        </w:rPr>
        <w:br/>
        <w:t>49.What is Transaction and How to manage Global Transaction?</w:t>
      </w:r>
    </w:p>
    <w:p w:rsidR="0009444E" w:rsidRDefault="0009444E"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Theme="minorHAnsi" w:hAnsiTheme="minorHAnsi" w:cstheme="minorHAnsi"/>
          <w:color w:val="FF0000"/>
          <w:sz w:val="28"/>
          <w:szCs w:val="28"/>
        </w:rPr>
        <w:t xml:space="preserve"> </w:t>
      </w:r>
      <w:r>
        <w:rPr>
          <w:rFonts w:ascii="Arial" w:hAnsi="Arial" w:cs="Arial"/>
          <w:color w:val="222222"/>
          <w:shd w:val="clear" w:color="auto" w:fill="FFFFFF"/>
        </w:rPr>
        <w:t>A database </w:t>
      </w:r>
      <w:r>
        <w:rPr>
          <w:rFonts w:ascii="Arial" w:hAnsi="Arial" w:cs="Arial"/>
          <w:b/>
          <w:bCs/>
          <w:color w:val="222222"/>
          <w:shd w:val="clear" w:color="auto" w:fill="FFFFFF"/>
        </w:rPr>
        <w:t>transaction</w:t>
      </w:r>
      <w:r>
        <w:rPr>
          <w:rFonts w:ascii="Arial" w:hAnsi="Arial" w:cs="Arial"/>
          <w:color w:val="222222"/>
          <w:shd w:val="clear" w:color="auto" w:fill="FFFFFF"/>
        </w:rPr>
        <w:t> is a sequence of actions that are treated as a single unit of work. These actions should either complete entirely or take no effect at all. </w:t>
      </w:r>
      <w:r>
        <w:rPr>
          <w:rFonts w:ascii="Arial" w:hAnsi="Arial" w:cs="Arial"/>
          <w:b/>
          <w:bCs/>
          <w:color w:val="222222"/>
          <w:shd w:val="clear" w:color="auto" w:fill="FFFFFF"/>
        </w:rPr>
        <w:t>Transaction management</w:t>
      </w:r>
      <w:r>
        <w:rPr>
          <w:rFonts w:ascii="Arial" w:hAnsi="Arial" w:cs="Arial"/>
          <w:color w:val="222222"/>
          <w:shd w:val="clear" w:color="auto" w:fill="FFFFFF"/>
        </w:rPr>
        <w:t> is an important part of RDBMS-oriented enterprise application to ensure data integrity and consistency</w:t>
      </w:r>
    </w:p>
    <w:p w:rsidR="0009444E" w:rsidRDefault="0009444E" w:rsidP="002E3E77">
      <w:pPr>
        <w:pStyle w:val="NormalWeb"/>
        <w:shd w:val="clear" w:color="auto" w:fill="FFFFFF"/>
        <w:spacing w:before="90" w:beforeAutospacing="0" w:after="90" w:afterAutospacing="0"/>
        <w:rPr>
          <w:rFonts w:ascii="Arial" w:hAnsi="Arial" w:cs="Arial"/>
          <w:color w:val="222222"/>
          <w:shd w:val="clear" w:color="auto" w:fill="FFFFFF"/>
        </w:rPr>
      </w:pPr>
    </w:p>
    <w:p w:rsidR="0009444E" w:rsidRDefault="0009444E"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Global transaction management</w:t>
      </w:r>
      <w:r>
        <w:rPr>
          <w:rFonts w:ascii="Arial" w:hAnsi="Arial" w:cs="Arial"/>
          <w:color w:val="222222"/>
          <w:shd w:val="clear" w:color="auto" w:fill="FFFFFF"/>
        </w:rPr>
        <w:t> is the monitoring of </w:t>
      </w:r>
      <w:r>
        <w:rPr>
          <w:rFonts w:ascii="Arial" w:hAnsi="Arial" w:cs="Arial"/>
          <w:b/>
          <w:bCs/>
          <w:color w:val="222222"/>
          <w:shd w:val="clear" w:color="auto" w:fill="FFFFFF"/>
        </w:rPr>
        <w:t>transactions</w:t>
      </w:r>
      <w:r>
        <w:rPr>
          <w:rFonts w:ascii="Arial" w:hAnsi="Arial" w:cs="Arial"/>
          <w:color w:val="222222"/>
          <w:shd w:val="clear" w:color="auto" w:fill="FFFFFF"/>
        </w:rPr>
        <w:t> that can include operations on two or more different data sources. This feature of </w:t>
      </w:r>
      <w:r>
        <w:rPr>
          <w:rFonts w:ascii="Arial" w:hAnsi="Arial" w:cs="Arial"/>
          <w:b/>
          <w:bCs/>
          <w:color w:val="222222"/>
          <w:shd w:val="clear" w:color="auto" w:fill="FFFFFF"/>
        </w:rPr>
        <w:t>transaction</w:t>
      </w:r>
      <w:r>
        <w:rPr>
          <w:rFonts w:ascii="Arial" w:hAnsi="Arial" w:cs="Arial"/>
          <w:color w:val="222222"/>
          <w:shd w:val="clear" w:color="auto" w:fill="FFFFFF"/>
        </w:rPr>
        <w:t> processing enables data resources to be returned to a pre-</w:t>
      </w:r>
      <w:r>
        <w:rPr>
          <w:rFonts w:ascii="Arial" w:hAnsi="Arial" w:cs="Arial"/>
          <w:b/>
          <w:bCs/>
          <w:color w:val="222222"/>
          <w:shd w:val="clear" w:color="auto" w:fill="FFFFFF"/>
        </w:rPr>
        <w:t>transaction</w:t>
      </w:r>
      <w:r>
        <w:rPr>
          <w:rFonts w:ascii="Arial" w:hAnsi="Arial" w:cs="Arial"/>
          <w:color w:val="222222"/>
          <w:shd w:val="clear" w:color="auto" w:fill="FFFFFF"/>
        </w:rPr>
        <w:t> state if some error occurs. Either all data resources are updated or none are.</w:t>
      </w:r>
    </w:p>
    <w:p w:rsidR="0009444E"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50.What is the Isolation and Propagation?</w:t>
      </w:r>
    </w:p>
    <w:p w:rsidR="0009444E" w:rsidRPr="0009444E" w:rsidRDefault="0009444E" w:rsidP="0009444E">
      <w:pPr>
        <w:shd w:val="clear" w:color="auto" w:fill="FFFFFF"/>
        <w:spacing w:after="0" w:line="240" w:lineRule="auto"/>
        <w:textAlignment w:val="baseline"/>
        <w:rPr>
          <w:rFonts w:ascii="Arial" w:eastAsia="Times New Roman" w:hAnsi="Arial" w:cs="Arial"/>
          <w:color w:val="242729"/>
          <w:sz w:val="23"/>
          <w:szCs w:val="23"/>
          <w:lang w:eastAsia="en-IN"/>
        </w:rPr>
      </w:pPr>
      <w:hyperlink r:id="rId158" w:history="1">
        <w:r w:rsidRPr="0009444E">
          <w:rPr>
            <w:rFonts w:ascii="inherit" w:eastAsia="Times New Roman" w:hAnsi="inherit" w:cs="Arial"/>
            <w:b/>
            <w:bCs/>
            <w:color w:val="0064BD"/>
            <w:sz w:val="23"/>
            <w:szCs w:val="23"/>
            <w:u w:val="single"/>
            <w:bdr w:val="none" w:sz="0" w:space="0" w:color="auto" w:frame="1"/>
            <w:lang w:eastAsia="en-IN"/>
          </w:rPr>
          <w:t>Propagation</w:t>
        </w:r>
      </w:hyperlink>
    </w:p>
    <w:p w:rsidR="0009444E" w:rsidRPr="0009444E" w:rsidRDefault="0009444E" w:rsidP="0009444E">
      <w:pPr>
        <w:shd w:val="clear" w:color="auto" w:fill="FFFFFF"/>
        <w:spacing w:after="240" w:line="240" w:lineRule="auto"/>
        <w:textAlignment w:val="baseline"/>
        <w:rPr>
          <w:rFonts w:ascii="Arial" w:eastAsia="Times New Roman" w:hAnsi="Arial" w:cs="Arial"/>
          <w:color w:val="242729"/>
          <w:sz w:val="23"/>
          <w:szCs w:val="23"/>
          <w:lang w:eastAsia="en-IN"/>
        </w:rPr>
      </w:pPr>
      <w:r w:rsidRPr="0009444E">
        <w:rPr>
          <w:rFonts w:ascii="Arial" w:eastAsia="Times New Roman" w:hAnsi="Arial" w:cs="Arial"/>
          <w:color w:val="242729"/>
          <w:sz w:val="23"/>
          <w:szCs w:val="23"/>
          <w:lang w:eastAsia="en-IN"/>
        </w:rPr>
        <w:t>Defines how transactions relate to each other. Common options:</w:t>
      </w:r>
    </w:p>
    <w:p w:rsidR="0009444E" w:rsidRPr="0009444E" w:rsidRDefault="0009444E" w:rsidP="0013606E">
      <w:pPr>
        <w:numPr>
          <w:ilvl w:val="0"/>
          <w:numId w:val="83"/>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09444E">
        <w:rPr>
          <w:rFonts w:ascii="Consolas" w:eastAsia="Times New Roman" w:hAnsi="Consolas" w:cs="Courier New"/>
          <w:color w:val="242729"/>
          <w:sz w:val="20"/>
          <w:szCs w:val="20"/>
          <w:bdr w:val="none" w:sz="0" w:space="0" w:color="auto" w:frame="1"/>
          <w:lang w:eastAsia="en-IN"/>
        </w:rPr>
        <w:t>Required</w:t>
      </w:r>
      <w:r w:rsidRPr="0009444E">
        <w:rPr>
          <w:rFonts w:ascii="inherit" w:eastAsia="Times New Roman" w:hAnsi="inherit" w:cs="Arial"/>
          <w:color w:val="242729"/>
          <w:sz w:val="23"/>
          <w:szCs w:val="23"/>
          <w:lang w:eastAsia="en-IN"/>
        </w:rPr>
        <w:t>: Code will always run in a transaction. Creates a new transaction or reuses one if available.</w:t>
      </w:r>
    </w:p>
    <w:p w:rsidR="0009444E" w:rsidRPr="0009444E" w:rsidRDefault="0009444E" w:rsidP="0013606E">
      <w:pPr>
        <w:numPr>
          <w:ilvl w:val="0"/>
          <w:numId w:val="83"/>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09444E">
        <w:rPr>
          <w:rFonts w:ascii="Consolas" w:eastAsia="Times New Roman" w:hAnsi="Consolas" w:cs="Courier New"/>
          <w:color w:val="242729"/>
          <w:sz w:val="20"/>
          <w:szCs w:val="20"/>
          <w:bdr w:val="none" w:sz="0" w:space="0" w:color="auto" w:frame="1"/>
          <w:lang w:eastAsia="en-IN"/>
        </w:rPr>
        <w:t>Requires_new</w:t>
      </w:r>
      <w:r w:rsidRPr="0009444E">
        <w:rPr>
          <w:rFonts w:ascii="inherit" w:eastAsia="Times New Roman" w:hAnsi="inherit" w:cs="Arial"/>
          <w:color w:val="242729"/>
          <w:sz w:val="23"/>
          <w:szCs w:val="23"/>
          <w:lang w:eastAsia="en-IN"/>
        </w:rPr>
        <w:t>: Code will always run in a new transaction. Suspends the current transaction if one exists.</w:t>
      </w:r>
    </w:p>
    <w:p w:rsidR="0009444E" w:rsidRPr="0009444E" w:rsidRDefault="0009444E" w:rsidP="0009444E">
      <w:pPr>
        <w:shd w:val="clear" w:color="auto" w:fill="FFFFFF"/>
        <w:spacing w:after="0" w:line="240" w:lineRule="auto"/>
        <w:textAlignment w:val="baseline"/>
        <w:rPr>
          <w:rFonts w:ascii="Arial" w:eastAsia="Times New Roman" w:hAnsi="Arial" w:cs="Arial"/>
          <w:color w:val="242729"/>
          <w:sz w:val="23"/>
          <w:szCs w:val="23"/>
          <w:lang w:eastAsia="en-IN"/>
        </w:rPr>
      </w:pPr>
      <w:hyperlink r:id="rId159" w:history="1">
        <w:r w:rsidRPr="0009444E">
          <w:rPr>
            <w:rFonts w:ascii="inherit" w:eastAsia="Times New Roman" w:hAnsi="inherit" w:cs="Arial"/>
            <w:b/>
            <w:bCs/>
            <w:color w:val="0064BD"/>
            <w:sz w:val="23"/>
            <w:szCs w:val="23"/>
            <w:u w:val="single"/>
            <w:bdr w:val="none" w:sz="0" w:space="0" w:color="auto" w:frame="1"/>
            <w:lang w:eastAsia="en-IN"/>
          </w:rPr>
          <w:t>Isolation</w:t>
        </w:r>
      </w:hyperlink>
    </w:p>
    <w:p w:rsidR="0009444E" w:rsidRPr="0009444E" w:rsidRDefault="0009444E" w:rsidP="0009444E">
      <w:pPr>
        <w:shd w:val="clear" w:color="auto" w:fill="FFFFFF"/>
        <w:spacing w:after="240" w:line="240" w:lineRule="auto"/>
        <w:textAlignment w:val="baseline"/>
        <w:rPr>
          <w:rFonts w:ascii="Arial" w:eastAsia="Times New Roman" w:hAnsi="Arial" w:cs="Arial"/>
          <w:color w:val="242729"/>
          <w:sz w:val="23"/>
          <w:szCs w:val="23"/>
          <w:lang w:eastAsia="en-IN"/>
        </w:rPr>
      </w:pPr>
      <w:r w:rsidRPr="0009444E">
        <w:rPr>
          <w:rFonts w:ascii="Arial" w:eastAsia="Times New Roman" w:hAnsi="Arial" w:cs="Arial"/>
          <w:color w:val="242729"/>
          <w:sz w:val="23"/>
          <w:szCs w:val="23"/>
          <w:lang w:eastAsia="en-IN"/>
        </w:rPr>
        <w:t>Defines the data contract between transactions.</w:t>
      </w:r>
    </w:p>
    <w:p w:rsidR="0009444E" w:rsidRPr="0009444E" w:rsidRDefault="0009444E" w:rsidP="0013606E">
      <w:pPr>
        <w:numPr>
          <w:ilvl w:val="0"/>
          <w:numId w:val="8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09444E">
        <w:rPr>
          <w:rFonts w:ascii="Consolas" w:eastAsia="Times New Roman" w:hAnsi="Consolas" w:cs="Courier New"/>
          <w:color w:val="242729"/>
          <w:sz w:val="20"/>
          <w:szCs w:val="20"/>
          <w:bdr w:val="none" w:sz="0" w:space="0" w:color="auto" w:frame="1"/>
          <w:lang w:eastAsia="en-IN"/>
        </w:rPr>
        <w:t>Read Uncommitted</w:t>
      </w:r>
      <w:r w:rsidRPr="0009444E">
        <w:rPr>
          <w:rFonts w:ascii="inherit" w:eastAsia="Times New Roman" w:hAnsi="inherit" w:cs="Arial"/>
          <w:color w:val="242729"/>
          <w:sz w:val="23"/>
          <w:szCs w:val="23"/>
          <w:lang w:eastAsia="en-IN"/>
        </w:rPr>
        <w:t>: Allows dirty reads.</w:t>
      </w:r>
    </w:p>
    <w:p w:rsidR="0009444E" w:rsidRPr="0009444E" w:rsidRDefault="0009444E" w:rsidP="0013606E">
      <w:pPr>
        <w:numPr>
          <w:ilvl w:val="0"/>
          <w:numId w:val="8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09444E">
        <w:rPr>
          <w:rFonts w:ascii="Consolas" w:eastAsia="Times New Roman" w:hAnsi="Consolas" w:cs="Courier New"/>
          <w:color w:val="242729"/>
          <w:sz w:val="20"/>
          <w:szCs w:val="20"/>
          <w:bdr w:val="none" w:sz="0" w:space="0" w:color="auto" w:frame="1"/>
          <w:lang w:eastAsia="en-IN"/>
        </w:rPr>
        <w:t>Read Committed</w:t>
      </w:r>
      <w:r w:rsidRPr="0009444E">
        <w:rPr>
          <w:rFonts w:ascii="inherit" w:eastAsia="Times New Roman" w:hAnsi="inherit" w:cs="Arial"/>
          <w:color w:val="242729"/>
          <w:sz w:val="23"/>
          <w:szCs w:val="23"/>
          <w:lang w:eastAsia="en-IN"/>
        </w:rPr>
        <w:t>: Does not allow dirty reads.</w:t>
      </w:r>
    </w:p>
    <w:p w:rsidR="0009444E" w:rsidRPr="0009444E" w:rsidRDefault="0009444E" w:rsidP="0013606E">
      <w:pPr>
        <w:numPr>
          <w:ilvl w:val="0"/>
          <w:numId w:val="8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09444E">
        <w:rPr>
          <w:rFonts w:ascii="Consolas" w:eastAsia="Times New Roman" w:hAnsi="Consolas" w:cs="Courier New"/>
          <w:color w:val="242729"/>
          <w:sz w:val="20"/>
          <w:szCs w:val="20"/>
          <w:bdr w:val="none" w:sz="0" w:space="0" w:color="auto" w:frame="1"/>
          <w:lang w:eastAsia="en-IN"/>
        </w:rPr>
        <w:t>Repeatable Read</w:t>
      </w:r>
      <w:r w:rsidRPr="0009444E">
        <w:rPr>
          <w:rFonts w:ascii="inherit" w:eastAsia="Times New Roman" w:hAnsi="inherit" w:cs="Arial"/>
          <w:color w:val="242729"/>
          <w:sz w:val="23"/>
          <w:szCs w:val="23"/>
          <w:lang w:eastAsia="en-IN"/>
        </w:rPr>
        <w:t>: If a row is read twice in the same transaction, the result will always be the same.</w:t>
      </w:r>
    </w:p>
    <w:p w:rsidR="0009444E" w:rsidRPr="0009444E" w:rsidRDefault="0009444E" w:rsidP="0013606E">
      <w:pPr>
        <w:numPr>
          <w:ilvl w:val="0"/>
          <w:numId w:val="8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09444E">
        <w:rPr>
          <w:rFonts w:ascii="Consolas" w:eastAsia="Times New Roman" w:hAnsi="Consolas" w:cs="Courier New"/>
          <w:color w:val="242729"/>
          <w:sz w:val="20"/>
          <w:szCs w:val="20"/>
          <w:bdr w:val="none" w:sz="0" w:space="0" w:color="auto" w:frame="1"/>
          <w:lang w:eastAsia="en-IN"/>
        </w:rPr>
        <w:t>Serializable</w:t>
      </w:r>
      <w:r w:rsidRPr="0009444E">
        <w:rPr>
          <w:rFonts w:ascii="inherit" w:eastAsia="Times New Roman" w:hAnsi="inherit" w:cs="Arial"/>
          <w:color w:val="242729"/>
          <w:sz w:val="23"/>
          <w:szCs w:val="23"/>
          <w:lang w:eastAsia="en-IN"/>
        </w:rPr>
        <w:t>: Performs all transactions in a sequence.</w:t>
      </w:r>
    </w:p>
    <w:p w:rsidR="0009444E" w:rsidRPr="0009444E" w:rsidRDefault="0009444E" w:rsidP="0009444E">
      <w:pPr>
        <w:shd w:val="clear" w:color="auto" w:fill="FFFFFF"/>
        <w:spacing w:after="0" w:line="240" w:lineRule="auto"/>
        <w:textAlignment w:val="baseline"/>
        <w:rPr>
          <w:rFonts w:ascii="Arial" w:eastAsia="Times New Roman" w:hAnsi="Arial" w:cs="Arial"/>
          <w:color w:val="242729"/>
          <w:sz w:val="23"/>
          <w:szCs w:val="23"/>
          <w:lang w:eastAsia="en-IN"/>
        </w:rPr>
      </w:pPr>
      <w:r w:rsidRPr="0009444E">
        <w:rPr>
          <w:rFonts w:ascii="Arial" w:eastAsia="Times New Roman" w:hAnsi="Arial" w:cs="Arial"/>
          <w:color w:val="242729"/>
          <w:sz w:val="23"/>
          <w:szCs w:val="23"/>
          <w:lang w:eastAsia="en-IN"/>
        </w:rPr>
        <w:t>The different levels have different performance characteristics in a multi-threaded application. I think if you understand the </w:t>
      </w:r>
      <w:r w:rsidRPr="0009444E">
        <w:rPr>
          <w:rFonts w:ascii="Consolas" w:eastAsia="Times New Roman" w:hAnsi="Consolas" w:cs="Courier New"/>
          <w:color w:val="242729"/>
          <w:sz w:val="20"/>
          <w:szCs w:val="20"/>
          <w:bdr w:val="none" w:sz="0" w:space="0" w:color="auto" w:frame="1"/>
          <w:lang w:eastAsia="en-IN"/>
        </w:rPr>
        <w:t>dirty reads</w:t>
      </w:r>
      <w:r w:rsidRPr="0009444E">
        <w:rPr>
          <w:rFonts w:ascii="Arial" w:eastAsia="Times New Roman" w:hAnsi="Arial" w:cs="Arial"/>
          <w:color w:val="242729"/>
          <w:sz w:val="23"/>
          <w:szCs w:val="23"/>
          <w:lang w:eastAsia="en-IN"/>
        </w:rPr>
        <w:t> concept you will be able to select a good option.</w:t>
      </w:r>
    </w:p>
    <w:p w:rsidR="0009444E" w:rsidRDefault="0009444E" w:rsidP="0009444E">
      <w:pPr>
        <w:pStyle w:val="HTMLPreformatted"/>
        <w:textAlignment w:val="baseline"/>
        <w:rPr>
          <w:rStyle w:val="pln"/>
          <w:rFonts w:ascii="inherit" w:hAnsi="inherit"/>
          <w:color w:val="303336"/>
          <w:bdr w:val="none" w:sz="0" w:space="0" w:color="auto" w:frame="1"/>
        </w:rPr>
      </w:pPr>
      <w:r>
        <w:rPr>
          <w:rFonts w:ascii="inherit" w:hAnsi="inherit"/>
          <w:color w:val="303336"/>
          <w:bdr w:val="none" w:sz="0" w:space="0" w:color="auto" w:frame="1"/>
        </w:rPr>
        <w:lastRenderedPageBreak/>
        <w:br/>
      </w:r>
    </w:p>
    <w:p w:rsidR="0009444E" w:rsidRDefault="0009444E" w:rsidP="0009444E">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w:t>
      </w:r>
      <w:r>
        <w:rPr>
          <w:rStyle w:val="lit"/>
          <w:rFonts w:ascii="inherit" w:hAnsi="inherit"/>
          <w:color w:val="7D2727"/>
          <w:bdr w:val="none" w:sz="0" w:space="0" w:color="auto" w:frame="1"/>
        </w:rPr>
        <w:t>@Transactional</w:t>
      </w:r>
      <w:r>
        <w:rPr>
          <w:rStyle w:val="pun"/>
          <w:rFonts w:ascii="inherit" w:hAnsi="inherit"/>
          <w:color w:val="303336"/>
          <w:bdr w:val="none" w:sz="0" w:space="0" w:color="auto" w:frame="1"/>
        </w:rPr>
        <w:t>(</w:t>
      </w:r>
      <w:r>
        <w:rPr>
          <w:rStyle w:val="pln"/>
          <w:rFonts w:ascii="inherit" w:hAnsi="inherit"/>
          <w:color w:val="303336"/>
          <w:bdr w:val="none" w:sz="0" w:space="0" w:color="auto" w:frame="1"/>
        </w:rPr>
        <w:t>propagation</w:t>
      </w:r>
      <w:r>
        <w:rPr>
          <w:rStyle w:val="pun"/>
          <w:rFonts w:ascii="inherit" w:hAnsi="inherit"/>
          <w:color w:val="303336"/>
          <w:bdr w:val="none" w:sz="0" w:space="0" w:color="auto" w:frame="1"/>
        </w:rPr>
        <w:t>=</w:t>
      </w:r>
      <w:r>
        <w:rPr>
          <w:rStyle w:val="typ"/>
          <w:rFonts w:ascii="inherit" w:hAnsi="inherit"/>
          <w:color w:val="2B91AF"/>
          <w:bdr w:val="none" w:sz="0" w:space="0" w:color="auto" w:frame="1"/>
        </w:rPr>
        <w:t>Propagation</w:t>
      </w:r>
      <w:r>
        <w:rPr>
          <w:rStyle w:val="pun"/>
          <w:rFonts w:ascii="inherit" w:hAnsi="inherit"/>
          <w:color w:val="303336"/>
          <w:bdr w:val="none" w:sz="0" w:space="0" w:color="auto" w:frame="1"/>
        </w:rPr>
        <w:t>.</w:t>
      </w:r>
      <w:r>
        <w:rPr>
          <w:rStyle w:val="pln"/>
          <w:rFonts w:ascii="inherit" w:hAnsi="inherit"/>
          <w:color w:val="303336"/>
          <w:bdr w:val="none" w:sz="0" w:space="0" w:color="auto" w:frame="1"/>
        </w:rPr>
        <w:t>REQUIRES_NEW</w:t>
      </w:r>
      <w:r>
        <w:rPr>
          <w:rStyle w:val="pun"/>
          <w:rFonts w:ascii="inherit" w:hAnsi="inherit"/>
          <w:color w:val="303336"/>
          <w:bdr w:val="none" w:sz="0" w:space="0" w:color="auto" w:frame="1"/>
        </w:rPr>
        <w:t>)</w:t>
      </w:r>
    </w:p>
    <w:p w:rsidR="0009444E" w:rsidRDefault="0009444E" w:rsidP="0009444E">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public</w:t>
      </w: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void</w:t>
      </w:r>
      <w:r>
        <w:rPr>
          <w:rStyle w:val="pln"/>
          <w:rFonts w:ascii="inherit" w:hAnsi="inherit"/>
          <w:color w:val="303336"/>
          <w:bdr w:val="none" w:sz="0" w:space="0" w:color="auto" w:frame="1"/>
        </w:rPr>
        <w:t xml:space="preserve"> provideService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p>
    <w:p w:rsidR="0009444E" w:rsidRDefault="0009444E" w:rsidP="0009444E">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repo1</w:t>
      </w:r>
      <w:r>
        <w:rPr>
          <w:rStyle w:val="pun"/>
          <w:rFonts w:ascii="inherit" w:hAnsi="inherit"/>
          <w:color w:val="303336"/>
          <w:bdr w:val="none" w:sz="0" w:space="0" w:color="auto" w:frame="1"/>
        </w:rPr>
        <w:t>.</w:t>
      </w:r>
      <w:r>
        <w:rPr>
          <w:rStyle w:val="pln"/>
          <w:rFonts w:ascii="inherit" w:hAnsi="inherit"/>
          <w:color w:val="303336"/>
          <w:bdr w:val="none" w:sz="0" w:space="0" w:color="auto" w:frame="1"/>
        </w:rPr>
        <w:t>retrieveFoo</w:t>
      </w:r>
      <w:r>
        <w:rPr>
          <w:rStyle w:val="pun"/>
          <w:rFonts w:ascii="inherit" w:hAnsi="inherit"/>
          <w:color w:val="303336"/>
          <w:bdr w:val="none" w:sz="0" w:space="0" w:color="auto" w:frame="1"/>
        </w:rPr>
        <w:t>();</w:t>
      </w:r>
    </w:p>
    <w:p w:rsidR="0009444E" w:rsidRDefault="0009444E" w:rsidP="0009444E">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repo2</w:t>
      </w:r>
      <w:r>
        <w:rPr>
          <w:rStyle w:val="pun"/>
          <w:rFonts w:ascii="inherit" w:hAnsi="inherit"/>
          <w:color w:val="303336"/>
          <w:bdr w:val="none" w:sz="0" w:space="0" w:color="auto" w:frame="1"/>
        </w:rPr>
        <w:t>.</w:t>
      </w:r>
      <w:r>
        <w:rPr>
          <w:rStyle w:val="pln"/>
          <w:rFonts w:ascii="inherit" w:hAnsi="inherit"/>
          <w:color w:val="303336"/>
          <w:bdr w:val="none" w:sz="0" w:space="0" w:color="auto" w:frame="1"/>
        </w:rPr>
        <w:t>retrieveFoo</w:t>
      </w:r>
      <w:r>
        <w:rPr>
          <w:rStyle w:val="pun"/>
          <w:rFonts w:ascii="inherit" w:hAnsi="inherit"/>
          <w:color w:val="303336"/>
          <w:bdr w:val="none" w:sz="0" w:space="0" w:color="auto" w:frame="1"/>
        </w:rPr>
        <w:t>();</w:t>
      </w:r>
    </w:p>
    <w:p w:rsidR="0009444E" w:rsidRDefault="0009444E" w:rsidP="0009444E">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p>
    <w:p w:rsidR="0009444E" w:rsidRDefault="0009444E" w:rsidP="0009444E">
      <w:pPr>
        <w:pStyle w:val="HTMLPreformatted"/>
        <w:textAlignment w:val="baseline"/>
        <w:rPr>
          <w:rFonts w:ascii="Consolas" w:hAnsi="Consolas"/>
          <w:color w:val="393318"/>
        </w:rPr>
      </w:pPr>
      <w:r>
        <w:rPr>
          <w:rStyle w:val="pun"/>
          <w:rFonts w:ascii="inherit" w:hAnsi="inherit"/>
          <w:color w:val="303336"/>
          <w:bdr w:val="none" w:sz="0" w:space="0" w:color="auto" w:frame="1"/>
        </w:rPr>
        <w:t>}</w:t>
      </w:r>
    </w:p>
    <w:p w:rsidR="00635EA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51.What is JMS?How does it works?</w:t>
      </w:r>
    </w:p>
    <w:p w:rsidR="00635EA2" w:rsidRDefault="00635EA2"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Java Message Service (</w:t>
      </w:r>
      <w:r>
        <w:rPr>
          <w:rFonts w:ascii="Arial" w:hAnsi="Arial" w:cs="Arial"/>
          <w:b/>
          <w:bCs/>
          <w:color w:val="222222"/>
          <w:shd w:val="clear" w:color="auto" w:fill="FFFFFF"/>
        </w:rPr>
        <w:t>JMS</w:t>
      </w:r>
      <w:r>
        <w:rPr>
          <w:rFonts w:ascii="Arial" w:hAnsi="Arial" w:cs="Arial"/>
          <w:color w:val="222222"/>
          <w:shd w:val="clear" w:color="auto" w:fill="FFFFFF"/>
        </w:rPr>
        <w:t>) is an application program interface (API) from Sun Microsystems that supports the formal communication known as messaging between computers in a network. Sun's </w:t>
      </w:r>
      <w:r>
        <w:rPr>
          <w:rFonts w:ascii="Arial" w:hAnsi="Arial" w:cs="Arial"/>
          <w:b/>
          <w:bCs/>
          <w:color w:val="222222"/>
          <w:shd w:val="clear" w:color="auto" w:fill="FFFFFF"/>
        </w:rPr>
        <w:t>JMS</w:t>
      </w:r>
      <w:r>
        <w:rPr>
          <w:rFonts w:ascii="Arial" w:hAnsi="Arial" w:cs="Arial"/>
          <w:color w:val="222222"/>
          <w:shd w:val="clear" w:color="auto" w:fill="FFFFFF"/>
        </w:rPr>
        <w:t> provides a common interface to standard messaging protocols and also to special messaging services in support of Java programs.</w:t>
      </w:r>
    </w:p>
    <w:p w:rsidR="00635EA2" w:rsidRDefault="00635EA2"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Pr>
          <w:noProof/>
        </w:rPr>
        <w:drawing>
          <wp:inline distT="0" distB="0" distL="0" distR="0">
            <wp:extent cx="4286250" cy="3457575"/>
            <wp:effectExtent l="0" t="0" r="0" b="9525"/>
            <wp:docPr id="34" name="Picture 34" descr="jms_basics_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jms_basics_arc"/>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286250" cy="3457575"/>
                    </a:xfrm>
                    <a:prstGeom prst="rect">
                      <a:avLst/>
                    </a:prstGeom>
                    <a:noFill/>
                    <a:ln>
                      <a:noFill/>
                    </a:ln>
                  </pic:spPr>
                </pic:pic>
              </a:graphicData>
            </a:graphic>
          </wp:inline>
        </w:drawing>
      </w:r>
      <w:r w:rsidR="002E3E77" w:rsidRPr="00094CB6">
        <w:rPr>
          <w:rFonts w:asciiTheme="minorHAnsi" w:hAnsiTheme="minorHAnsi" w:cstheme="minorHAnsi"/>
          <w:color w:val="FF0000"/>
          <w:sz w:val="28"/>
          <w:szCs w:val="28"/>
        </w:rPr>
        <w:br/>
        <w:t>52.MVC flow and Architecture with Spring bean Configuration and Annotations also?How to implement</w:t>
      </w:r>
      <w:r w:rsidR="002E3E77" w:rsidRPr="00094CB6">
        <w:rPr>
          <w:rFonts w:asciiTheme="minorHAnsi" w:hAnsiTheme="minorHAnsi" w:cstheme="minorHAnsi"/>
          <w:color w:val="FF0000"/>
          <w:sz w:val="28"/>
          <w:szCs w:val="28"/>
        </w:rPr>
        <w:br/>
        <w:t>53. Spring Security architecture and what are components are there and How to implement it?</w:t>
      </w:r>
    </w:p>
    <w:p w:rsidR="00635EA2" w:rsidRDefault="00635EA2" w:rsidP="00635EA2">
      <w:pPr>
        <w:pStyle w:val="Heading2"/>
        <w:shd w:val="clear" w:color="auto" w:fill="FFFFFF"/>
        <w:spacing w:before="144" w:after="144"/>
        <w:textAlignment w:val="baseline"/>
        <w:rPr>
          <w:rFonts w:ascii="Arial" w:hAnsi="Arial" w:cs="Arial"/>
          <w:color w:val="800000"/>
        </w:rPr>
      </w:pPr>
      <w:r>
        <w:rPr>
          <w:rFonts w:ascii="Arial" w:hAnsi="Arial" w:cs="Arial"/>
          <w:color w:val="800000"/>
        </w:rPr>
        <w:lastRenderedPageBreak/>
        <w:t>Spring security architecture diagram</w:t>
      </w:r>
    </w:p>
    <w:p w:rsidR="00635EA2" w:rsidRDefault="00635EA2" w:rsidP="00635EA2">
      <w:pPr>
        <w:pStyle w:val="NormalWeb"/>
        <w:shd w:val="clear" w:color="auto" w:fill="FFFFFF"/>
        <w:spacing w:before="0" w:beforeAutospacing="0" w:after="168" w:afterAutospacing="0"/>
        <w:textAlignment w:val="baseline"/>
        <w:rPr>
          <w:rFonts w:ascii="Arial" w:hAnsi="Arial" w:cs="Arial"/>
          <w:color w:val="222222"/>
        </w:rPr>
      </w:pPr>
      <w:r>
        <w:rPr>
          <w:rFonts w:ascii="Arial" w:hAnsi="Arial" w:cs="Arial"/>
          <w:noProof/>
          <w:color w:val="222222"/>
        </w:rPr>
        <w:drawing>
          <wp:inline distT="0" distB="0" distL="0" distR="0">
            <wp:extent cx="8153400" cy="4067175"/>
            <wp:effectExtent l="0" t="0" r="0" b="9525"/>
            <wp:docPr id="35" name="Picture 35" descr="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pring security"/>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153400" cy="4067175"/>
                    </a:xfrm>
                    <a:prstGeom prst="rect">
                      <a:avLst/>
                    </a:prstGeom>
                    <a:noFill/>
                    <a:ln>
                      <a:noFill/>
                    </a:ln>
                  </pic:spPr>
                </pic:pic>
              </a:graphicData>
            </a:graphic>
          </wp:inline>
        </w:drawing>
      </w:r>
      <w:r>
        <w:rPr>
          <w:rFonts w:ascii="Arial" w:hAnsi="Arial" w:cs="Arial"/>
          <w:color w:val="222222"/>
        </w:rPr>
        <w:br/>
        <w:t> </w:t>
      </w:r>
    </w:p>
    <w:p w:rsidR="00635EA2" w:rsidRDefault="00635EA2" w:rsidP="00635EA2">
      <w:pPr>
        <w:pStyle w:val="Heading2"/>
        <w:shd w:val="clear" w:color="auto" w:fill="FFFFFF"/>
        <w:spacing w:before="144" w:after="144"/>
        <w:textAlignment w:val="baseline"/>
        <w:rPr>
          <w:rFonts w:ascii="Arial" w:hAnsi="Arial" w:cs="Arial"/>
          <w:color w:val="800000"/>
        </w:rPr>
      </w:pPr>
      <w:r>
        <w:rPr>
          <w:rFonts w:ascii="Arial" w:hAnsi="Arial" w:cs="Arial"/>
          <w:color w:val="800000"/>
        </w:rPr>
        <w:t>Spring Security Authentication</w:t>
      </w:r>
    </w:p>
    <w:p w:rsidR="00635EA2" w:rsidRDefault="00635EA2" w:rsidP="00635EA2">
      <w:pPr>
        <w:pStyle w:val="NormalWeb"/>
        <w:shd w:val="clear" w:color="auto" w:fill="FFFFFF"/>
        <w:spacing w:before="0" w:beforeAutospacing="0" w:after="168" w:afterAutospacing="0"/>
        <w:textAlignment w:val="baseline"/>
        <w:rPr>
          <w:rFonts w:ascii="Arial" w:hAnsi="Arial" w:cs="Arial"/>
          <w:color w:val="222222"/>
        </w:rPr>
      </w:pPr>
      <w:r>
        <w:rPr>
          <w:rFonts w:ascii="Arial" w:hAnsi="Arial" w:cs="Arial"/>
          <w:color w:val="222222"/>
        </w:rPr>
        <w:t>Spring security provides AuthenticationManager interface for authentication process. It has only one method.</w:t>
      </w:r>
    </w:p>
    <w:tbl>
      <w:tblPr>
        <w:tblW w:w="12495" w:type="dxa"/>
        <w:tblCellSpacing w:w="15" w:type="dxa"/>
        <w:tblCellMar>
          <w:top w:w="15" w:type="dxa"/>
          <w:left w:w="15" w:type="dxa"/>
          <w:bottom w:w="15" w:type="dxa"/>
          <w:right w:w="15" w:type="dxa"/>
        </w:tblCellMar>
        <w:tblLook w:val="04A0" w:firstRow="1" w:lastRow="0" w:firstColumn="1" w:lastColumn="0" w:noHBand="0" w:noVBand="1"/>
      </w:tblPr>
      <w:tblGrid>
        <w:gridCol w:w="12495"/>
      </w:tblGrid>
      <w:tr w:rsidR="00635EA2" w:rsidTr="00635EA2">
        <w:trPr>
          <w:tblCellSpacing w:w="15" w:type="dxa"/>
        </w:trPr>
        <w:tc>
          <w:tcPr>
            <w:tcW w:w="12495" w:type="dxa"/>
            <w:shd w:val="clear" w:color="auto" w:fill="EEEEEE"/>
            <w:tcMar>
              <w:top w:w="0" w:type="dxa"/>
              <w:left w:w="0" w:type="dxa"/>
              <w:bottom w:w="0" w:type="dxa"/>
              <w:right w:w="0" w:type="dxa"/>
            </w:tcMar>
            <w:vAlign w:val="bottom"/>
            <w:hideMark/>
          </w:tcPr>
          <w:p w:rsidR="00635EA2" w:rsidRDefault="00635EA2">
            <w:pPr>
              <w:pStyle w:val="HTMLPreformatted"/>
              <w:textAlignment w:val="baseline"/>
              <w:rPr>
                <w:color w:val="000080"/>
              </w:rPr>
            </w:pPr>
            <w:r>
              <w:rPr>
                <w:rFonts w:ascii="inherit" w:hAnsi="inherit"/>
                <w:b/>
                <w:bCs/>
                <w:color w:val="000000"/>
                <w:sz w:val="24"/>
                <w:szCs w:val="24"/>
                <w:bdr w:val="none" w:sz="0" w:space="0" w:color="auto" w:frame="1"/>
              </w:rPr>
              <w:t>public</w:t>
            </w:r>
            <w:r>
              <w:rPr>
                <w:color w:val="000080"/>
              </w:rPr>
              <w:t xml:space="preserve"> </w:t>
            </w:r>
            <w:r>
              <w:rPr>
                <w:rFonts w:ascii="inherit" w:hAnsi="inherit"/>
                <w:b/>
                <w:bCs/>
                <w:color w:val="000000"/>
                <w:sz w:val="24"/>
                <w:szCs w:val="24"/>
                <w:bdr w:val="none" w:sz="0" w:space="0" w:color="auto" w:frame="1"/>
              </w:rPr>
              <w:t>interface</w:t>
            </w:r>
            <w:r>
              <w:rPr>
                <w:color w:val="000080"/>
              </w:rPr>
              <w:t xml:space="preserve"> AuthenticationManager </w:t>
            </w:r>
            <w:r>
              <w:rPr>
                <w:rFonts w:ascii="inherit" w:hAnsi="inherit"/>
                <w:color w:val="009900"/>
                <w:sz w:val="24"/>
                <w:szCs w:val="24"/>
                <w:bdr w:val="none" w:sz="0" w:space="0" w:color="auto" w:frame="1"/>
              </w:rPr>
              <w:t>{</w:t>
            </w:r>
          </w:p>
          <w:p w:rsidR="00635EA2" w:rsidRDefault="00635EA2">
            <w:pPr>
              <w:pStyle w:val="HTMLPreformatted"/>
              <w:textAlignment w:val="baseline"/>
              <w:rPr>
                <w:color w:val="000080"/>
              </w:rPr>
            </w:pPr>
            <w:r>
              <w:rPr>
                <w:color w:val="000080"/>
              </w:rPr>
              <w:t xml:space="preserve">  Authentication authenticate</w:t>
            </w:r>
            <w:r>
              <w:rPr>
                <w:rFonts w:ascii="inherit" w:hAnsi="inherit"/>
                <w:color w:val="009900"/>
                <w:sz w:val="24"/>
                <w:szCs w:val="24"/>
                <w:bdr w:val="none" w:sz="0" w:space="0" w:color="auto" w:frame="1"/>
              </w:rPr>
              <w:t>(</w:t>
            </w:r>
            <w:r>
              <w:rPr>
                <w:color w:val="000080"/>
              </w:rPr>
              <w:t>Authentication authentication</w:t>
            </w:r>
            <w:r>
              <w:rPr>
                <w:rFonts w:ascii="inherit" w:hAnsi="inherit"/>
                <w:color w:val="009900"/>
                <w:sz w:val="24"/>
                <w:szCs w:val="24"/>
                <w:bdr w:val="none" w:sz="0" w:space="0" w:color="auto" w:frame="1"/>
              </w:rPr>
              <w:t>)</w:t>
            </w:r>
            <w:r>
              <w:rPr>
                <w:color w:val="000080"/>
              </w:rPr>
              <w:t xml:space="preserve"> </w:t>
            </w:r>
            <w:r>
              <w:rPr>
                <w:rFonts w:ascii="inherit" w:hAnsi="inherit"/>
                <w:b/>
                <w:bCs/>
                <w:color w:val="000000"/>
                <w:sz w:val="24"/>
                <w:szCs w:val="24"/>
                <w:bdr w:val="none" w:sz="0" w:space="0" w:color="auto" w:frame="1"/>
              </w:rPr>
              <w:t>throws</w:t>
            </w:r>
            <w:r>
              <w:rPr>
                <w:color w:val="000080"/>
              </w:rPr>
              <w:t xml:space="preserve"> </w:t>
            </w:r>
            <w:r>
              <w:rPr>
                <w:rFonts w:ascii="inherit" w:hAnsi="inherit"/>
                <w:color w:val="003399"/>
                <w:sz w:val="24"/>
                <w:szCs w:val="24"/>
                <w:bdr w:val="none" w:sz="0" w:space="0" w:color="auto" w:frame="1"/>
              </w:rPr>
              <w:t>AuthenticationException</w:t>
            </w:r>
            <w:r>
              <w:rPr>
                <w:rFonts w:ascii="inherit" w:hAnsi="inherit"/>
                <w:color w:val="339933"/>
                <w:sz w:val="24"/>
                <w:szCs w:val="24"/>
                <w:bdr w:val="none" w:sz="0" w:space="0" w:color="auto" w:frame="1"/>
              </w:rPr>
              <w:t>;</w:t>
            </w:r>
          </w:p>
          <w:p w:rsidR="00635EA2" w:rsidRDefault="00635EA2">
            <w:pPr>
              <w:pStyle w:val="HTMLPreformatted"/>
              <w:textAlignment w:val="baseline"/>
              <w:rPr>
                <w:color w:val="000080"/>
              </w:rPr>
            </w:pPr>
            <w:r>
              <w:rPr>
                <w:rFonts w:ascii="inherit" w:hAnsi="inherit"/>
                <w:color w:val="009900"/>
                <w:sz w:val="24"/>
                <w:szCs w:val="24"/>
                <w:bdr w:val="none" w:sz="0" w:space="0" w:color="auto" w:frame="1"/>
              </w:rPr>
              <w:t>}</w:t>
            </w:r>
          </w:p>
        </w:tc>
      </w:tr>
    </w:tbl>
    <w:p w:rsidR="00635EA2" w:rsidRDefault="00635EA2" w:rsidP="00635EA2">
      <w:pPr>
        <w:pStyle w:val="NormalWeb"/>
        <w:shd w:val="clear" w:color="auto" w:fill="FFFFFF"/>
        <w:spacing w:before="0" w:beforeAutospacing="0" w:after="168" w:afterAutospacing="0"/>
        <w:textAlignment w:val="baseline"/>
        <w:rPr>
          <w:rFonts w:ascii="Arial" w:hAnsi="Arial" w:cs="Arial"/>
          <w:color w:val="222222"/>
        </w:rPr>
      </w:pPr>
      <w:r>
        <w:rPr>
          <w:rFonts w:ascii="Arial" w:hAnsi="Arial" w:cs="Arial"/>
          <w:color w:val="222222"/>
        </w:rPr>
        <w:t>The authenticate() method can return an Authentication if the input represents a valid principal. Normally it returns authenticated=truefor the above mention case. It will throw an AuthenticationException if the input represents an invalid principal. It will return null if it can’t decide whether the input value is valid or invalid.</w:t>
      </w:r>
    </w:p>
    <w:p w:rsidR="00635EA2" w:rsidRDefault="00635EA2" w:rsidP="00635EA2">
      <w:pPr>
        <w:pStyle w:val="NormalWeb"/>
        <w:shd w:val="clear" w:color="auto" w:fill="FFFFFF"/>
        <w:spacing w:before="0" w:beforeAutospacing="0" w:after="168" w:afterAutospacing="0"/>
        <w:textAlignment w:val="baseline"/>
        <w:rPr>
          <w:rFonts w:ascii="Arial" w:hAnsi="Arial" w:cs="Arial"/>
          <w:color w:val="222222"/>
        </w:rPr>
      </w:pPr>
      <w:r>
        <w:rPr>
          <w:rFonts w:ascii="Arial" w:hAnsi="Arial" w:cs="Arial"/>
          <w:color w:val="222222"/>
        </w:rPr>
        <w:t>The ProviderManager is the most common implementation of AuthenticationManager. It delegates to a chain of AuthenticationProvider objects. It has an optional parent. It can consult to it if all providers return null. AuthenticationException will be thrown if no parent is available.</w:t>
      </w:r>
    </w:p>
    <w:p w:rsidR="00635EA2" w:rsidRDefault="00635EA2" w:rsidP="00635EA2">
      <w:pPr>
        <w:pStyle w:val="NormalWeb"/>
        <w:shd w:val="clear" w:color="auto" w:fill="FFFFFF"/>
        <w:spacing w:before="0" w:beforeAutospacing="0" w:after="168" w:afterAutospacing="0"/>
        <w:textAlignment w:val="baseline"/>
        <w:rPr>
          <w:rFonts w:ascii="Arial" w:hAnsi="Arial" w:cs="Arial"/>
          <w:color w:val="222222"/>
        </w:rPr>
      </w:pPr>
      <w:r>
        <w:rPr>
          <w:rFonts w:ascii="Arial" w:hAnsi="Arial" w:cs="Arial"/>
          <w:color w:val="222222"/>
        </w:rPr>
        <w:t>AuthenticationProvider is like an AuthenticationManager only difference is that it has an extra method. This extra method allow the caller to query if it supports a given Authentication type.</w:t>
      </w:r>
    </w:p>
    <w:tbl>
      <w:tblPr>
        <w:tblW w:w="12495" w:type="dxa"/>
        <w:tblCellSpacing w:w="15" w:type="dxa"/>
        <w:tblCellMar>
          <w:top w:w="15" w:type="dxa"/>
          <w:left w:w="15" w:type="dxa"/>
          <w:bottom w:w="15" w:type="dxa"/>
          <w:right w:w="15" w:type="dxa"/>
        </w:tblCellMar>
        <w:tblLook w:val="04A0" w:firstRow="1" w:lastRow="0" w:firstColumn="1" w:lastColumn="0" w:noHBand="0" w:noVBand="1"/>
      </w:tblPr>
      <w:tblGrid>
        <w:gridCol w:w="12495"/>
      </w:tblGrid>
      <w:tr w:rsidR="00635EA2" w:rsidTr="00635EA2">
        <w:trPr>
          <w:tblCellSpacing w:w="15" w:type="dxa"/>
        </w:trPr>
        <w:tc>
          <w:tcPr>
            <w:tcW w:w="12495" w:type="dxa"/>
            <w:shd w:val="clear" w:color="auto" w:fill="EEEEEE"/>
            <w:tcMar>
              <w:top w:w="0" w:type="dxa"/>
              <w:left w:w="0" w:type="dxa"/>
              <w:bottom w:w="0" w:type="dxa"/>
              <w:right w:w="0" w:type="dxa"/>
            </w:tcMar>
            <w:vAlign w:val="bottom"/>
            <w:hideMark/>
          </w:tcPr>
          <w:p w:rsidR="00635EA2" w:rsidRDefault="00635EA2">
            <w:pPr>
              <w:pStyle w:val="HTMLPreformatted"/>
              <w:textAlignment w:val="baseline"/>
              <w:rPr>
                <w:color w:val="000080"/>
              </w:rPr>
            </w:pPr>
            <w:r>
              <w:rPr>
                <w:rFonts w:ascii="inherit" w:hAnsi="inherit"/>
                <w:b/>
                <w:bCs/>
                <w:color w:val="000000"/>
                <w:sz w:val="24"/>
                <w:szCs w:val="24"/>
                <w:bdr w:val="none" w:sz="0" w:space="0" w:color="auto" w:frame="1"/>
              </w:rPr>
              <w:t>public</w:t>
            </w:r>
            <w:r>
              <w:rPr>
                <w:color w:val="000080"/>
              </w:rPr>
              <w:t xml:space="preserve"> </w:t>
            </w:r>
            <w:r>
              <w:rPr>
                <w:rFonts w:ascii="inherit" w:hAnsi="inherit"/>
                <w:b/>
                <w:bCs/>
                <w:color w:val="000000"/>
                <w:sz w:val="24"/>
                <w:szCs w:val="24"/>
                <w:bdr w:val="none" w:sz="0" w:space="0" w:color="auto" w:frame="1"/>
              </w:rPr>
              <w:t>interface</w:t>
            </w:r>
            <w:r>
              <w:rPr>
                <w:color w:val="000080"/>
              </w:rPr>
              <w:t xml:space="preserve"> AuthenticationProvider </w:t>
            </w:r>
            <w:r>
              <w:rPr>
                <w:rFonts w:ascii="inherit" w:hAnsi="inherit"/>
                <w:color w:val="009900"/>
                <w:sz w:val="24"/>
                <w:szCs w:val="24"/>
                <w:bdr w:val="none" w:sz="0" w:space="0" w:color="auto" w:frame="1"/>
              </w:rPr>
              <w:t>{</w:t>
            </w:r>
          </w:p>
          <w:p w:rsidR="00635EA2" w:rsidRDefault="00635EA2">
            <w:pPr>
              <w:pStyle w:val="HTMLPreformatted"/>
              <w:textAlignment w:val="baseline"/>
              <w:rPr>
                <w:color w:val="000080"/>
              </w:rPr>
            </w:pPr>
            <w:r>
              <w:rPr>
                <w:color w:val="000080"/>
              </w:rPr>
              <w:tab/>
              <w:t>Authentication authenticate</w:t>
            </w:r>
            <w:r>
              <w:rPr>
                <w:rFonts w:ascii="inherit" w:hAnsi="inherit"/>
                <w:color w:val="009900"/>
                <w:sz w:val="24"/>
                <w:szCs w:val="24"/>
                <w:bdr w:val="none" w:sz="0" w:space="0" w:color="auto" w:frame="1"/>
              </w:rPr>
              <w:t>(</w:t>
            </w:r>
            <w:r>
              <w:rPr>
                <w:color w:val="000080"/>
              </w:rPr>
              <w:t>Authentication authentication</w:t>
            </w:r>
            <w:r>
              <w:rPr>
                <w:rFonts w:ascii="inherit" w:hAnsi="inherit"/>
                <w:color w:val="009900"/>
                <w:sz w:val="24"/>
                <w:szCs w:val="24"/>
                <w:bdr w:val="none" w:sz="0" w:space="0" w:color="auto" w:frame="1"/>
              </w:rPr>
              <w:t>)</w:t>
            </w:r>
          </w:p>
          <w:p w:rsidR="00635EA2" w:rsidRDefault="00635EA2">
            <w:pPr>
              <w:pStyle w:val="HTMLPreformatted"/>
              <w:textAlignment w:val="baseline"/>
              <w:rPr>
                <w:color w:val="000080"/>
              </w:rPr>
            </w:pPr>
            <w:r>
              <w:rPr>
                <w:color w:val="000080"/>
              </w:rPr>
              <w:tab/>
            </w:r>
            <w:r>
              <w:rPr>
                <w:color w:val="000080"/>
              </w:rPr>
              <w:tab/>
            </w:r>
            <w:r>
              <w:rPr>
                <w:color w:val="000080"/>
              </w:rPr>
              <w:tab/>
            </w:r>
            <w:r>
              <w:rPr>
                <w:rFonts w:ascii="inherit" w:hAnsi="inherit"/>
                <w:b/>
                <w:bCs/>
                <w:color w:val="000000"/>
                <w:sz w:val="24"/>
                <w:szCs w:val="24"/>
                <w:bdr w:val="none" w:sz="0" w:space="0" w:color="auto" w:frame="1"/>
              </w:rPr>
              <w:t>throws</w:t>
            </w:r>
            <w:r>
              <w:rPr>
                <w:color w:val="000080"/>
              </w:rPr>
              <w:t xml:space="preserve"> </w:t>
            </w:r>
            <w:r>
              <w:rPr>
                <w:rFonts w:ascii="inherit" w:hAnsi="inherit"/>
                <w:color w:val="003399"/>
                <w:sz w:val="24"/>
                <w:szCs w:val="24"/>
                <w:bdr w:val="none" w:sz="0" w:space="0" w:color="auto" w:frame="1"/>
              </w:rPr>
              <w:t>AuthenticationException</w:t>
            </w:r>
            <w:r>
              <w:rPr>
                <w:rFonts w:ascii="inherit" w:hAnsi="inherit"/>
                <w:color w:val="339933"/>
                <w:sz w:val="24"/>
                <w:szCs w:val="24"/>
                <w:bdr w:val="none" w:sz="0" w:space="0" w:color="auto" w:frame="1"/>
              </w:rPr>
              <w:t>;</w:t>
            </w:r>
          </w:p>
          <w:p w:rsidR="00635EA2" w:rsidRDefault="00635EA2">
            <w:pPr>
              <w:pStyle w:val="HTMLPreformatted"/>
              <w:textAlignment w:val="baseline"/>
              <w:rPr>
                <w:color w:val="000080"/>
              </w:rPr>
            </w:pPr>
            <w:r>
              <w:rPr>
                <w:color w:val="000080"/>
              </w:rPr>
              <w:lastRenderedPageBreak/>
              <w:tab/>
            </w:r>
            <w:r>
              <w:rPr>
                <w:rFonts w:ascii="inherit" w:hAnsi="inherit"/>
                <w:b/>
                <w:bCs/>
                <w:color w:val="000066"/>
                <w:sz w:val="24"/>
                <w:szCs w:val="24"/>
                <w:bdr w:val="none" w:sz="0" w:space="0" w:color="auto" w:frame="1"/>
              </w:rPr>
              <w:t>boolean</w:t>
            </w:r>
            <w:r>
              <w:rPr>
                <w:color w:val="000080"/>
              </w:rPr>
              <w:t xml:space="preserve"> supports</w:t>
            </w:r>
            <w:r>
              <w:rPr>
                <w:rFonts w:ascii="inherit" w:hAnsi="inherit"/>
                <w:color w:val="009900"/>
                <w:sz w:val="24"/>
                <w:szCs w:val="24"/>
                <w:bdr w:val="none" w:sz="0" w:space="0" w:color="auto" w:frame="1"/>
              </w:rPr>
              <w:t>(</w:t>
            </w:r>
            <w:r>
              <w:rPr>
                <w:color w:val="000080"/>
              </w:rPr>
              <w:t>Class</w:t>
            </w:r>
            <w:r>
              <w:rPr>
                <w:rFonts w:ascii="inherit" w:hAnsi="inherit"/>
                <w:color w:val="339933"/>
                <w:sz w:val="24"/>
                <w:szCs w:val="24"/>
                <w:bdr w:val="none" w:sz="0" w:space="0" w:color="auto" w:frame="1"/>
              </w:rPr>
              <w:t>&lt;?&gt;</w:t>
            </w:r>
            <w:r>
              <w:rPr>
                <w:color w:val="000080"/>
              </w:rPr>
              <w:t xml:space="preserve"> authentication</w:t>
            </w:r>
            <w:r>
              <w:rPr>
                <w:rFonts w:ascii="inherit" w:hAnsi="inherit"/>
                <w:color w:val="009900"/>
                <w:sz w:val="24"/>
                <w:szCs w:val="24"/>
                <w:bdr w:val="none" w:sz="0" w:space="0" w:color="auto" w:frame="1"/>
              </w:rPr>
              <w:t>)</w:t>
            </w:r>
            <w:r>
              <w:rPr>
                <w:rFonts w:ascii="inherit" w:hAnsi="inherit"/>
                <w:color w:val="339933"/>
                <w:sz w:val="24"/>
                <w:szCs w:val="24"/>
                <w:bdr w:val="none" w:sz="0" w:space="0" w:color="auto" w:frame="1"/>
              </w:rPr>
              <w:t>;</w:t>
            </w:r>
          </w:p>
          <w:p w:rsidR="00635EA2" w:rsidRDefault="00635EA2">
            <w:pPr>
              <w:pStyle w:val="HTMLPreformatted"/>
              <w:textAlignment w:val="baseline"/>
              <w:rPr>
                <w:color w:val="000080"/>
              </w:rPr>
            </w:pPr>
            <w:r>
              <w:rPr>
                <w:rFonts w:ascii="inherit" w:hAnsi="inherit"/>
                <w:color w:val="009900"/>
                <w:sz w:val="24"/>
                <w:szCs w:val="24"/>
                <w:bdr w:val="none" w:sz="0" w:space="0" w:color="auto" w:frame="1"/>
              </w:rPr>
              <w:t>}</w:t>
            </w:r>
          </w:p>
        </w:tc>
      </w:tr>
    </w:tbl>
    <w:p w:rsidR="00635EA2" w:rsidRDefault="00635EA2" w:rsidP="00635EA2">
      <w:pPr>
        <w:pStyle w:val="NormalWeb"/>
        <w:shd w:val="clear" w:color="auto" w:fill="FFFFFF"/>
        <w:spacing w:before="0" w:beforeAutospacing="0" w:after="0" w:afterAutospacing="0"/>
        <w:textAlignment w:val="baseline"/>
        <w:rPr>
          <w:rFonts w:ascii="Arial" w:hAnsi="Arial" w:cs="Arial"/>
          <w:color w:val="222222"/>
        </w:rPr>
      </w:pPr>
      <w:r>
        <w:rPr>
          <w:rStyle w:val="Strong"/>
          <w:rFonts w:ascii="inherit" w:hAnsi="inherit" w:cs="Arial"/>
          <w:color w:val="222222"/>
          <w:bdr w:val="none" w:sz="0" w:space="0" w:color="auto" w:frame="1"/>
        </w:rPr>
        <w:lastRenderedPageBreak/>
        <w:t>Note: In an application we may have logical groups of protected resources. For example all web resources that match a path pattern /app/**. In such situations each group can have its own dedicated AuthenticationManager. These dedicated AuthenticationManager instances can share a common parent which will act like a global resource.</w:t>
      </w:r>
    </w:p>
    <w:p w:rsidR="00635EA2" w:rsidRDefault="00635EA2" w:rsidP="00635EA2">
      <w:pPr>
        <w:pStyle w:val="NormalWeb"/>
        <w:shd w:val="clear" w:color="auto" w:fill="FFFFFF"/>
        <w:spacing w:before="0" w:beforeAutospacing="0" w:after="168" w:afterAutospacing="0"/>
        <w:textAlignment w:val="baseline"/>
        <w:rPr>
          <w:rFonts w:ascii="Arial" w:hAnsi="Arial" w:cs="Arial"/>
          <w:color w:val="222222"/>
        </w:rPr>
      </w:pPr>
      <w:r>
        <w:rPr>
          <w:rFonts w:ascii="Arial" w:hAnsi="Arial" w:cs="Arial"/>
          <w:color w:val="222222"/>
        </w:rPr>
        <w:t>Spring security framework provides the facility to customize the Authentication Managers with the help of AuthenticationManagerBuilder.</w:t>
      </w:r>
    </w:p>
    <w:tbl>
      <w:tblPr>
        <w:tblW w:w="12495" w:type="dxa"/>
        <w:tblCellSpacing w:w="15" w:type="dxa"/>
        <w:tblCellMar>
          <w:top w:w="15" w:type="dxa"/>
          <w:left w:w="15" w:type="dxa"/>
          <w:bottom w:w="15" w:type="dxa"/>
          <w:right w:w="15" w:type="dxa"/>
        </w:tblCellMar>
        <w:tblLook w:val="04A0" w:firstRow="1" w:lastRow="0" w:firstColumn="1" w:lastColumn="0" w:noHBand="0" w:noVBand="1"/>
      </w:tblPr>
      <w:tblGrid>
        <w:gridCol w:w="12495"/>
      </w:tblGrid>
      <w:tr w:rsidR="00635EA2" w:rsidTr="00635EA2">
        <w:trPr>
          <w:tblCellSpacing w:w="15" w:type="dxa"/>
        </w:trPr>
        <w:tc>
          <w:tcPr>
            <w:tcW w:w="12495" w:type="dxa"/>
            <w:shd w:val="clear" w:color="auto" w:fill="EEEEEE"/>
            <w:tcMar>
              <w:top w:w="0" w:type="dxa"/>
              <w:left w:w="0" w:type="dxa"/>
              <w:bottom w:w="0" w:type="dxa"/>
              <w:right w:w="0" w:type="dxa"/>
            </w:tcMar>
            <w:vAlign w:val="bottom"/>
            <w:hideMark/>
          </w:tcPr>
          <w:p w:rsidR="00635EA2" w:rsidRDefault="00635EA2">
            <w:pPr>
              <w:pStyle w:val="HTMLPreformatted"/>
              <w:textAlignment w:val="baseline"/>
              <w:rPr>
                <w:color w:val="000080"/>
              </w:rPr>
            </w:pPr>
            <w:r>
              <w:rPr>
                <w:color w:val="000080"/>
              </w:rPr>
              <w:t>@Configuration</w:t>
            </w:r>
          </w:p>
          <w:p w:rsidR="00635EA2" w:rsidRDefault="00635EA2">
            <w:pPr>
              <w:pStyle w:val="HTMLPreformatted"/>
              <w:textAlignment w:val="baseline"/>
              <w:rPr>
                <w:color w:val="000080"/>
              </w:rPr>
            </w:pPr>
            <w:r>
              <w:rPr>
                <w:rFonts w:ascii="inherit" w:hAnsi="inherit"/>
                <w:b/>
                <w:bCs/>
                <w:color w:val="000000"/>
                <w:sz w:val="24"/>
                <w:szCs w:val="24"/>
                <w:bdr w:val="none" w:sz="0" w:space="0" w:color="auto" w:frame="1"/>
              </w:rPr>
              <w:t>public</w:t>
            </w:r>
            <w:r>
              <w:rPr>
                <w:color w:val="000080"/>
              </w:rPr>
              <w:t xml:space="preserve"> </w:t>
            </w:r>
            <w:r>
              <w:rPr>
                <w:rFonts w:ascii="inherit" w:hAnsi="inherit"/>
                <w:b/>
                <w:bCs/>
                <w:color w:val="000000"/>
                <w:sz w:val="24"/>
                <w:szCs w:val="24"/>
                <w:bdr w:val="none" w:sz="0" w:space="0" w:color="auto" w:frame="1"/>
              </w:rPr>
              <w:t>class</w:t>
            </w:r>
            <w:r>
              <w:rPr>
                <w:color w:val="000080"/>
              </w:rPr>
              <w:t xml:space="preserve"> ApplicationSecurity </w:t>
            </w:r>
            <w:r>
              <w:rPr>
                <w:rFonts w:ascii="inherit" w:hAnsi="inherit"/>
                <w:b/>
                <w:bCs/>
                <w:color w:val="000000"/>
                <w:sz w:val="24"/>
                <w:szCs w:val="24"/>
                <w:bdr w:val="none" w:sz="0" w:space="0" w:color="auto" w:frame="1"/>
              </w:rPr>
              <w:t>extends</w:t>
            </w:r>
            <w:r>
              <w:rPr>
                <w:color w:val="000080"/>
              </w:rPr>
              <w:t xml:space="preserve"> WebSecurityConfigurerAdapter </w:t>
            </w:r>
            <w:r>
              <w:rPr>
                <w:rFonts w:ascii="inherit" w:hAnsi="inherit"/>
                <w:color w:val="009900"/>
                <w:sz w:val="24"/>
                <w:szCs w:val="24"/>
                <w:bdr w:val="none" w:sz="0" w:space="0" w:color="auto" w:frame="1"/>
              </w:rPr>
              <w:t>{</w:t>
            </w:r>
          </w:p>
          <w:p w:rsidR="00635EA2" w:rsidRDefault="00635EA2">
            <w:pPr>
              <w:pStyle w:val="HTMLPreformatted"/>
              <w:textAlignment w:val="baseline"/>
              <w:rPr>
                <w:color w:val="000080"/>
              </w:rPr>
            </w:pPr>
            <w:r>
              <w:rPr>
                <w:color w:val="000080"/>
              </w:rPr>
              <w:t xml:space="preserve">   </w:t>
            </w:r>
            <w:r>
              <w:rPr>
                <w:rFonts w:ascii="inherit" w:hAnsi="inherit"/>
                <w:i/>
                <w:iCs/>
                <w:color w:val="666666"/>
                <w:sz w:val="24"/>
                <w:szCs w:val="24"/>
                <w:bdr w:val="none" w:sz="0" w:space="0" w:color="auto" w:frame="1"/>
              </w:rPr>
              <w:t>// Our code statements</w:t>
            </w:r>
          </w:p>
          <w:p w:rsidR="00635EA2" w:rsidRDefault="00635EA2">
            <w:pPr>
              <w:pStyle w:val="HTMLPreformatted"/>
              <w:textAlignment w:val="baseline"/>
              <w:rPr>
                <w:color w:val="000080"/>
              </w:rPr>
            </w:pPr>
            <w:r>
              <w:rPr>
                <w:color w:val="000080"/>
              </w:rPr>
              <w:t xml:space="preserve">  @Autowired</w:t>
            </w:r>
          </w:p>
          <w:p w:rsidR="00635EA2" w:rsidRDefault="00635EA2">
            <w:pPr>
              <w:pStyle w:val="HTMLPreformatted"/>
              <w:textAlignment w:val="baseline"/>
              <w:rPr>
                <w:color w:val="000080"/>
              </w:rPr>
            </w:pPr>
            <w:r>
              <w:rPr>
                <w:color w:val="000080"/>
              </w:rPr>
              <w:t xml:space="preserve">  </w:t>
            </w:r>
            <w:r>
              <w:rPr>
                <w:rFonts w:ascii="inherit" w:hAnsi="inherit"/>
                <w:b/>
                <w:bCs/>
                <w:color w:val="000000"/>
                <w:sz w:val="24"/>
                <w:szCs w:val="24"/>
                <w:bdr w:val="none" w:sz="0" w:space="0" w:color="auto" w:frame="1"/>
              </w:rPr>
              <w:t>public</w:t>
            </w:r>
            <w:r>
              <w:rPr>
                <w:color w:val="000080"/>
              </w:rPr>
              <w:t xml:space="preserve"> initialize</w:t>
            </w:r>
            <w:r>
              <w:rPr>
                <w:rFonts w:ascii="inherit" w:hAnsi="inherit"/>
                <w:color w:val="009900"/>
                <w:sz w:val="24"/>
                <w:szCs w:val="24"/>
                <w:bdr w:val="none" w:sz="0" w:space="0" w:color="auto" w:frame="1"/>
              </w:rPr>
              <w:t>(</w:t>
            </w:r>
            <w:r>
              <w:rPr>
                <w:color w:val="000080"/>
              </w:rPr>
              <w:t>AuthenticationManagerBuilder builder, DataSource dataSource</w:t>
            </w:r>
            <w:r>
              <w:rPr>
                <w:rFonts w:ascii="inherit" w:hAnsi="inherit"/>
                <w:color w:val="009900"/>
                <w:sz w:val="24"/>
                <w:szCs w:val="24"/>
                <w:bdr w:val="none" w:sz="0" w:space="0" w:color="auto" w:frame="1"/>
              </w:rPr>
              <w:t>)</w:t>
            </w:r>
            <w:r>
              <w:rPr>
                <w:color w:val="000080"/>
              </w:rPr>
              <w:t xml:space="preserve"> </w:t>
            </w:r>
            <w:r>
              <w:rPr>
                <w:rFonts w:ascii="inherit" w:hAnsi="inherit"/>
                <w:color w:val="009900"/>
                <w:sz w:val="24"/>
                <w:szCs w:val="24"/>
                <w:bdr w:val="none" w:sz="0" w:space="0" w:color="auto" w:frame="1"/>
              </w:rPr>
              <w:t>{</w:t>
            </w:r>
          </w:p>
          <w:p w:rsidR="00635EA2" w:rsidRDefault="00635EA2">
            <w:pPr>
              <w:pStyle w:val="HTMLPreformatted"/>
              <w:textAlignment w:val="baseline"/>
              <w:rPr>
                <w:color w:val="000080"/>
              </w:rPr>
            </w:pPr>
            <w:r>
              <w:rPr>
                <w:color w:val="000080"/>
              </w:rPr>
              <w:t xml:space="preserve">    builder.</w:t>
            </w:r>
            <w:r>
              <w:rPr>
                <w:rFonts w:ascii="inherit" w:hAnsi="inherit"/>
                <w:color w:val="006633"/>
                <w:sz w:val="24"/>
                <w:szCs w:val="24"/>
                <w:bdr w:val="none" w:sz="0" w:space="0" w:color="auto" w:frame="1"/>
              </w:rPr>
              <w:t>jdbcAuthentication</w:t>
            </w:r>
            <w:r>
              <w:rPr>
                <w:rFonts w:ascii="inherit" w:hAnsi="inherit"/>
                <w:color w:val="009900"/>
                <w:sz w:val="24"/>
                <w:szCs w:val="24"/>
                <w:bdr w:val="none" w:sz="0" w:space="0" w:color="auto" w:frame="1"/>
              </w:rPr>
              <w:t>()</w:t>
            </w:r>
            <w:r>
              <w:rPr>
                <w:color w:val="000080"/>
              </w:rPr>
              <w:t>.</w:t>
            </w:r>
            <w:r>
              <w:rPr>
                <w:rFonts w:ascii="inherit" w:hAnsi="inherit"/>
                <w:color w:val="006633"/>
                <w:sz w:val="24"/>
                <w:szCs w:val="24"/>
                <w:bdr w:val="none" w:sz="0" w:space="0" w:color="auto" w:frame="1"/>
              </w:rPr>
              <w:t>dataSource</w:t>
            </w:r>
            <w:r>
              <w:rPr>
                <w:rFonts w:ascii="inherit" w:hAnsi="inherit"/>
                <w:color w:val="009900"/>
                <w:sz w:val="24"/>
                <w:szCs w:val="24"/>
                <w:bdr w:val="none" w:sz="0" w:space="0" w:color="auto" w:frame="1"/>
              </w:rPr>
              <w:t>(</w:t>
            </w:r>
            <w:r>
              <w:rPr>
                <w:color w:val="000080"/>
              </w:rPr>
              <w:t>dataSource</w:t>
            </w:r>
            <w:r>
              <w:rPr>
                <w:rFonts w:ascii="inherit" w:hAnsi="inherit"/>
                <w:color w:val="009900"/>
                <w:sz w:val="24"/>
                <w:szCs w:val="24"/>
                <w:bdr w:val="none" w:sz="0" w:space="0" w:color="auto" w:frame="1"/>
              </w:rPr>
              <w:t>)</w:t>
            </w:r>
            <w:r>
              <w:rPr>
                <w:color w:val="000080"/>
              </w:rPr>
              <w:t>.</w:t>
            </w:r>
            <w:r>
              <w:rPr>
                <w:rFonts w:ascii="inherit" w:hAnsi="inherit"/>
                <w:color w:val="006633"/>
                <w:sz w:val="24"/>
                <w:szCs w:val="24"/>
                <w:bdr w:val="none" w:sz="0" w:space="0" w:color="auto" w:frame="1"/>
              </w:rPr>
              <w:t>withUser</w:t>
            </w:r>
            <w:r>
              <w:rPr>
                <w:rFonts w:ascii="inherit" w:hAnsi="inherit"/>
                <w:color w:val="009900"/>
                <w:sz w:val="24"/>
                <w:szCs w:val="24"/>
                <w:bdr w:val="none" w:sz="0" w:space="0" w:color="auto" w:frame="1"/>
              </w:rPr>
              <w:t>(</w:t>
            </w:r>
            <w:r>
              <w:rPr>
                <w:rFonts w:ascii="inherit" w:hAnsi="inherit"/>
                <w:color w:val="0000FF"/>
                <w:sz w:val="24"/>
                <w:szCs w:val="24"/>
                <w:bdr w:val="none" w:sz="0" w:space="0" w:color="auto" w:frame="1"/>
              </w:rPr>
              <w:t>"jai"</w:t>
            </w:r>
            <w:r>
              <w:rPr>
                <w:rFonts w:ascii="inherit" w:hAnsi="inherit"/>
                <w:color w:val="009900"/>
                <w:sz w:val="24"/>
                <w:szCs w:val="24"/>
                <w:bdr w:val="none" w:sz="0" w:space="0" w:color="auto" w:frame="1"/>
              </w:rPr>
              <w:t>)</w:t>
            </w:r>
          </w:p>
          <w:p w:rsidR="00635EA2" w:rsidRDefault="00635EA2">
            <w:pPr>
              <w:pStyle w:val="HTMLPreformatted"/>
              <w:textAlignment w:val="baseline"/>
              <w:rPr>
                <w:color w:val="000080"/>
              </w:rPr>
            </w:pPr>
            <w:r>
              <w:rPr>
                <w:color w:val="000080"/>
              </w:rPr>
              <w:t xml:space="preserve">      .</w:t>
            </w:r>
            <w:r>
              <w:rPr>
                <w:rFonts w:ascii="inherit" w:hAnsi="inherit"/>
                <w:color w:val="006633"/>
                <w:sz w:val="24"/>
                <w:szCs w:val="24"/>
                <w:bdr w:val="none" w:sz="0" w:space="0" w:color="auto" w:frame="1"/>
              </w:rPr>
              <w:t>password</w:t>
            </w:r>
            <w:r>
              <w:rPr>
                <w:rFonts w:ascii="inherit" w:hAnsi="inherit"/>
                <w:color w:val="009900"/>
                <w:sz w:val="24"/>
                <w:szCs w:val="24"/>
                <w:bdr w:val="none" w:sz="0" w:space="0" w:color="auto" w:frame="1"/>
              </w:rPr>
              <w:t>(</w:t>
            </w:r>
            <w:r>
              <w:rPr>
                <w:rFonts w:ascii="inherit" w:hAnsi="inherit"/>
                <w:color w:val="0000FF"/>
                <w:sz w:val="24"/>
                <w:szCs w:val="24"/>
                <w:bdr w:val="none" w:sz="0" w:space="0" w:color="auto" w:frame="1"/>
              </w:rPr>
              <w:t>"unknown"</w:t>
            </w:r>
            <w:r>
              <w:rPr>
                <w:rFonts w:ascii="inherit" w:hAnsi="inherit"/>
                <w:color w:val="009900"/>
                <w:sz w:val="24"/>
                <w:szCs w:val="24"/>
                <w:bdr w:val="none" w:sz="0" w:space="0" w:color="auto" w:frame="1"/>
              </w:rPr>
              <w:t>)</w:t>
            </w:r>
            <w:r>
              <w:rPr>
                <w:color w:val="000080"/>
              </w:rPr>
              <w:t>.</w:t>
            </w:r>
            <w:r>
              <w:rPr>
                <w:rFonts w:ascii="inherit" w:hAnsi="inherit"/>
                <w:color w:val="006633"/>
                <w:sz w:val="24"/>
                <w:szCs w:val="24"/>
                <w:bdr w:val="none" w:sz="0" w:space="0" w:color="auto" w:frame="1"/>
              </w:rPr>
              <w:t>roles</w:t>
            </w:r>
            <w:r>
              <w:rPr>
                <w:rFonts w:ascii="inherit" w:hAnsi="inherit"/>
                <w:color w:val="009900"/>
                <w:sz w:val="24"/>
                <w:szCs w:val="24"/>
                <w:bdr w:val="none" w:sz="0" w:space="0" w:color="auto" w:frame="1"/>
              </w:rPr>
              <w:t>(</w:t>
            </w:r>
            <w:r>
              <w:rPr>
                <w:rFonts w:ascii="inherit" w:hAnsi="inherit"/>
                <w:color w:val="0000FF"/>
                <w:sz w:val="24"/>
                <w:szCs w:val="24"/>
                <w:bdr w:val="none" w:sz="0" w:space="0" w:color="auto" w:frame="1"/>
              </w:rPr>
              <w:t>"USER"</w:t>
            </w:r>
            <w:r>
              <w:rPr>
                <w:rFonts w:ascii="inherit" w:hAnsi="inherit"/>
                <w:color w:val="009900"/>
                <w:sz w:val="24"/>
                <w:szCs w:val="24"/>
                <w:bdr w:val="none" w:sz="0" w:space="0" w:color="auto" w:frame="1"/>
              </w:rPr>
              <w:t>)</w:t>
            </w:r>
            <w:r>
              <w:rPr>
                <w:rFonts w:ascii="inherit" w:hAnsi="inherit"/>
                <w:color w:val="339933"/>
                <w:sz w:val="24"/>
                <w:szCs w:val="24"/>
                <w:bdr w:val="none" w:sz="0" w:space="0" w:color="auto" w:frame="1"/>
              </w:rPr>
              <w:t>;</w:t>
            </w:r>
          </w:p>
          <w:p w:rsidR="00635EA2" w:rsidRDefault="00635EA2">
            <w:pPr>
              <w:pStyle w:val="HTMLPreformatted"/>
              <w:textAlignment w:val="baseline"/>
              <w:rPr>
                <w:color w:val="000080"/>
              </w:rPr>
            </w:pPr>
            <w:r>
              <w:rPr>
                <w:color w:val="000080"/>
              </w:rPr>
              <w:t xml:space="preserve">  </w:t>
            </w:r>
            <w:r>
              <w:rPr>
                <w:rFonts w:ascii="inherit" w:hAnsi="inherit"/>
                <w:color w:val="009900"/>
                <w:sz w:val="24"/>
                <w:szCs w:val="24"/>
                <w:bdr w:val="none" w:sz="0" w:space="0" w:color="auto" w:frame="1"/>
              </w:rPr>
              <w:t>}</w:t>
            </w:r>
          </w:p>
          <w:p w:rsidR="00635EA2" w:rsidRDefault="00635EA2">
            <w:pPr>
              <w:pStyle w:val="HTMLPreformatted"/>
              <w:textAlignment w:val="baseline"/>
              <w:rPr>
                <w:color w:val="000080"/>
              </w:rPr>
            </w:pPr>
            <w:r>
              <w:rPr>
                <w:rFonts w:ascii="inherit" w:hAnsi="inherit"/>
                <w:color w:val="009900"/>
                <w:sz w:val="24"/>
                <w:szCs w:val="24"/>
                <w:bdr w:val="none" w:sz="0" w:space="0" w:color="auto" w:frame="1"/>
              </w:rPr>
              <w:t>}</w:t>
            </w:r>
          </w:p>
        </w:tc>
      </w:tr>
    </w:tbl>
    <w:p w:rsidR="00635EA2" w:rsidRDefault="00635EA2" w:rsidP="00635EA2">
      <w:pPr>
        <w:pStyle w:val="NormalWeb"/>
        <w:shd w:val="clear" w:color="auto" w:fill="FFFFFF"/>
        <w:spacing w:before="0" w:beforeAutospacing="0" w:after="0" w:afterAutospacing="0"/>
        <w:textAlignment w:val="baseline"/>
        <w:rPr>
          <w:rFonts w:ascii="Arial" w:hAnsi="Arial" w:cs="Arial"/>
          <w:color w:val="222222"/>
        </w:rPr>
      </w:pPr>
      <w:r>
        <w:rPr>
          <w:rStyle w:val="Strong"/>
          <w:rFonts w:ascii="inherit" w:hAnsi="inherit" w:cs="Arial"/>
          <w:color w:val="222222"/>
          <w:bdr w:val="none" w:sz="0" w:space="0" w:color="auto" w:frame="1"/>
        </w:rPr>
        <w:t>Note: Spring boot comes with a default global AuthenticationManager which is secure enough on its own. We can replace it by providing your own bean of type AuthenticationManager.</w:t>
      </w:r>
    </w:p>
    <w:p w:rsidR="00635EA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54.What is Spring Data JPA with example?</w:t>
      </w:r>
    </w:p>
    <w:p w:rsidR="00A360B8" w:rsidRDefault="00A360B8" w:rsidP="00A360B8">
      <w:pPr>
        <w:pStyle w:val="NormalWeb"/>
        <w:shd w:val="clear" w:color="auto" w:fill="FFFFFF"/>
        <w:rPr>
          <w:rFonts w:ascii="Verdana" w:hAnsi="Verdana"/>
          <w:color w:val="000000"/>
          <w:sz w:val="20"/>
          <w:szCs w:val="20"/>
        </w:rPr>
      </w:pPr>
      <w:r>
        <w:rPr>
          <w:rFonts w:ascii="Verdana" w:hAnsi="Verdana"/>
          <w:color w:val="000000"/>
          <w:sz w:val="20"/>
          <w:szCs w:val="20"/>
        </w:rPr>
        <w:t>Spring Data JPA API provides JpaTemplate class to integrate spring application with JPA.</w:t>
      </w:r>
    </w:p>
    <w:p w:rsidR="00A360B8" w:rsidRDefault="00A360B8" w:rsidP="00A360B8">
      <w:pPr>
        <w:pStyle w:val="NormalWeb"/>
        <w:shd w:val="clear" w:color="auto" w:fill="FFFFFF"/>
        <w:rPr>
          <w:rFonts w:ascii="Verdana" w:hAnsi="Verdana"/>
          <w:color w:val="000000"/>
          <w:sz w:val="20"/>
          <w:szCs w:val="20"/>
        </w:rPr>
      </w:pPr>
      <w:r>
        <w:rPr>
          <w:rFonts w:ascii="Verdana" w:hAnsi="Verdana"/>
          <w:color w:val="000000"/>
          <w:sz w:val="20"/>
          <w:szCs w:val="20"/>
        </w:rPr>
        <w:t>JPA (Java Persistent API) is the sun specification for persisting objects in the enterprise application. It is currently used as the replacement for complex entity beans.</w:t>
      </w:r>
    </w:p>
    <w:p w:rsidR="00A360B8" w:rsidRDefault="00A360B8" w:rsidP="00A360B8">
      <w:pPr>
        <w:pStyle w:val="NormalWeb"/>
        <w:shd w:val="clear" w:color="auto" w:fill="FFFFFF"/>
        <w:rPr>
          <w:rFonts w:ascii="Verdana" w:hAnsi="Verdana"/>
          <w:color w:val="000000"/>
          <w:sz w:val="20"/>
          <w:szCs w:val="20"/>
        </w:rPr>
      </w:pPr>
      <w:r>
        <w:rPr>
          <w:rFonts w:ascii="Verdana" w:hAnsi="Verdana"/>
          <w:color w:val="000000"/>
          <w:sz w:val="20"/>
          <w:szCs w:val="20"/>
        </w:rPr>
        <w:t>The implementation of JPA specification are provided by many vendors such as:</w:t>
      </w:r>
    </w:p>
    <w:p w:rsidR="00A360B8" w:rsidRDefault="00A360B8" w:rsidP="0013606E">
      <w:pPr>
        <w:numPr>
          <w:ilvl w:val="0"/>
          <w:numId w:val="8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Hibernate</w:t>
      </w:r>
    </w:p>
    <w:p w:rsidR="00A360B8" w:rsidRDefault="00A360B8" w:rsidP="0013606E">
      <w:pPr>
        <w:numPr>
          <w:ilvl w:val="0"/>
          <w:numId w:val="8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Toplink</w:t>
      </w:r>
    </w:p>
    <w:p w:rsidR="00A360B8" w:rsidRDefault="00A360B8" w:rsidP="0013606E">
      <w:pPr>
        <w:numPr>
          <w:ilvl w:val="0"/>
          <w:numId w:val="8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iBatis</w:t>
      </w:r>
    </w:p>
    <w:p w:rsidR="00A360B8" w:rsidRDefault="00A360B8" w:rsidP="0013606E">
      <w:pPr>
        <w:numPr>
          <w:ilvl w:val="0"/>
          <w:numId w:val="8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OpenJPA etc.</w:t>
      </w:r>
    </w:p>
    <w:p w:rsidR="00A360B8" w:rsidRDefault="00A360B8" w:rsidP="00A360B8">
      <w:pPr>
        <w:spacing w:after="0" w:line="240" w:lineRule="auto"/>
        <w:rPr>
          <w:rFonts w:ascii="Times New Roman" w:hAnsi="Times New Roman"/>
          <w:sz w:val="24"/>
          <w:szCs w:val="24"/>
        </w:rPr>
      </w:pPr>
      <w:r>
        <w:pict>
          <v:rect id="_x0000_i1155" style="width:0;height:.75pt" o:hralign="center" o:hrstd="t" o:hrnoshade="t" o:hr="t" fillcolor="#d4d4d4" stroked="f"/>
        </w:pict>
      </w:r>
    </w:p>
    <w:p w:rsidR="00A360B8" w:rsidRDefault="00A360B8" w:rsidP="00A360B8">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Advantage of Spring JpaTemplate</w:t>
      </w:r>
    </w:p>
    <w:p w:rsidR="00A360B8" w:rsidRDefault="00A360B8" w:rsidP="00A360B8">
      <w:pPr>
        <w:pStyle w:val="NormalWeb"/>
        <w:shd w:val="clear" w:color="auto" w:fill="FFFFFF"/>
        <w:rPr>
          <w:rFonts w:ascii="Verdana" w:hAnsi="Verdana"/>
          <w:color w:val="000000"/>
          <w:sz w:val="20"/>
          <w:szCs w:val="20"/>
        </w:rPr>
      </w:pPr>
      <w:r>
        <w:rPr>
          <w:rFonts w:ascii="Verdana" w:hAnsi="Verdana"/>
          <w:color w:val="000000"/>
          <w:sz w:val="20"/>
          <w:szCs w:val="20"/>
        </w:rPr>
        <w:t>You don't need to write the before and after code for persisting, updating, deleting or searching object such as creating Persistence instance, creating EntityManagerFactory instance, creating EntityTransaction instance, creating EntityManager instance, commiting EntityTransaction instance and closing EntityManager.</w:t>
      </w:r>
    </w:p>
    <w:p w:rsidR="00A360B8" w:rsidRDefault="00A360B8" w:rsidP="00A360B8">
      <w:pPr>
        <w:pStyle w:val="NormalWeb"/>
        <w:shd w:val="clear" w:color="auto" w:fill="FFFFFF"/>
        <w:rPr>
          <w:rFonts w:ascii="Verdana" w:hAnsi="Verdana"/>
          <w:color w:val="000000"/>
          <w:sz w:val="20"/>
          <w:szCs w:val="20"/>
        </w:rPr>
      </w:pPr>
      <w:r>
        <w:rPr>
          <w:rFonts w:ascii="Verdana" w:hAnsi="Verdana"/>
          <w:color w:val="000000"/>
          <w:sz w:val="20"/>
          <w:szCs w:val="20"/>
        </w:rPr>
        <w:t>So, it </w:t>
      </w:r>
      <w:r>
        <w:rPr>
          <w:rFonts w:ascii="Verdana" w:hAnsi="Verdana"/>
          <w:b/>
          <w:bCs/>
          <w:color w:val="000000"/>
          <w:sz w:val="20"/>
          <w:szCs w:val="20"/>
        </w:rPr>
        <w:t>save a lot of code</w:t>
      </w:r>
      <w:r>
        <w:rPr>
          <w:rFonts w:ascii="Verdana" w:hAnsi="Verdana"/>
          <w:color w:val="000000"/>
          <w:sz w:val="20"/>
          <w:szCs w:val="20"/>
        </w:rPr>
        <w:t>.</w:t>
      </w:r>
    </w:p>
    <w:p w:rsidR="00A360B8" w:rsidRPr="00A360B8" w:rsidRDefault="00A360B8" w:rsidP="00A360B8">
      <w:pPr>
        <w:shd w:val="clear" w:color="auto" w:fill="FFFFFF"/>
        <w:spacing w:after="0" w:line="240" w:lineRule="auto"/>
        <w:textAlignment w:val="baseline"/>
        <w:rPr>
          <w:rFonts w:ascii="Tahoma" w:eastAsia="Times New Roman" w:hAnsi="Tahoma" w:cs="Tahoma"/>
          <w:color w:val="333333"/>
          <w:sz w:val="23"/>
          <w:szCs w:val="23"/>
          <w:lang w:eastAsia="en-IN"/>
        </w:rPr>
      </w:pPr>
      <w:r w:rsidRPr="00A360B8">
        <w:rPr>
          <w:rFonts w:ascii="Tahoma" w:eastAsia="Times New Roman" w:hAnsi="Tahoma" w:cs="Tahoma"/>
          <w:color w:val="333333"/>
          <w:sz w:val="23"/>
          <w:szCs w:val="23"/>
          <w:lang w:eastAsia="en-IN"/>
        </w:rPr>
        <w:lastRenderedPageBreak/>
        <w:t>Spring Data Commons project provides repository abstraction which is extended by the datastore-specific subprojects.</w:t>
      </w:r>
    </w:p>
    <w:p w:rsidR="00A360B8" w:rsidRPr="00A360B8" w:rsidRDefault="00A360B8" w:rsidP="00A360B8">
      <w:pPr>
        <w:shd w:val="clear" w:color="auto" w:fill="FFFFFF"/>
        <w:spacing w:after="0" w:line="240" w:lineRule="auto"/>
        <w:textAlignment w:val="baseline"/>
        <w:rPr>
          <w:rFonts w:ascii="Tahoma" w:eastAsia="Times New Roman" w:hAnsi="Tahoma" w:cs="Tahoma"/>
          <w:color w:val="333333"/>
          <w:sz w:val="23"/>
          <w:szCs w:val="23"/>
          <w:lang w:eastAsia="en-IN"/>
        </w:rPr>
      </w:pPr>
      <w:r w:rsidRPr="00A360B8">
        <w:rPr>
          <w:rFonts w:ascii="Tahoma" w:eastAsia="Times New Roman" w:hAnsi="Tahoma" w:cs="Tahoma"/>
          <w:color w:val="333333"/>
          <w:sz w:val="23"/>
          <w:szCs w:val="23"/>
          <w:lang w:eastAsia="en-IN"/>
        </w:rPr>
        <w:t>We have to be familiar with the Spring Data repository interfaces as it will help us with the implementation of the interfaces. Let’s have a look at the interfaces.</w:t>
      </w:r>
    </w:p>
    <w:p w:rsidR="00A360B8" w:rsidRPr="00A360B8" w:rsidRDefault="00A360B8" w:rsidP="00A360B8">
      <w:pPr>
        <w:shd w:val="clear" w:color="auto" w:fill="FFFFFF"/>
        <w:spacing w:after="0" w:line="240" w:lineRule="auto"/>
        <w:textAlignment w:val="baseline"/>
        <w:rPr>
          <w:rFonts w:ascii="Tahoma" w:eastAsia="Times New Roman" w:hAnsi="Tahoma" w:cs="Tahoma"/>
          <w:color w:val="333333"/>
          <w:sz w:val="23"/>
          <w:szCs w:val="23"/>
          <w:lang w:eastAsia="en-IN"/>
        </w:rPr>
      </w:pPr>
      <w:r w:rsidRPr="00A360B8">
        <w:rPr>
          <w:rFonts w:ascii="Tahoma" w:eastAsia="Times New Roman" w:hAnsi="Tahoma" w:cs="Tahoma"/>
          <w:b/>
          <w:bCs/>
          <w:color w:val="333333"/>
          <w:sz w:val="23"/>
          <w:szCs w:val="23"/>
          <w:bdr w:val="none" w:sz="0" w:space="0" w:color="auto" w:frame="1"/>
          <w:lang w:eastAsia="en-IN"/>
        </w:rPr>
        <w:t>Spring Data Commons: –</w:t>
      </w:r>
      <w:r w:rsidRPr="00A360B8">
        <w:rPr>
          <w:rFonts w:ascii="Tahoma" w:eastAsia="Times New Roman" w:hAnsi="Tahoma" w:cs="Tahoma"/>
          <w:color w:val="333333"/>
          <w:sz w:val="23"/>
          <w:szCs w:val="23"/>
          <w:lang w:eastAsia="en-IN"/>
        </w:rPr>
        <w:t> Following interfaces are provided as part of this project:</w:t>
      </w:r>
    </w:p>
    <w:p w:rsidR="00A360B8" w:rsidRPr="00A360B8" w:rsidRDefault="00A360B8" w:rsidP="0013606E">
      <w:pPr>
        <w:numPr>
          <w:ilvl w:val="0"/>
          <w:numId w:val="86"/>
        </w:numPr>
        <w:shd w:val="clear" w:color="auto" w:fill="FFFFFF"/>
        <w:spacing w:after="0" w:line="240" w:lineRule="auto"/>
        <w:ind w:left="300"/>
        <w:textAlignment w:val="baseline"/>
        <w:rPr>
          <w:rFonts w:ascii="Tahoma" w:eastAsia="Times New Roman" w:hAnsi="Tahoma" w:cs="Tahoma"/>
          <w:color w:val="333333"/>
          <w:sz w:val="23"/>
          <w:szCs w:val="23"/>
          <w:lang w:eastAsia="en-IN"/>
        </w:rPr>
      </w:pPr>
      <w:hyperlink r:id="rId162" w:tgtFrame="_blank" w:history="1">
        <w:r w:rsidRPr="00A360B8">
          <w:rPr>
            <w:rFonts w:ascii="Lucida Console" w:eastAsia="Times New Roman" w:hAnsi="Lucida Console" w:cs="Courier New"/>
            <w:i/>
            <w:iCs/>
            <w:color w:val="326693"/>
            <w:sz w:val="17"/>
            <w:szCs w:val="17"/>
            <w:bdr w:val="none" w:sz="0" w:space="0" w:color="auto" w:frame="1"/>
            <w:lang w:eastAsia="en-IN"/>
          </w:rPr>
          <w:t>Repository&lt;T, ID extends Serializable&gt;</w:t>
        </w:r>
      </w:hyperlink>
      <w:r w:rsidRPr="00A360B8">
        <w:rPr>
          <w:rFonts w:ascii="Tahoma" w:eastAsia="Times New Roman" w:hAnsi="Tahoma" w:cs="Tahoma"/>
          <w:color w:val="333333"/>
          <w:sz w:val="23"/>
          <w:szCs w:val="23"/>
          <w:lang w:eastAsia="en-IN"/>
        </w:rPr>
        <w:t>  : This interface is a marker interface.</w:t>
      </w:r>
    </w:p>
    <w:p w:rsidR="00A360B8" w:rsidRPr="00A360B8" w:rsidRDefault="00A360B8" w:rsidP="0013606E">
      <w:pPr>
        <w:numPr>
          <w:ilvl w:val="1"/>
          <w:numId w:val="86"/>
        </w:numPr>
        <w:shd w:val="clear" w:color="auto" w:fill="FFFFFF"/>
        <w:spacing w:after="75" w:line="240" w:lineRule="auto"/>
        <w:ind w:left="600"/>
        <w:textAlignment w:val="baseline"/>
        <w:rPr>
          <w:rFonts w:ascii="Tahoma" w:eastAsia="Times New Roman" w:hAnsi="Tahoma" w:cs="Tahoma"/>
          <w:color w:val="333333"/>
          <w:sz w:val="23"/>
          <w:szCs w:val="23"/>
          <w:lang w:eastAsia="en-IN"/>
        </w:rPr>
      </w:pPr>
      <w:r w:rsidRPr="00A360B8">
        <w:rPr>
          <w:rFonts w:ascii="Tahoma" w:eastAsia="Times New Roman" w:hAnsi="Tahoma" w:cs="Tahoma"/>
          <w:color w:val="333333"/>
          <w:sz w:val="23"/>
          <w:szCs w:val="23"/>
          <w:lang w:eastAsia="en-IN"/>
        </w:rPr>
        <w:t>It captures the type of the managed entity and the type of the entity’s id.</w:t>
      </w:r>
    </w:p>
    <w:p w:rsidR="00A360B8" w:rsidRPr="00A360B8" w:rsidRDefault="00A360B8" w:rsidP="0013606E">
      <w:pPr>
        <w:numPr>
          <w:ilvl w:val="1"/>
          <w:numId w:val="86"/>
        </w:numPr>
        <w:shd w:val="clear" w:color="auto" w:fill="FFFFFF"/>
        <w:spacing w:after="75" w:line="240" w:lineRule="auto"/>
        <w:ind w:left="600"/>
        <w:textAlignment w:val="baseline"/>
        <w:rPr>
          <w:rFonts w:ascii="Tahoma" w:eastAsia="Times New Roman" w:hAnsi="Tahoma" w:cs="Tahoma"/>
          <w:color w:val="333333"/>
          <w:sz w:val="23"/>
          <w:szCs w:val="23"/>
          <w:lang w:eastAsia="en-IN"/>
        </w:rPr>
      </w:pPr>
      <w:r w:rsidRPr="00A360B8">
        <w:rPr>
          <w:rFonts w:ascii="Tahoma" w:eastAsia="Times New Roman" w:hAnsi="Tahoma" w:cs="Tahoma"/>
          <w:color w:val="333333"/>
          <w:sz w:val="23"/>
          <w:szCs w:val="23"/>
          <w:lang w:eastAsia="en-IN"/>
        </w:rPr>
        <w:t>It helps the Spring container to discover the “concrete” repository interfaces when classpath is scanned.</w:t>
      </w:r>
    </w:p>
    <w:p w:rsidR="00A360B8" w:rsidRPr="00A360B8" w:rsidRDefault="00A360B8" w:rsidP="0013606E">
      <w:pPr>
        <w:numPr>
          <w:ilvl w:val="0"/>
          <w:numId w:val="86"/>
        </w:numPr>
        <w:shd w:val="clear" w:color="auto" w:fill="FFFFFF"/>
        <w:spacing w:after="0" w:line="240" w:lineRule="auto"/>
        <w:ind w:left="300"/>
        <w:textAlignment w:val="baseline"/>
        <w:rPr>
          <w:rFonts w:ascii="Tahoma" w:eastAsia="Times New Roman" w:hAnsi="Tahoma" w:cs="Tahoma"/>
          <w:color w:val="333333"/>
          <w:sz w:val="23"/>
          <w:szCs w:val="23"/>
          <w:lang w:eastAsia="en-IN"/>
        </w:rPr>
      </w:pPr>
      <w:hyperlink r:id="rId163" w:tgtFrame="_blank" w:history="1">
        <w:r w:rsidRPr="00A360B8">
          <w:rPr>
            <w:rFonts w:ascii="Lucida Console" w:eastAsia="Times New Roman" w:hAnsi="Lucida Console" w:cs="Courier New"/>
            <w:i/>
            <w:iCs/>
            <w:color w:val="326693"/>
            <w:sz w:val="17"/>
            <w:szCs w:val="17"/>
            <w:bdr w:val="none" w:sz="0" w:space="0" w:color="auto" w:frame="1"/>
            <w:lang w:eastAsia="en-IN"/>
          </w:rPr>
          <w:t>CrudRepository&lt;T, ID extends Serializable&gt;</w:t>
        </w:r>
      </w:hyperlink>
      <w:r w:rsidRPr="00A360B8">
        <w:rPr>
          <w:rFonts w:ascii="Tahoma" w:eastAsia="Times New Roman" w:hAnsi="Tahoma" w:cs="Tahoma"/>
          <w:color w:val="333333"/>
          <w:sz w:val="23"/>
          <w:szCs w:val="23"/>
          <w:lang w:eastAsia="en-IN"/>
        </w:rPr>
        <w:t> : It provides CRUD operations for the managed entity.</w:t>
      </w:r>
    </w:p>
    <w:p w:rsidR="00A360B8" w:rsidRPr="00A360B8" w:rsidRDefault="00A360B8" w:rsidP="0013606E">
      <w:pPr>
        <w:numPr>
          <w:ilvl w:val="0"/>
          <w:numId w:val="86"/>
        </w:numPr>
        <w:shd w:val="clear" w:color="auto" w:fill="FFFFFF"/>
        <w:spacing w:after="0" w:line="240" w:lineRule="auto"/>
        <w:ind w:left="300"/>
        <w:textAlignment w:val="baseline"/>
        <w:rPr>
          <w:rFonts w:ascii="Tahoma" w:eastAsia="Times New Roman" w:hAnsi="Tahoma" w:cs="Tahoma"/>
          <w:color w:val="333333"/>
          <w:sz w:val="23"/>
          <w:szCs w:val="23"/>
          <w:lang w:eastAsia="en-IN"/>
        </w:rPr>
      </w:pPr>
      <w:hyperlink r:id="rId164" w:tgtFrame="_blank" w:history="1">
        <w:r w:rsidRPr="00A360B8">
          <w:rPr>
            <w:rFonts w:ascii="Lucida Console" w:eastAsia="Times New Roman" w:hAnsi="Lucida Console" w:cs="Courier New"/>
            <w:i/>
            <w:iCs/>
            <w:color w:val="326693"/>
            <w:sz w:val="17"/>
            <w:szCs w:val="17"/>
            <w:bdr w:val="none" w:sz="0" w:space="0" w:color="auto" w:frame="1"/>
            <w:lang w:eastAsia="en-IN"/>
          </w:rPr>
          <w:t>PagingAndSortingRepository&lt;T, ID extends Serializable&gt;</w:t>
        </w:r>
      </w:hyperlink>
      <w:r w:rsidRPr="00A360B8">
        <w:rPr>
          <w:rFonts w:ascii="Tahoma" w:eastAsia="Times New Roman" w:hAnsi="Tahoma" w:cs="Tahoma"/>
          <w:color w:val="333333"/>
          <w:sz w:val="23"/>
          <w:szCs w:val="23"/>
          <w:lang w:eastAsia="en-IN"/>
        </w:rPr>
        <w:t> : This interface declares the methods that are used to sort and paginate entities that are retrieved from the database.</w:t>
      </w:r>
    </w:p>
    <w:p w:rsidR="00A360B8" w:rsidRPr="00A360B8" w:rsidRDefault="00A360B8" w:rsidP="0013606E">
      <w:pPr>
        <w:numPr>
          <w:ilvl w:val="0"/>
          <w:numId w:val="86"/>
        </w:numPr>
        <w:shd w:val="clear" w:color="auto" w:fill="FFFFFF"/>
        <w:spacing w:after="0" w:line="240" w:lineRule="auto"/>
        <w:ind w:left="300"/>
        <w:textAlignment w:val="baseline"/>
        <w:rPr>
          <w:rFonts w:ascii="Tahoma" w:eastAsia="Times New Roman" w:hAnsi="Tahoma" w:cs="Tahoma"/>
          <w:color w:val="333333"/>
          <w:sz w:val="23"/>
          <w:szCs w:val="23"/>
          <w:lang w:eastAsia="en-IN"/>
        </w:rPr>
      </w:pPr>
      <w:hyperlink r:id="rId165" w:tgtFrame="_blank" w:history="1">
        <w:r w:rsidRPr="00A360B8">
          <w:rPr>
            <w:rFonts w:ascii="Lucida Console" w:eastAsia="Times New Roman" w:hAnsi="Lucida Console" w:cs="Courier New"/>
            <w:i/>
            <w:iCs/>
            <w:color w:val="326693"/>
            <w:sz w:val="17"/>
            <w:szCs w:val="17"/>
            <w:bdr w:val="none" w:sz="0" w:space="0" w:color="auto" w:frame="1"/>
            <w:lang w:eastAsia="en-IN"/>
          </w:rPr>
          <w:t>QueryDslPredicateExecutor&lt;T&gt;</w:t>
        </w:r>
      </w:hyperlink>
      <w:r w:rsidRPr="00A360B8">
        <w:rPr>
          <w:rFonts w:ascii="Tahoma" w:eastAsia="Times New Roman" w:hAnsi="Tahoma" w:cs="Tahoma"/>
          <w:color w:val="333333"/>
          <w:sz w:val="23"/>
          <w:szCs w:val="23"/>
          <w:lang w:eastAsia="en-IN"/>
        </w:rPr>
        <w:t> : It is not a “repository interface”. It declares the methods that are used to retrieve entities from the database by using </w:t>
      </w:r>
      <w:hyperlink r:id="rId166" w:tgtFrame="_blank" w:history="1">
        <w:r w:rsidRPr="00A360B8">
          <w:rPr>
            <w:rFonts w:ascii="Lucida Console" w:eastAsia="Times New Roman" w:hAnsi="Lucida Console" w:cs="Courier New"/>
            <w:color w:val="326693"/>
            <w:sz w:val="17"/>
            <w:szCs w:val="17"/>
            <w:u w:val="single"/>
            <w:bdr w:val="none" w:sz="0" w:space="0" w:color="auto" w:frame="1"/>
            <w:lang w:eastAsia="en-IN"/>
          </w:rPr>
          <w:t>QueryDsl</w:t>
        </w:r>
      </w:hyperlink>
      <w:r w:rsidRPr="00A360B8">
        <w:rPr>
          <w:rFonts w:ascii="Tahoma" w:eastAsia="Times New Roman" w:hAnsi="Tahoma" w:cs="Tahoma"/>
          <w:color w:val="333333"/>
          <w:sz w:val="23"/>
          <w:szCs w:val="23"/>
          <w:lang w:eastAsia="en-IN"/>
        </w:rPr>
        <w:t> </w:t>
      </w:r>
      <w:r w:rsidRPr="00A360B8">
        <w:rPr>
          <w:rFonts w:ascii="Tahoma" w:eastAsia="Times New Roman" w:hAnsi="Tahoma" w:cs="Tahoma"/>
          <w:i/>
          <w:iCs/>
          <w:color w:val="333333"/>
          <w:sz w:val="23"/>
          <w:szCs w:val="23"/>
          <w:bdr w:val="none" w:sz="0" w:space="0" w:color="auto" w:frame="1"/>
          <w:lang w:eastAsia="en-IN"/>
        </w:rPr>
        <w:t>Predicate</w:t>
      </w:r>
      <w:r w:rsidRPr="00A360B8">
        <w:rPr>
          <w:rFonts w:ascii="Tahoma" w:eastAsia="Times New Roman" w:hAnsi="Tahoma" w:cs="Tahoma"/>
          <w:color w:val="333333"/>
          <w:sz w:val="23"/>
          <w:szCs w:val="23"/>
          <w:lang w:eastAsia="en-IN"/>
        </w:rPr>
        <w:t> objects.</w:t>
      </w:r>
    </w:p>
    <w:p w:rsidR="00A360B8" w:rsidRPr="00A360B8" w:rsidRDefault="00A360B8" w:rsidP="00A360B8">
      <w:pPr>
        <w:shd w:val="clear" w:color="auto" w:fill="FFFFFF"/>
        <w:spacing w:after="0" w:line="240" w:lineRule="auto"/>
        <w:textAlignment w:val="baseline"/>
        <w:rPr>
          <w:rFonts w:ascii="Tahoma" w:eastAsia="Times New Roman" w:hAnsi="Tahoma" w:cs="Tahoma"/>
          <w:color w:val="333333"/>
          <w:sz w:val="23"/>
          <w:szCs w:val="23"/>
          <w:lang w:eastAsia="en-IN"/>
        </w:rPr>
      </w:pPr>
      <w:r w:rsidRPr="00A360B8">
        <w:rPr>
          <w:rFonts w:ascii="Tahoma" w:eastAsia="Times New Roman" w:hAnsi="Tahoma" w:cs="Tahoma"/>
          <w:b/>
          <w:bCs/>
          <w:color w:val="333333"/>
          <w:sz w:val="23"/>
          <w:szCs w:val="23"/>
          <w:bdr w:val="none" w:sz="0" w:space="0" w:color="auto" w:frame="1"/>
          <w:lang w:eastAsia="en-IN"/>
        </w:rPr>
        <w:t>Spring Data JPA: –</w:t>
      </w:r>
      <w:r w:rsidRPr="00A360B8">
        <w:rPr>
          <w:rFonts w:ascii="Tahoma" w:eastAsia="Times New Roman" w:hAnsi="Tahoma" w:cs="Tahoma"/>
          <w:color w:val="333333"/>
          <w:sz w:val="23"/>
          <w:szCs w:val="23"/>
          <w:lang w:eastAsia="en-IN"/>
        </w:rPr>
        <w:t>  This project provides the following interfaces:</w:t>
      </w:r>
    </w:p>
    <w:p w:rsidR="00A360B8" w:rsidRPr="00A360B8" w:rsidRDefault="00A360B8" w:rsidP="0013606E">
      <w:pPr>
        <w:numPr>
          <w:ilvl w:val="0"/>
          <w:numId w:val="87"/>
        </w:numPr>
        <w:shd w:val="clear" w:color="auto" w:fill="FFFFFF"/>
        <w:spacing w:after="0" w:line="240" w:lineRule="auto"/>
        <w:ind w:left="300"/>
        <w:textAlignment w:val="baseline"/>
        <w:rPr>
          <w:rFonts w:ascii="Tahoma" w:eastAsia="Times New Roman" w:hAnsi="Tahoma" w:cs="Tahoma"/>
          <w:color w:val="333333"/>
          <w:sz w:val="23"/>
          <w:szCs w:val="23"/>
          <w:lang w:eastAsia="en-IN"/>
        </w:rPr>
      </w:pPr>
      <w:hyperlink r:id="rId167" w:tgtFrame="_blank" w:history="1">
        <w:r w:rsidRPr="00A360B8">
          <w:rPr>
            <w:rFonts w:ascii="Lucida Console" w:eastAsia="Times New Roman" w:hAnsi="Lucida Console" w:cs="Courier New"/>
            <w:i/>
            <w:iCs/>
            <w:color w:val="326693"/>
            <w:sz w:val="17"/>
            <w:szCs w:val="17"/>
            <w:bdr w:val="none" w:sz="0" w:space="0" w:color="auto" w:frame="1"/>
            <w:lang w:eastAsia="en-IN"/>
          </w:rPr>
          <w:t>JpaRepository&lt;T, ID extends Serializable&gt;</w:t>
        </w:r>
      </w:hyperlink>
      <w:r w:rsidRPr="00A360B8">
        <w:rPr>
          <w:rFonts w:ascii="Tahoma" w:eastAsia="Times New Roman" w:hAnsi="Tahoma" w:cs="Tahoma"/>
          <w:color w:val="333333"/>
          <w:sz w:val="23"/>
          <w:szCs w:val="23"/>
          <w:lang w:eastAsia="en-IN"/>
        </w:rPr>
        <w:t>  : This interface is a JPA specific repository interface that combines the methods declared by the common repository interfaces behind a single interface.</w:t>
      </w:r>
    </w:p>
    <w:p w:rsidR="00A360B8" w:rsidRPr="00A360B8" w:rsidRDefault="00A360B8" w:rsidP="0013606E">
      <w:pPr>
        <w:numPr>
          <w:ilvl w:val="0"/>
          <w:numId w:val="87"/>
        </w:numPr>
        <w:shd w:val="clear" w:color="auto" w:fill="FFFFFF"/>
        <w:spacing w:after="0" w:line="240" w:lineRule="auto"/>
        <w:ind w:left="300"/>
        <w:textAlignment w:val="baseline"/>
        <w:rPr>
          <w:rFonts w:ascii="Tahoma" w:eastAsia="Times New Roman" w:hAnsi="Tahoma" w:cs="Tahoma"/>
          <w:color w:val="333333"/>
          <w:sz w:val="23"/>
          <w:szCs w:val="23"/>
          <w:lang w:eastAsia="en-IN"/>
        </w:rPr>
      </w:pPr>
      <w:hyperlink r:id="rId168" w:tgtFrame="_blank" w:history="1">
        <w:r w:rsidRPr="00A360B8">
          <w:rPr>
            <w:rFonts w:ascii="Lucida Console" w:eastAsia="Times New Roman" w:hAnsi="Lucida Console" w:cs="Courier New"/>
            <w:i/>
            <w:iCs/>
            <w:color w:val="326693"/>
            <w:sz w:val="17"/>
            <w:szCs w:val="17"/>
            <w:bdr w:val="none" w:sz="0" w:space="0" w:color="auto" w:frame="1"/>
            <w:lang w:eastAsia="en-IN"/>
          </w:rPr>
          <w:t>JpaSpecificationExecutor&lt;T&gt;</w:t>
        </w:r>
      </w:hyperlink>
      <w:r w:rsidRPr="00A360B8">
        <w:rPr>
          <w:rFonts w:ascii="Tahoma" w:eastAsia="Times New Roman" w:hAnsi="Tahoma" w:cs="Tahoma"/>
          <w:color w:val="333333"/>
          <w:sz w:val="23"/>
          <w:szCs w:val="23"/>
          <w:lang w:eastAsia="en-IN"/>
        </w:rPr>
        <w:t> : This is again not a “repository interface”. It declares the methods that are used to retrieve entities from the database by using </w:t>
      </w:r>
      <w:hyperlink r:id="rId169" w:tgtFrame="_blank" w:history="1">
        <w:r w:rsidRPr="00A360B8">
          <w:rPr>
            <w:rFonts w:ascii="Lucida Console" w:eastAsia="Times New Roman" w:hAnsi="Lucida Console" w:cs="Courier New"/>
            <w:i/>
            <w:iCs/>
            <w:color w:val="326693"/>
            <w:sz w:val="17"/>
            <w:szCs w:val="17"/>
            <w:bdr w:val="none" w:sz="0" w:space="0" w:color="auto" w:frame="1"/>
            <w:lang w:eastAsia="en-IN"/>
          </w:rPr>
          <w:t>Specification&lt;T&gt;</w:t>
        </w:r>
      </w:hyperlink>
      <w:r w:rsidRPr="00A360B8">
        <w:rPr>
          <w:rFonts w:ascii="Tahoma" w:eastAsia="Times New Roman" w:hAnsi="Tahoma" w:cs="Tahoma"/>
          <w:color w:val="333333"/>
          <w:sz w:val="23"/>
          <w:szCs w:val="23"/>
          <w:lang w:eastAsia="en-IN"/>
        </w:rPr>
        <w:t> objects that use the JPA criteria API.</w:t>
      </w:r>
    </w:p>
    <w:p w:rsidR="00A360B8"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55.Spring with Hibernate Integration?</w:t>
      </w:r>
      <w:r w:rsidRPr="00094CB6">
        <w:rPr>
          <w:rFonts w:asciiTheme="minorHAnsi" w:hAnsiTheme="minorHAnsi" w:cstheme="minorHAnsi"/>
          <w:color w:val="FF0000"/>
          <w:sz w:val="28"/>
          <w:szCs w:val="28"/>
        </w:rPr>
        <w:br/>
        <w:t>56.Spring with Restful Integration?</w:t>
      </w:r>
    </w:p>
    <w:p w:rsidR="00A360B8"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Hibernate</w:t>
      </w:r>
      <w:r w:rsidRPr="00094CB6">
        <w:rPr>
          <w:rFonts w:asciiTheme="minorHAnsi" w:hAnsiTheme="minorHAnsi" w:cstheme="minorHAnsi"/>
          <w:color w:val="FF0000"/>
          <w:sz w:val="28"/>
          <w:szCs w:val="28"/>
        </w:rPr>
        <w:br/>
        <w:t>57.What is ORM frame?What is the advantages over JDBC API?</w:t>
      </w:r>
    </w:p>
    <w:p w:rsidR="004C5EDC" w:rsidRPr="004C5EDC" w:rsidRDefault="004C5EDC" w:rsidP="004C5EDC">
      <w:pPr>
        <w:shd w:val="clear" w:color="auto" w:fill="FFFFFF"/>
        <w:spacing w:after="240" w:line="240" w:lineRule="auto"/>
        <w:textAlignment w:val="baseline"/>
        <w:rPr>
          <w:rFonts w:ascii="Arial" w:eastAsia="Times New Roman" w:hAnsi="Arial" w:cs="Arial"/>
          <w:color w:val="242729"/>
          <w:sz w:val="23"/>
          <w:szCs w:val="23"/>
          <w:lang w:eastAsia="en-IN"/>
        </w:rPr>
      </w:pPr>
      <w:r w:rsidRPr="004C5EDC">
        <w:rPr>
          <w:rFonts w:ascii="Arial" w:eastAsia="Times New Roman" w:hAnsi="Arial" w:cs="Arial"/>
          <w:color w:val="242729"/>
          <w:sz w:val="23"/>
          <w:szCs w:val="23"/>
          <w:lang w:eastAsia="en-IN"/>
        </w:rPr>
        <w:t>HIBERNATE.</w:t>
      </w:r>
    </w:p>
    <w:p w:rsidR="004C5EDC" w:rsidRPr="004C5EDC" w:rsidRDefault="004C5EDC" w:rsidP="0013606E">
      <w:pPr>
        <w:numPr>
          <w:ilvl w:val="0"/>
          <w:numId w:val="8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C5EDC">
        <w:rPr>
          <w:rFonts w:ascii="inherit" w:eastAsia="Times New Roman" w:hAnsi="inherit" w:cs="Arial"/>
          <w:color w:val="242729"/>
          <w:sz w:val="23"/>
          <w:szCs w:val="23"/>
          <w:lang w:eastAsia="en-IN"/>
        </w:rPr>
        <w:t>Hibernate is flexible and powerful ORM solution to map Java classes to database tables. Hibernate itself takes care of this mapping using XML files so developer does not need to write code for this.</w:t>
      </w:r>
    </w:p>
    <w:p w:rsidR="004C5EDC" w:rsidRPr="004C5EDC" w:rsidRDefault="004C5EDC" w:rsidP="0013606E">
      <w:pPr>
        <w:numPr>
          <w:ilvl w:val="0"/>
          <w:numId w:val="8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C5EDC">
        <w:rPr>
          <w:rFonts w:ascii="inherit" w:eastAsia="Times New Roman" w:hAnsi="inherit" w:cs="Arial"/>
          <w:color w:val="242729"/>
          <w:sz w:val="23"/>
          <w:szCs w:val="23"/>
          <w:lang w:eastAsia="en-IN"/>
        </w:rPr>
        <w:t>Hibernate provides transparent persistence and developer does not need to write code explicitly to map database tables tuples to application objects during interaction with RDBMS.</w:t>
      </w:r>
    </w:p>
    <w:p w:rsidR="004C5EDC" w:rsidRPr="004C5EDC" w:rsidRDefault="004C5EDC" w:rsidP="0013606E">
      <w:pPr>
        <w:numPr>
          <w:ilvl w:val="0"/>
          <w:numId w:val="8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C5EDC">
        <w:rPr>
          <w:rFonts w:ascii="inherit" w:eastAsia="Times New Roman" w:hAnsi="inherit" w:cs="Arial"/>
          <w:color w:val="242729"/>
          <w:sz w:val="23"/>
          <w:szCs w:val="23"/>
          <w:lang w:eastAsia="en-IN"/>
        </w:rPr>
        <w:t>Hibernate provides a powerful query language Hibernate Query Language (independent from type of database) that is expressed in a familiar SQL like syntax and includes full support for polymorphic queries. Hibernate also supports native SQL statements. It also selects an effective way to perform a database manipulation task for an application.</w:t>
      </w:r>
    </w:p>
    <w:p w:rsidR="004C5EDC" w:rsidRPr="004C5EDC" w:rsidRDefault="004C5EDC" w:rsidP="0013606E">
      <w:pPr>
        <w:numPr>
          <w:ilvl w:val="0"/>
          <w:numId w:val="8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C5EDC">
        <w:rPr>
          <w:rFonts w:ascii="inherit" w:eastAsia="Times New Roman" w:hAnsi="inherit" w:cs="Arial"/>
          <w:color w:val="242729"/>
          <w:sz w:val="23"/>
          <w:szCs w:val="23"/>
          <w:lang w:eastAsia="en-IN"/>
        </w:rPr>
        <w:t>Hibernate provides this mapping itself. The actual mapping between tables and application objects is done in XML files. If there is change in Database or in any table then the only need to change XML file properties.</w:t>
      </w:r>
    </w:p>
    <w:p w:rsidR="004C5EDC" w:rsidRPr="004C5EDC" w:rsidRDefault="004C5EDC" w:rsidP="0013606E">
      <w:pPr>
        <w:numPr>
          <w:ilvl w:val="0"/>
          <w:numId w:val="8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C5EDC">
        <w:rPr>
          <w:rFonts w:ascii="inherit" w:eastAsia="Times New Roman" w:hAnsi="inherit" w:cs="Arial"/>
          <w:color w:val="242729"/>
          <w:sz w:val="23"/>
          <w:szCs w:val="23"/>
          <w:lang w:eastAsia="en-IN"/>
        </w:rPr>
        <w:lastRenderedPageBreak/>
        <w:t>Hibernate reduces lines of code by maintaining object-table mapping itself and returns result to application in form of Java objects. It relieves programmer from manual handling of persistent data, hence reducing the development time and maintenance cost.</w:t>
      </w:r>
    </w:p>
    <w:p w:rsidR="004C5EDC" w:rsidRPr="004C5EDC" w:rsidRDefault="004C5EDC" w:rsidP="0013606E">
      <w:pPr>
        <w:numPr>
          <w:ilvl w:val="0"/>
          <w:numId w:val="8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C5EDC">
        <w:rPr>
          <w:rFonts w:ascii="inherit" w:eastAsia="Times New Roman" w:hAnsi="inherit" w:cs="Arial"/>
          <w:color w:val="242729"/>
          <w:sz w:val="23"/>
          <w:szCs w:val="23"/>
          <w:lang w:eastAsia="en-IN"/>
        </w:rPr>
        <w:t>Hibernate, with Transparent Persistence, cache is set to application work space. Relational tuples are moved to this cache as a result of query. It improves performance if client application reads same data many times for same write. Automatic Transparent Persistence allows the developer to concentrate more on business logic rather than this application code.</w:t>
      </w:r>
    </w:p>
    <w:p w:rsidR="004C5EDC" w:rsidRPr="004C5EDC" w:rsidRDefault="004C5EDC" w:rsidP="0013606E">
      <w:pPr>
        <w:numPr>
          <w:ilvl w:val="0"/>
          <w:numId w:val="88"/>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4C5EDC">
        <w:rPr>
          <w:rFonts w:ascii="inherit" w:eastAsia="Times New Roman" w:hAnsi="inherit" w:cs="Arial"/>
          <w:color w:val="242729"/>
          <w:sz w:val="23"/>
          <w:szCs w:val="23"/>
          <w:lang w:eastAsia="en-IN"/>
        </w:rPr>
        <w:t>Hibernate enables developer to define version type field to application, due to this defined field Hibernate updates version field of database table every time relational tuple is updated in form of Java class object to that table. So if two users retrieve same tuple and then modify it and one user save this modified tuple to database, version is automatically updated for this tuple by Hibernate. When other user tries to save updated tuple to database then it does not allow saving it because this user does not have updated data.</w:t>
      </w:r>
    </w:p>
    <w:p w:rsidR="004C5EDC"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58.What is Hibernate BootStraping?Which hibernate bootstrapping you worked on Project?(Hibernate Bootstrapping 4).</w:t>
      </w:r>
    </w:p>
    <w:p w:rsidR="004C5EDC" w:rsidRDefault="004C5EDC"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The term </w:t>
      </w:r>
      <w:r>
        <w:rPr>
          <w:rFonts w:ascii="Arial" w:hAnsi="Arial" w:cs="Arial"/>
          <w:b/>
          <w:bCs/>
          <w:color w:val="222222"/>
          <w:shd w:val="clear" w:color="auto" w:fill="FFFFFF"/>
        </w:rPr>
        <w:t>bootstrapping</w:t>
      </w:r>
      <w:r>
        <w:rPr>
          <w:rFonts w:ascii="Arial" w:hAnsi="Arial" w:cs="Arial"/>
          <w:color w:val="222222"/>
          <w:shd w:val="clear" w:color="auto" w:fill="FFFFFF"/>
        </w:rPr>
        <w:t> refers to initializing and starting a software component. In </w:t>
      </w:r>
      <w:r>
        <w:rPr>
          <w:rFonts w:ascii="Arial" w:hAnsi="Arial" w:cs="Arial"/>
          <w:b/>
          <w:bCs/>
          <w:color w:val="222222"/>
          <w:shd w:val="clear" w:color="auto" w:fill="FFFFFF"/>
        </w:rPr>
        <w:t>Hibernate</w:t>
      </w:r>
      <w:r>
        <w:rPr>
          <w:rFonts w:ascii="Arial" w:hAnsi="Arial" w:cs="Arial"/>
          <w:color w:val="222222"/>
          <w:shd w:val="clear" w:color="auto" w:fill="FFFFFF"/>
        </w:rPr>
        <w:t>, we are specifically talking about the process of building a fully functional SessionFactory instance or EntityManagerFactory instance, for JPA. The process is very different for each</w:t>
      </w:r>
    </w:p>
    <w:p w:rsidR="004C5EDC" w:rsidRDefault="004C5EDC"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4C5EDC" w:rsidRDefault="004C5EDC"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Pr>
          <w:rStyle w:val="Emphasis"/>
          <w:rFonts w:ascii="Arial" w:hAnsi="Arial" w:cs="Arial"/>
          <w:b/>
          <w:bCs/>
          <w:i w:val="0"/>
          <w:iCs w:val="0"/>
          <w:color w:val="52565A"/>
          <w:sz w:val="21"/>
          <w:szCs w:val="21"/>
          <w:shd w:val="clear" w:color="auto" w:fill="FFFFFF"/>
        </w:rPr>
        <w:t>Hibernate</w:t>
      </w:r>
      <w:r>
        <w:rPr>
          <w:rFonts w:ascii="Arial" w:hAnsi="Arial" w:cs="Arial"/>
          <w:color w:val="3C4043"/>
          <w:sz w:val="21"/>
          <w:szCs w:val="21"/>
          <w:shd w:val="clear" w:color="auto" w:fill="FFFFFF"/>
        </w:rPr>
        <w:t> 5 </w:t>
      </w:r>
      <w:r>
        <w:rPr>
          <w:rStyle w:val="Emphasis"/>
          <w:rFonts w:ascii="Arial" w:hAnsi="Arial" w:cs="Arial"/>
          <w:b/>
          <w:bCs/>
          <w:i w:val="0"/>
          <w:iCs w:val="0"/>
          <w:color w:val="52565A"/>
          <w:sz w:val="21"/>
          <w:szCs w:val="21"/>
          <w:shd w:val="clear" w:color="auto" w:fill="FFFFFF"/>
        </w:rPr>
        <w:t>Bootstrapping</w:t>
      </w:r>
      <w:r w:rsidR="002E3E77" w:rsidRPr="00094CB6">
        <w:rPr>
          <w:rFonts w:asciiTheme="minorHAnsi" w:hAnsiTheme="minorHAnsi" w:cstheme="minorHAnsi"/>
          <w:color w:val="FF0000"/>
          <w:sz w:val="28"/>
          <w:szCs w:val="28"/>
        </w:rPr>
        <w:br/>
        <w:t>59.What first and Second Level cache in Hibernate.</w:t>
      </w:r>
      <w:r w:rsidR="002E3E77" w:rsidRPr="00094CB6">
        <w:rPr>
          <w:rFonts w:asciiTheme="minorHAnsi" w:hAnsiTheme="minorHAnsi" w:cstheme="minorHAnsi"/>
          <w:color w:val="FF0000"/>
          <w:sz w:val="28"/>
          <w:szCs w:val="28"/>
        </w:rPr>
        <w:br/>
        <w:t>60.What is Session and SessionFactory.</w:t>
      </w:r>
    </w:p>
    <w:p w:rsidR="004C5EDC" w:rsidRDefault="004C5EDC" w:rsidP="004C5EDC">
      <w:pPr>
        <w:pStyle w:val="pgdesc"/>
        <w:shd w:val="clear" w:color="auto" w:fill="FFFFFF"/>
        <w:rPr>
          <w:rFonts w:ascii="Trebuchet MS" w:hAnsi="Trebuchet MS"/>
          <w:color w:val="333333"/>
          <w:sz w:val="21"/>
          <w:szCs w:val="21"/>
        </w:rPr>
      </w:pPr>
      <w:r>
        <w:rPr>
          <w:rFonts w:ascii="Trebuchet MS" w:hAnsi="Trebuchet MS"/>
          <w:color w:val="333333"/>
          <w:sz w:val="21"/>
          <w:szCs w:val="21"/>
        </w:rPr>
        <w:t>SessionFactory is an interface. SessionFactory can be created by providing Configuration object, which will contain all DB related property details pulled from either hibernate.cfg.xml file or hibernate.properties file. SessionFactory is a factory for Session objects.</w:t>
      </w:r>
    </w:p>
    <w:p w:rsidR="004C5EDC" w:rsidRDefault="004C5EDC" w:rsidP="004C5EDC">
      <w:pPr>
        <w:pStyle w:val="pgdesc"/>
        <w:shd w:val="clear" w:color="auto" w:fill="FFFFFF"/>
        <w:rPr>
          <w:rFonts w:ascii="Trebuchet MS" w:hAnsi="Trebuchet MS"/>
          <w:color w:val="333333"/>
          <w:sz w:val="21"/>
          <w:szCs w:val="21"/>
        </w:rPr>
      </w:pPr>
      <w:r>
        <w:rPr>
          <w:rFonts w:ascii="Trebuchet MS" w:hAnsi="Trebuchet MS"/>
          <w:color w:val="333333"/>
          <w:sz w:val="21"/>
          <w:szCs w:val="21"/>
        </w:rPr>
        <w:t>We can create one SessionFactory implementation per database in any application. If your application is referring to multiple databases, then you need to create one SessionFactory per database.</w:t>
      </w:r>
    </w:p>
    <w:p w:rsidR="004C5EDC" w:rsidRDefault="004C5EDC" w:rsidP="004C5EDC">
      <w:pPr>
        <w:pStyle w:val="pgdesc"/>
        <w:shd w:val="clear" w:color="auto" w:fill="FFFFFF"/>
        <w:rPr>
          <w:rFonts w:ascii="Trebuchet MS" w:hAnsi="Trebuchet MS"/>
          <w:color w:val="333333"/>
          <w:sz w:val="21"/>
          <w:szCs w:val="21"/>
        </w:rPr>
      </w:pPr>
      <w:r>
        <w:rPr>
          <w:rFonts w:ascii="Trebuchet MS" w:hAnsi="Trebuchet MS"/>
          <w:color w:val="333333"/>
          <w:sz w:val="21"/>
          <w:szCs w:val="21"/>
        </w:rPr>
        <w:t>The SessionFactory is a heavyweight object; it is usually created during application start up and kept for later use. The SessionFactory is a thread safe object and used by all the threads of an application.</w:t>
      </w:r>
    </w:p>
    <w:p w:rsidR="004C5EDC" w:rsidRDefault="004C5EDC"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 A </w:t>
      </w:r>
      <w:r>
        <w:rPr>
          <w:rFonts w:ascii="Arial" w:hAnsi="Arial" w:cs="Arial"/>
          <w:b/>
          <w:bCs/>
          <w:color w:val="222222"/>
          <w:shd w:val="clear" w:color="auto" w:fill="FFFFFF"/>
        </w:rPr>
        <w:t>Session</w:t>
      </w:r>
      <w:r>
        <w:rPr>
          <w:rFonts w:ascii="Arial" w:hAnsi="Arial" w:cs="Arial"/>
          <w:color w:val="222222"/>
          <w:shd w:val="clear" w:color="auto" w:fill="FFFFFF"/>
        </w:rPr>
        <w:t> is used to get a physical connection with a database. The </w:t>
      </w:r>
      <w:r>
        <w:rPr>
          <w:rFonts w:ascii="Arial" w:hAnsi="Arial" w:cs="Arial"/>
          <w:b/>
          <w:bCs/>
          <w:color w:val="222222"/>
          <w:shd w:val="clear" w:color="auto" w:fill="FFFFFF"/>
        </w:rPr>
        <w:t>Session</w:t>
      </w:r>
      <w:r>
        <w:rPr>
          <w:rFonts w:ascii="Arial" w:hAnsi="Arial" w:cs="Arial"/>
          <w:color w:val="222222"/>
          <w:shd w:val="clear" w:color="auto" w:fill="FFFFFF"/>
        </w:rPr>
        <w:t> object is lightweight and designed to be instantiated each time an interaction is needed with the database. Persistent objects are saved and retrieved through a </w:t>
      </w:r>
      <w:r>
        <w:rPr>
          <w:rFonts w:ascii="Arial" w:hAnsi="Arial" w:cs="Arial"/>
          <w:b/>
          <w:bCs/>
          <w:color w:val="222222"/>
          <w:shd w:val="clear" w:color="auto" w:fill="FFFFFF"/>
        </w:rPr>
        <w:t>Session</w:t>
      </w:r>
      <w:r>
        <w:rPr>
          <w:rFonts w:ascii="Arial" w:hAnsi="Arial" w:cs="Arial"/>
          <w:color w:val="222222"/>
          <w:shd w:val="clear" w:color="auto" w:fill="FFFFFF"/>
        </w:rPr>
        <w:t> object.</w:t>
      </w:r>
    </w:p>
    <w:p w:rsidR="004C5EDC" w:rsidRDefault="004C5EDC"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Configuration configuration = new</w:t>
      </w:r>
      <w:r w:rsidRPr="004C5EDC">
        <w:rPr>
          <w:rFonts w:ascii="Consolas" w:eastAsia="Times New Roman" w:hAnsi="Consolas" w:cs="Times New Roman"/>
          <w:color w:val="333333"/>
          <w:sz w:val="21"/>
          <w:szCs w:val="21"/>
          <w:lang w:eastAsia="en-IN"/>
        </w:rPr>
        <w:t xml:space="preserve"> </w:t>
      </w:r>
      <w:r w:rsidRPr="004C5EDC">
        <w:rPr>
          <w:rFonts w:ascii="Courier New" w:eastAsia="Times New Roman" w:hAnsi="Courier New" w:cs="Courier New"/>
          <w:color w:val="333333"/>
          <w:sz w:val="20"/>
          <w:szCs w:val="20"/>
          <w:lang w:eastAsia="en-IN"/>
        </w:rPr>
        <w:t>Configuration();</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configuration.configure("/j2n-hibernate.cfg.xml");</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configuration.addAnnotatedClass(Employee.class);</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ServiceRegistry srvcReg = new</w:t>
      </w:r>
      <w:r w:rsidRPr="004C5EDC">
        <w:rPr>
          <w:rFonts w:ascii="Consolas" w:eastAsia="Times New Roman" w:hAnsi="Consolas" w:cs="Times New Roman"/>
          <w:color w:val="333333"/>
          <w:sz w:val="21"/>
          <w:szCs w:val="21"/>
          <w:lang w:eastAsia="en-IN"/>
        </w:rPr>
        <w:t xml:space="preserve"> </w:t>
      </w:r>
      <w:r w:rsidRPr="004C5EDC">
        <w:rPr>
          <w:rFonts w:ascii="Courier New" w:eastAsia="Times New Roman" w:hAnsi="Courier New" w:cs="Courier New"/>
          <w:color w:val="333333"/>
          <w:sz w:val="20"/>
          <w:szCs w:val="20"/>
          <w:lang w:eastAsia="en-IN"/>
        </w:rPr>
        <w:t>StandardServiceRegistryBuilder().applySettings(configuration.getProperties()).build();</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lastRenderedPageBreak/>
        <w:t>        sessionFactory = configuration.buildSessionFactory(srvcReg);</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nsolas" w:eastAsia="Times New Roman" w:hAnsi="Consolas" w:cs="Times New Roman"/>
          <w:color w:val="333333"/>
          <w:sz w:val="21"/>
          <w:szCs w:val="21"/>
          <w:lang w:eastAsia="en-IN"/>
        </w:rPr>
        <w:t> </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public</w:t>
      </w:r>
      <w:r w:rsidRPr="004C5EDC">
        <w:rPr>
          <w:rFonts w:ascii="Consolas" w:eastAsia="Times New Roman" w:hAnsi="Consolas" w:cs="Times New Roman"/>
          <w:color w:val="333333"/>
          <w:sz w:val="21"/>
          <w:szCs w:val="21"/>
          <w:lang w:eastAsia="en-IN"/>
        </w:rPr>
        <w:t xml:space="preserve"> </w:t>
      </w:r>
      <w:r w:rsidRPr="004C5EDC">
        <w:rPr>
          <w:rFonts w:ascii="Courier New" w:eastAsia="Times New Roman" w:hAnsi="Courier New" w:cs="Courier New"/>
          <w:color w:val="333333"/>
          <w:sz w:val="20"/>
          <w:szCs w:val="20"/>
          <w:lang w:eastAsia="en-IN"/>
        </w:rPr>
        <w:t>static</w:t>
      </w:r>
      <w:r w:rsidRPr="004C5EDC">
        <w:rPr>
          <w:rFonts w:ascii="Consolas" w:eastAsia="Times New Roman" w:hAnsi="Consolas" w:cs="Times New Roman"/>
          <w:color w:val="333333"/>
          <w:sz w:val="21"/>
          <w:szCs w:val="21"/>
          <w:lang w:eastAsia="en-IN"/>
        </w:rPr>
        <w:t xml:space="preserve"> </w:t>
      </w:r>
      <w:r w:rsidRPr="004C5EDC">
        <w:rPr>
          <w:rFonts w:ascii="Courier New" w:eastAsia="Times New Roman" w:hAnsi="Courier New" w:cs="Courier New"/>
          <w:color w:val="333333"/>
          <w:sz w:val="20"/>
          <w:szCs w:val="20"/>
          <w:lang w:eastAsia="en-IN"/>
        </w:rPr>
        <w:t>Session getSession() throws</w:t>
      </w:r>
      <w:r w:rsidRPr="004C5EDC">
        <w:rPr>
          <w:rFonts w:ascii="Consolas" w:eastAsia="Times New Roman" w:hAnsi="Consolas" w:cs="Times New Roman"/>
          <w:color w:val="333333"/>
          <w:sz w:val="21"/>
          <w:szCs w:val="21"/>
          <w:lang w:eastAsia="en-IN"/>
        </w:rPr>
        <w:t xml:space="preserve"> </w:t>
      </w:r>
      <w:r w:rsidRPr="004C5EDC">
        <w:rPr>
          <w:rFonts w:ascii="Courier New" w:eastAsia="Times New Roman" w:hAnsi="Courier New" w:cs="Courier New"/>
          <w:color w:val="333333"/>
          <w:sz w:val="20"/>
          <w:szCs w:val="20"/>
          <w:lang w:eastAsia="en-IN"/>
        </w:rPr>
        <w:t>HibernateException {</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nsolas" w:eastAsia="Times New Roman" w:hAnsi="Consolas" w:cs="Times New Roman"/>
          <w:color w:val="333333"/>
          <w:sz w:val="21"/>
          <w:szCs w:val="21"/>
          <w:lang w:eastAsia="en-IN"/>
        </w:rPr>
        <w:t> </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Session retSession=null;</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try</w:t>
      </w:r>
      <w:r w:rsidRPr="004C5EDC">
        <w:rPr>
          <w:rFonts w:ascii="Consolas" w:eastAsia="Times New Roman" w:hAnsi="Consolas" w:cs="Times New Roman"/>
          <w:color w:val="333333"/>
          <w:sz w:val="21"/>
          <w:szCs w:val="21"/>
          <w:lang w:eastAsia="en-IN"/>
        </w:rPr>
        <w:t xml:space="preserve"> </w:t>
      </w:r>
      <w:r w:rsidRPr="004C5EDC">
        <w:rPr>
          <w:rFonts w:ascii="Courier New" w:eastAsia="Times New Roman" w:hAnsi="Courier New" w:cs="Courier New"/>
          <w:color w:val="333333"/>
          <w:sz w:val="20"/>
          <w:szCs w:val="20"/>
          <w:lang w:eastAsia="en-IN"/>
        </w:rPr>
        <w:t>{</w:t>
      </w:r>
    </w:p>
    <w:p w:rsidR="004C5EDC" w:rsidRPr="004C5EDC" w:rsidRDefault="004C5EDC" w:rsidP="004C5EDC">
      <w:pPr>
        <w:spacing w:after="0" w:line="240" w:lineRule="auto"/>
        <w:rPr>
          <w:rFonts w:ascii="Consolas" w:eastAsia="Times New Roman" w:hAnsi="Consolas" w:cs="Times New Roman"/>
          <w:color w:val="333333"/>
          <w:sz w:val="21"/>
          <w:szCs w:val="21"/>
          <w:lang w:eastAsia="en-IN"/>
        </w:rPr>
      </w:pPr>
      <w:r w:rsidRPr="004C5EDC">
        <w:rPr>
          <w:rFonts w:ascii="Courier New" w:eastAsia="Times New Roman" w:hAnsi="Courier New" w:cs="Courier New"/>
          <w:color w:val="333333"/>
          <w:sz w:val="20"/>
          <w:szCs w:val="20"/>
          <w:lang w:eastAsia="en-IN"/>
        </w:rPr>
        <w:t>                retSession = sessionFactory.openSession();</w:t>
      </w:r>
    </w:p>
    <w:p w:rsidR="004C5EDC"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61.What is HQL?give example of HQL?</w:t>
      </w:r>
    </w:p>
    <w:p w:rsidR="000D0BD4" w:rsidRDefault="000D0BD4"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Hibernate</w:t>
      </w:r>
      <w:r>
        <w:rPr>
          <w:rFonts w:ascii="Arial" w:hAnsi="Arial" w:cs="Arial"/>
          <w:color w:val="222222"/>
          <w:shd w:val="clear" w:color="auto" w:fill="FFFFFF"/>
        </w:rPr>
        <w:t> Query Language (</w:t>
      </w:r>
      <w:r>
        <w:rPr>
          <w:rFonts w:ascii="Arial" w:hAnsi="Arial" w:cs="Arial"/>
          <w:b/>
          <w:bCs/>
          <w:color w:val="222222"/>
          <w:shd w:val="clear" w:color="auto" w:fill="FFFFFF"/>
        </w:rPr>
        <w:t>HQL</w:t>
      </w:r>
      <w:r>
        <w:rPr>
          <w:rFonts w:ascii="Arial" w:hAnsi="Arial" w:cs="Arial"/>
          <w:color w:val="222222"/>
          <w:shd w:val="clear" w:color="auto" w:fill="FFFFFF"/>
        </w:rPr>
        <w:t>) is an object-oriented query language, similar to SQL, but instead of operating on tables and columns, </w:t>
      </w:r>
      <w:r>
        <w:rPr>
          <w:rFonts w:ascii="Arial" w:hAnsi="Arial" w:cs="Arial"/>
          <w:b/>
          <w:bCs/>
          <w:color w:val="222222"/>
          <w:shd w:val="clear" w:color="auto" w:fill="FFFFFF"/>
        </w:rPr>
        <w:t>HQL</w:t>
      </w:r>
      <w:r>
        <w:rPr>
          <w:rFonts w:ascii="Arial" w:hAnsi="Arial" w:cs="Arial"/>
          <w:color w:val="222222"/>
          <w:shd w:val="clear" w:color="auto" w:fill="FFFFFF"/>
        </w:rPr>
        <w:t> works with persistent objects and their properties. </w:t>
      </w:r>
      <w:r>
        <w:rPr>
          <w:rFonts w:ascii="Arial" w:hAnsi="Arial" w:cs="Arial"/>
          <w:b/>
          <w:bCs/>
          <w:color w:val="222222"/>
          <w:shd w:val="clear" w:color="auto" w:fill="FFFFFF"/>
        </w:rPr>
        <w:t>HQL</w:t>
      </w:r>
      <w:r>
        <w:rPr>
          <w:rFonts w:ascii="Arial" w:hAnsi="Arial" w:cs="Arial"/>
          <w:color w:val="222222"/>
          <w:shd w:val="clear" w:color="auto" w:fill="FFFFFF"/>
        </w:rPr>
        <w:t> queries are translated by </w:t>
      </w:r>
      <w:r>
        <w:rPr>
          <w:rFonts w:ascii="Arial" w:hAnsi="Arial" w:cs="Arial"/>
          <w:b/>
          <w:bCs/>
          <w:color w:val="222222"/>
          <w:shd w:val="clear" w:color="auto" w:fill="FFFFFF"/>
        </w:rPr>
        <w:t>Hibernate</w:t>
      </w:r>
      <w:r>
        <w:rPr>
          <w:rFonts w:ascii="Arial" w:hAnsi="Arial" w:cs="Arial"/>
          <w:color w:val="222222"/>
          <w:shd w:val="clear" w:color="auto" w:fill="FFFFFF"/>
        </w:rPr>
        <w:t> into conventional SQL queries, which in turns perform action on database.</w:t>
      </w: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String</w:t>
      </w:r>
      <w:r>
        <w:rPr>
          <w:rStyle w:val="pln"/>
          <w:color w:val="000000"/>
          <w:sz w:val="23"/>
          <w:szCs w:val="23"/>
        </w:rPr>
        <w:t xml:space="preserve"> hql </w:t>
      </w:r>
      <w:r>
        <w:rPr>
          <w:rStyle w:val="pun"/>
          <w:color w:val="666600"/>
          <w:sz w:val="23"/>
          <w:szCs w:val="23"/>
        </w:rPr>
        <w:t>=</w:t>
      </w:r>
      <w:r>
        <w:rPr>
          <w:rStyle w:val="pln"/>
          <w:color w:val="000000"/>
          <w:sz w:val="23"/>
          <w:szCs w:val="23"/>
        </w:rPr>
        <w:t xml:space="preserve"> </w:t>
      </w:r>
      <w:r>
        <w:rPr>
          <w:rStyle w:val="str"/>
          <w:color w:val="008800"/>
          <w:sz w:val="23"/>
          <w:szCs w:val="23"/>
        </w:rPr>
        <w:t>"FROM com.hibernatebook.criteria.Employee"</w:t>
      </w:r>
      <w:r>
        <w:rPr>
          <w:rStyle w:val="pun"/>
          <w:color w:val="666600"/>
          <w:sz w:val="23"/>
          <w:szCs w:val="23"/>
        </w:rPr>
        <w:t>;</w:t>
      </w: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Query</w:t>
      </w:r>
      <w:r>
        <w:rPr>
          <w:rStyle w:val="pln"/>
          <w:color w:val="000000"/>
          <w:sz w:val="23"/>
          <w:szCs w:val="23"/>
        </w:rPr>
        <w:t xml:space="preserve"> query </w:t>
      </w:r>
      <w:r>
        <w:rPr>
          <w:rStyle w:val="pun"/>
          <w:color w:val="666600"/>
          <w:sz w:val="23"/>
          <w:szCs w:val="23"/>
        </w:rPr>
        <w:t>=</w:t>
      </w:r>
      <w:r>
        <w:rPr>
          <w:rStyle w:val="pln"/>
          <w:color w:val="000000"/>
          <w:sz w:val="23"/>
          <w:szCs w:val="23"/>
        </w:rPr>
        <w:t xml:space="preserve"> session</w:t>
      </w:r>
      <w:r>
        <w:rPr>
          <w:rStyle w:val="pun"/>
          <w:color w:val="666600"/>
          <w:sz w:val="23"/>
          <w:szCs w:val="23"/>
        </w:rPr>
        <w:t>.</w:t>
      </w:r>
      <w:r>
        <w:rPr>
          <w:rStyle w:val="pln"/>
          <w:color w:val="000000"/>
          <w:sz w:val="23"/>
          <w:szCs w:val="23"/>
        </w:rPr>
        <w:t>createQuery</w:t>
      </w:r>
      <w:r>
        <w:rPr>
          <w:rStyle w:val="pun"/>
          <w:color w:val="666600"/>
          <w:sz w:val="23"/>
          <w:szCs w:val="23"/>
        </w:rPr>
        <w:t>(</w:t>
      </w:r>
      <w:r>
        <w:rPr>
          <w:rStyle w:val="pln"/>
          <w:color w:val="000000"/>
          <w:sz w:val="23"/>
          <w:szCs w:val="23"/>
        </w:rPr>
        <w:t>hql</w:t>
      </w:r>
      <w:r>
        <w:rPr>
          <w:rStyle w:val="pun"/>
          <w:color w:val="666600"/>
          <w:sz w:val="23"/>
          <w:szCs w:val="23"/>
        </w:rPr>
        <w:t>);</w:t>
      </w: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rStyle w:val="pun"/>
          <w:color w:val="666600"/>
          <w:sz w:val="23"/>
          <w:szCs w:val="23"/>
        </w:rPr>
      </w:pPr>
      <w:r>
        <w:rPr>
          <w:rStyle w:val="typ"/>
          <w:color w:val="660066"/>
          <w:sz w:val="23"/>
          <w:szCs w:val="23"/>
        </w:rPr>
        <w:t>List</w:t>
      </w:r>
      <w:r>
        <w:rPr>
          <w:rStyle w:val="pln"/>
          <w:color w:val="000000"/>
          <w:sz w:val="23"/>
          <w:szCs w:val="23"/>
        </w:rPr>
        <w:t xml:space="preserve"> results </w:t>
      </w:r>
      <w:r>
        <w:rPr>
          <w:rStyle w:val="pun"/>
          <w:color w:val="666600"/>
          <w:sz w:val="23"/>
          <w:szCs w:val="23"/>
        </w:rPr>
        <w:t>=</w:t>
      </w:r>
      <w:r>
        <w:rPr>
          <w:rStyle w:val="pln"/>
          <w:color w:val="000000"/>
          <w:sz w:val="23"/>
          <w:szCs w:val="23"/>
        </w:rPr>
        <w:t xml:space="preserve"> query</w:t>
      </w:r>
      <w:r>
        <w:rPr>
          <w:rStyle w:val="pun"/>
          <w:color w:val="666600"/>
          <w:sz w:val="23"/>
          <w:szCs w:val="23"/>
        </w:rPr>
        <w:t>.</w:t>
      </w:r>
      <w:r>
        <w:rPr>
          <w:rStyle w:val="pln"/>
          <w:color w:val="000000"/>
          <w:sz w:val="23"/>
          <w:szCs w:val="23"/>
        </w:rPr>
        <w:t>list</w:t>
      </w:r>
      <w:r>
        <w:rPr>
          <w:rStyle w:val="pun"/>
          <w:color w:val="666600"/>
          <w:sz w:val="23"/>
          <w:szCs w:val="23"/>
        </w:rPr>
        <w:t>();</w:t>
      </w: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rStyle w:val="pun"/>
          <w:color w:val="666600"/>
          <w:sz w:val="23"/>
          <w:szCs w:val="23"/>
        </w:rPr>
      </w:pP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sz w:val="23"/>
          <w:szCs w:val="23"/>
        </w:rPr>
      </w:pP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String</w:t>
      </w:r>
      <w:r>
        <w:rPr>
          <w:rStyle w:val="pln"/>
          <w:color w:val="000000"/>
          <w:sz w:val="23"/>
          <w:szCs w:val="23"/>
        </w:rPr>
        <w:t xml:space="preserve"> hql </w:t>
      </w:r>
      <w:r>
        <w:rPr>
          <w:rStyle w:val="pun"/>
          <w:color w:val="666600"/>
          <w:sz w:val="23"/>
          <w:szCs w:val="23"/>
        </w:rPr>
        <w:t>=</w:t>
      </w:r>
      <w:r>
        <w:rPr>
          <w:rStyle w:val="pln"/>
          <w:color w:val="000000"/>
          <w:sz w:val="23"/>
          <w:szCs w:val="23"/>
        </w:rPr>
        <w:t xml:space="preserve"> </w:t>
      </w:r>
      <w:r>
        <w:rPr>
          <w:rStyle w:val="str"/>
          <w:color w:val="008800"/>
          <w:sz w:val="23"/>
          <w:szCs w:val="23"/>
        </w:rPr>
        <w:t>"FROM Employee E WHERE E.id = :employee_id"</w:t>
      </w:r>
      <w:r>
        <w:rPr>
          <w:rStyle w:val="pun"/>
          <w:color w:val="666600"/>
          <w:sz w:val="23"/>
          <w:szCs w:val="23"/>
        </w:rPr>
        <w:t>;</w:t>
      </w: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Query</w:t>
      </w:r>
      <w:r>
        <w:rPr>
          <w:rStyle w:val="pln"/>
          <w:color w:val="000000"/>
          <w:sz w:val="23"/>
          <w:szCs w:val="23"/>
        </w:rPr>
        <w:t xml:space="preserve"> query </w:t>
      </w:r>
      <w:r>
        <w:rPr>
          <w:rStyle w:val="pun"/>
          <w:color w:val="666600"/>
          <w:sz w:val="23"/>
          <w:szCs w:val="23"/>
        </w:rPr>
        <w:t>=</w:t>
      </w:r>
      <w:r>
        <w:rPr>
          <w:rStyle w:val="pln"/>
          <w:color w:val="000000"/>
          <w:sz w:val="23"/>
          <w:szCs w:val="23"/>
        </w:rPr>
        <w:t xml:space="preserve"> session</w:t>
      </w:r>
      <w:r>
        <w:rPr>
          <w:rStyle w:val="pun"/>
          <w:color w:val="666600"/>
          <w:sz w:val="23"/>
          <w:szCs w:val="23"/>
        </w:rPr>
        <w:t>.</w:t>
      </w:r>
      <w:r>
        <w:rPr>
          <w:rStyle w:val="pln"/>
          <w:color w:val="000000"/>
          <w:sz w:val="23"/>
          <w:szCs w:val="23"/>
        </w:rPr>
        <w:t>createQuery</w:t>
      </w:r>
      <w:r>
        <w:rPr>
          <w:rStyle w:val="pun"/>
          <w:color w:val="666600"/>
          <w:sz w:val="23"/>
          <w:szCs w:val="23"/>
        </w:rPr>
        <w:t>(</w:t>
      </w:r>
      <w:r>
        <w:rPr>
          <w:rStyle w:val="pln"/>
          <w:color w:val="000000"/>
          <w:sz w:val="23"/>
          <w:szCs w:val="23"/>
        </w:rPr>
        <w:t>hql</w:t>
      </w:r>
      <w:r>
        <w:rPr>
          <w:rStyle w:val="pun"/>
          <w:color w:val="666600"/>
          <w:sz w:val="23"/>
          <w:szCs w:val="23"/>
        </w:rPr>
        <w:t>);</w:t>
      </w: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query</w:t>
      </w:r>
      <w:r>
        <w:rPr>
          <w:rStyle w:val="pun"/>
          <w:color w:val="666600"/>
          <w:sz w:val="23"/>
          <w:szCs w:val="23"/>
        </w:rPr>
        <w:t>.</w:t>
      </w:r>
      <w:r>
        <w:rPr>
          <w:rStyle w:val="pln"/>
          <w:color w:val="000000"/>
          <w:sz w:val="23"/>
          <w:szCs w:val="23"/>
        </w:rPr>
        <w:t>setParameter</w:t>
      </w:r>
      <w:r>
        <w:rPr>
          <w:rStyle w:val="pun"/>
          <w:color w:val="666600"/>
          <w:sz w:val="23"/>
          <w:szCs w:val="23"/>
        </w:rPr>
        <w:t>(</w:t>
      </w:r>
      <w:r>
        <w:rPr>
          <w:rStyle w:val="str"/>
          <w:color w:val="008800"/>
          <w:sz w:val="23"/>
          <w:szCs w:val="23"/>
        </w:rPr>
        <w:t>"employee_id"</w:t>
      </w:r>
      <w:r>
        <w:rPr>
          <w:rStyle w:val="pun"/>
          <w:color w:val="666600"/>
          <w:sz w:val="23"/>
          <w:szCs w:val="23"/>
        </w:rPr>
        <w:t>,</w:t>
      </w:r>
      <w:r>
        <w:rPr>
          <w:rStyle w:val="lit"/>
          <w:color w:val="006666"/>
          <w:sz w:val="23"/>
          <w:szCs w:val="23"/>
        </w:rPr>
        <w:t>10</w:t>
      </w:r>
      <w:r>
        <w:rPr>
          <w:rStyle w:val="pun"/>
          <w:color w:val="666600"/>
          <w:sz w:val="23"/>
          <w:szCs w:val="23"/>
        </w:rPr>
        <w:t>);</w:t>
      </w:r>
    </w:p>
    <w:p w:rsidR="000D0BD4" w:rsidRDefault="000D0BD4" w:rsidP="000D0BD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List</w:t>
      </w:r>
      <w:r>
        <w:rPr>
          <w:rStyle w:val="pln"/>
          <w:color w:val="000000"/>
          <w:sz w:val="23"/>
          <w:szCs w:val="23"/>
        </w:rPr>
        <w:t xml:space="preserve"> results </w:t>
      </w:r>
      <w:r>
        <w:rPr>
          <w:rStyle w:val="pun"/>
          <w:color w:val="666600"/>
          <w:sz w:val="23"/>
          <w:szCs w:val="23"/>
        </w:rPr>
        <w:t>=</w:t>
      </w:r>
      <w:r>
        <w:rPr>
          <w:rStyle w:val="pln"/>
          <w:color w:val="000000"/>
          <w:sz w:val="23"/>
          <w:szCs w:val="23"/>
        </w:rPr>
        <w:t xml:space="preserve"> query</w:t>
      </w:r>
      <w:r>
        <w:rPr>
          <w:rStyle w:val="pun"/>
          <w:color w:val="666600"/>
          <w:sz w:val="23"/>
          <w:szCs w:val="23"/>
        </w:rPr>
        <w:t>.</w:t>
      </w:r>
      <w:r>
        <w:rPr>
          <w:rStyle w:val="pln"/>
          <w:color w:val="000000"/>
          <w:sz w:val="23"/>
          <w:szCs w:val="23"/>
        </w:rPr>
        <w:t>list</w:t>
      </w:r>
      <w:r>
        <w:rPr>
          <w:rStyle w:val="pun"/>
          <w:color w:val="666600"/>
          <w:sz w:val="23"/>
          <w:szCs w:val="23"/>
        </w:rPr>
        <w:t>();</w:t>
      </w:r>
    </w:p>
    <w:p w:rsidR="000D0BD4"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62.What is Criteria API with example?</w:t>
      </w:r>
    </w:p>
    <w:p w:rsidR="000D0BD4" w:rsidRDefault="000D0BD4"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Hibernate Criteria</w:t>
      </w:r>
      <w:r>
        <w:rPr>
          <w:rFonts w:ascii="Arial" w:hAnsi="Arial" w:cs="Arial"/>
          <w:color w:val="222222"/>
          <w:shd w:val="clear" w:color="auto" w:fill="FFFFFF"/>
        </w:rPr>
        <w:t> Query Language (HCQL) is used to fetch the records based on the specific </w:t>
      </w:r>
      <w:r>
        <w:rPr>
          <w:rFonts w:ascii="Arial" w:hAnsi="Arial" w:cs="Arial"/>
          <w:b/>
          <w:bCs/>
          <w:color w:val="222222"/>
          <w:shd w:val="clear" w:color="auto" w:fill="FFFFFF"/>
        </w:rPr>
        <w:t>criteria</w:t>
      </w:r>
      <w:r>
        <w:rPr>
          <w:rFonts w:ascii="Arial" w:hAnsi="Arial" w:cs="Arial"/>
          <w:color w:val="222222"/>
          <w:shd w:val="clear" w:color="auto" w:fill="FFFFFF"/>
        </w:rPr>
        <w:t>. The </w:t>
      </w:r>
      <w:r>
        <w:rPr>
          <w:rFonts w:ascii="Arial" w:hAnsi="Arial" w:cs="Arial"/>
          <w:b/>
          <w:bCs/>
          <w:color w:val="222222"/>
          <w:shd w:val="clear" w:color="auto" w:fill="FFFFFF"/>
        </w:rPr>
        <w:t>Criteria</w:t>
      </w:r>
      <w:r>
        <w:rPr>
          <w:rFonts w:ascii="Arial" w:hAnsi="Arial" w:cs="Arial"/>
          <w:color w:val="222222"/>
          <w:shd w:val="clear" w:color="auto" w:fill="FFFFFF"/>
        </w:rPr>
        <w:t> interface provides methods to apply </w:t>
      </w:r>
      <w:r>
        <w:rPr>
          <w:rFonts w:ascii="Arial" w:hAnsi="Arial" w:cs="Arial"/>
          <w:b/>
          <w:bCs/>
          <w:color w:val="222222"/>
          <w:shd w:val="clear" w:color="auto" w:fill="FFFFFF"/>
        </w:rPr>
        <w:t>criteria</w:t>
      </w:r>
      <w:r>
        <w:rPr>
          <w:rFonts w:ascii="Arial" w:hAnsi="Arial" w:cs="Arial"/>
          <w:color w:val="222222"/>
          <w:shd w:val="clear" w:color="auto" w:fill="FFFFFF"/>
        </w:rPr>
        <w:t> such as retreiving all the records of table whose salary is greater than 50000 etc.</w:t>
      </w:r>
    </w:p>
    <w:p w:rsidR="000D0BD4" w:rsidRPr="000D0BD4" w:rsidRDefault="000D0BD4" w:rsidP="000D0BD4">
      <w:pPr>
        <w:shd w:val="clear" w:color="auto" w:fill="FFFFFF"/>
        <w:spacing w:after="0" w:line="315" w:lineRule="atLeast"/>
        <w:ind w:left="-360"/>
        <w:rPr>
          <w:rFonts w:ascii="Verdana" w:eastAsia="Times New Roman" w:hAnsi="Verdana" w:cs="Times New Roman"/>
          <w:color w:val="000000"/>
          <w:sz w:val="20"/>
          <w:szCs w:val="20"/>
          <w:lang w:eastAsia="en-IN"/>
        </w:rPr>
      </w:pPr>
      <w:r w:rsidRPr="000D0BD4">
        <w:rPr>
          <w:rFonts w:ascii="Verdana" w:eastAsia="Times New Roman" w:hAnsi="Verdana" w:cs="Times New Roman"/>
          <w:color w:val="000000"/>
          <w:sz w:val="20"/>
          <w:szCs w:val="20"/>
          <w:bdr w:val="none" w:sz="0" w:space="0" w:color="auto" w:frame="1"/>
          <w:lang w:eastAsia="en-IN"/>
        </w:rPr>
        <w:t>Crietria c=session.createCriteria(Emp.</w:t>
      </w:r>
      <w:r w:rsidRPr="000D0BD4">
        <w:rPr>
          <w:rFonts w:ascii="Verdana" w:eastAsia="Times New Roman" w:hAnsi="Verdana" w:cs="Times New Roman"/>
          <w:b/>
          <w:bCs/>
          <w:color w:val="006699"/>
          <w:sz w:val="20"/>
          <w:szCs w:val="20"/>
          <w:bdr w:val="none" w:sz="0" w:space="0" w:color="auto" w:frame="1"/>
          <w:lang w:eastAsia="en-IN"/>
        </w:rPr>
        <w:t>class</w:t>
      </w:r>
      <w:r w:rsidRPr="000D0BD4">
        <w:rPr>
          <w:rFonts w:ascii="Verdana" w:eastAsia="Times New Roman" w:hAnsi="Verdana" w:cs="Times New Roman"/>
          <w:color w:val="000000"/>
          <w:sz w:val="20"/>
          <w:szCs w:val="20"/>
          <w:bdr w:val="none" w:sz="0" w:space="0" w:color="auto" w:frame="1"/>
          <w:lang w:eastAsia="en-IN"/>
        </w:rPr>
        <w:t>);  </w:t>
      </w:r>
    </w:p>
    <w:p w:rsidR="000D0BD4" w:rsidRPr="000D0BD4" w:rsidRDefault="000D0BD4" w:rsidP="000D0BD4">
      <w:pPr>
        <w:shd w:val="clear" w:color="auto" w:fill="FFFFFF"/>
        <w:spacing w:after="0" w:line="315" w:lineRule="atLeast"/>
        <w:ind w:left="-360"/>
        <w:rPr>
          <w:rFonts w:ascii="Verdana" w:eastAsia="Times New Roman" w:hAnsi="Verdana" w:cs="Times New Roman"/>
          <w:color w:val="000000"/>
          <w:sz w:val="20"/>
          <w:szCs w:val="20"/>
          <w:lang w:eastAsia="en-IN"/>
        </w:rPr>
      </w:pPr>
      <w:r w:rsidRPr="000D0BD4">
        <w:rPr>
          <w:rFonts w:ascii="Verdana" w:eastAsia="Times New Roman" w:hAnsi="Verdana" w:cs="Times New Roman"/>
          <w:color w:val="000000"/>
          <w:sz w:val="20"/>
          <w:szCs w:val="20"/>
          <w:bdr w:val="none" w:sz="0" w:space="0" w:color="auto" w:frame="1"/>
          <w:lang w:eastAsia="en-IN"/>
        </w:rPr>
        <w:t>c.setFirstResult(</w:t>
      </w:r>
      <w:r w:rsidRPr="000D0BD4">
        <w:rPr>
          <w:rFonts w:ascii="Verdana" w:eastAsia="Times New Roman" w:hAnsi="Verdana" w:cs="Times New Roman"/>
          <w:color w:val="C00000"/>
          <w:sz w:val="20"/>
          <w:szCs w:val="20"/>
          <w:bdr w:val="none" w:sz="0" w:space="0" w:color="auto" w:frame="1"/>
          <w:lang w:eastAsia="en-IN"/>
        </w:rPr>
        <w:t>10</w:t>
      </w:r>
      <w:r w:rsidRPr="000D0BD4">
        <w:rPr>
          <w:rFonts w:ascii="Verdana" w:eastAsia="Times New Roman" w:hAnsi="Verdana" w:cs="Times New Roman"/>
          <w:color w:val="000000"/>
          <w:sz w:val="20"/>
          <w:szCs w:val="20"/>
          <w:bdr w:val="none" w:sz="0" w:space="0" w:color="auto" w:frame="1"/>
          <w:lang w:eastAsia="en-IN"/>
        </w:rPr>
        <w:t>);  </w:t>
      </w:r>
    </w:p>
    <w:p w:rsidR="000D0BD4" w:rsidRPr="000D0BD4" w:rsidRDefault="000D0BD4" w:rsidP="000D0BD4">
      <w:pPr>
        <w:shd w:val="clear" w:color="auto" w:fill="FFFFFF"/>
        <w:spacing w:after="0" w:line="315" w:lineRule="atLeast"/>
        <w:ind w:left="-360"/>
        <w:rPr>
          <w:rFonts w:ascii="Verdana" w:eastAsia="Times New Roman" w:hAnsi="Verdana" w:cs="Times New Roman"/>
          <w:color w:val="000000"/>
          <w:sz w:val="20"/>
          <w:szCs w:val="20"/>
          <w:lang w:eastAsia="en-IN"/>
        </w:rPr>
      </w:pPr>
      <w:r w:rsidRPr="000D0BD4">
        <w:rPr>
          <w:rFonts w:ascii="Verdana" w:eastAsia="Times New Roman" w:hAnsi="Verdana" w:cs="Times New Roman"/>
          <w:color w:val="000000"/>
          <w:sz w:val="20"/>
          <w:szCs w:val="20"/>
          <w:bdr w:val="none" w:sz="0" w:space="0" w:color="auto" w:frame="1"/>
          <w:lang w:eastAsia="en-IN"/>
        </w:rPr>
        <w:t>c.setMaxResult(</w:t>
      </w:r>
      <w:r w:rsidRPr="000D0BD4">
        <w:rPr>
          <w:rFonts w:ascii="Verdana" w:eastAsia="Times New Roman" w:hAnsi="Verdana" w:cs="Times New Roman"/>
          <w:color w:val="C00000"/>
          <w:sz w:val="20"/>
          <w:szCs w:val="20"/>
          <w:bdr w:val="none" w:sz="0" w:space="0" w:color="auto" w:frame="1"/>
          <w:lang w:eastAsia="en-IN"/>
        </w:rPr>
        <w:t>20</w:t>
      </w:r>
      <w:r w:rsidRPr="000D0BD4">
        <w:rPr>
          <w:rFonts w:ascii="Verdana" w:eastAsia="Times New Roman" w:hAnsi="Verdana" w:cs="Times New Roman"/>
          <w:color w:val="000000"/>
          <w:sz w:val="20"/>
          <w:szCs w:val="20"/>
          <w:bdr w:val="none" w:sz="0" w:space="0" w:color="auto" w:frame="1"/>
          <w:lang w:eastAsia="en-IN"/>
        </w:rPr>
        <w:t>);  </w:t>
      </w:r>
    </w:p>
    <w:p w:rsidR="000D0BD4" w:rsidRDefault="000D0BD4" w:rsidP="000D0BD4">
      <w:pPr>
        <w:shd w:val="clear" w:color="auto" w:fill="FFFFFF"/>
        <w:spacing w:after="0" w:line="315" w:lineRule="atLeast"/>
        <w:ind w:left="-360"/>
        <w:rPr>
          <w:rFonts w:ascii="Verdana" w:eastAsia="Times New Roman" w:hAnsi="Verdana" w:cs="Times New Roman"/>
          <w:color w:val="000000"/>
          <w:sz w:val="20"/>
          <w:szCs w:val="20"/>
          <w:bdr w:val="none" w:sz="0" w:space="0" w:color="auto" w:frame="1"/>
          <w:lang w:eastAsia="en-IN"/>
        </w:rPr>
      </w:pPr>
      <w:r w:rsidRPr="000D0BD4">
        <w:rPr>
          <w:rFonts w:ascii="Verdana" w:eastAsia="Times New Roman" w:hAnsi="Verdana" w:cs="Times New Roman"/>
          <w:color w:val="000000"/>
          <w:sz w:val="20"/>
          <w:szCs w:val="20"/>
          <w:bdr w:val="none" w:sz="0" w:space="0" w:color="auto" w:frame="1"/>
          <w:lang w:eastAsia="en-IN"/>
        </w:rPr>
        <w:t>List list=c.list();  </w:t>
      </w:r>
    </w:p>
    <w:p w:rsidR="000D0BD4" w:rsidRDefault="000D0BD4" w:rsidP="000D0BD4">
      <w:pPr>
        <w:shd w:val="clear" w:color="auto" w:fill="FFFFFF"/>
        <w:spacing w:after="0" w:line="315" w:lineRule="atLeast"/>
        <w:ind w:left="-360"/>
        <w:rPr>
          <w:rFonts w:ascii="Verdana" w:eastAsia="Times New Roman" w:hAnsi="Verdana" w:cs="Times New Roman"/>
          <w:color w:val="000000"/>
          <w:sz w:val="20"/>
          <w:szCs w:val="20"/>
          <w:bdr w:val="none" w:sz="0" w:space="0" w:color="auto" w:frame="1"/>
          <w:lang w:eastAsia="en-IN"/>
        </w:rPr>
      </w:pPr>
    </w:p>
    <w:p w:rsidR="000D0BD4" w:rsidRPr="000D0BD4" w:rsidRDefault="000D0BD4" w:rsidP="000D0BD4">
      <w:pPr>
        <w:shd w:val="clear" w:color="auto" w:fill="FFFFFF"/>
        <w:spacing w:after="0" w:line="315" w:lineRule="atLeast"/>
        <w:ind w:left="-360"/>
        <w:rPr>
          <w:rFonts w:ascii="Verdana" w:eastAsia="Times New Roman" w:hAnsi="Verdana" w:cs="Times New Roman"/>
          <w:color w:val="000000"/>
          <w:sz w:val="20"/>
          <w:szCs w:val="20"/>
          <w:lang w:eastAsia="en-IN"/>
        </w:rPr>
      </w:pPr>
      <w:r w:rsidRPr="000D0BD4">
        <w:rPr>
          <w:rFonts w:ascii="Verdana" w:eastAsia="Times New Roman" w:hAnsi="Verdana" w:cs="Times New Roman"/>
          <w:color w:val="000000"/>
          <w:sz w:val="20"/>
          <w:szCs w:val="20"/>
          <w:bdr w:val="none" w:sz="0" w:space="0" w:color="auto" w:frame="1"/>
          <w:lang w:eastAsia="en-IN"/>
        </w:rPr>
        <w:t>Crietria c=session.createCriteria(Emp.</w:t>
      </w:r>
      <w:r w:rsidRPr="000D0BD4">
        <w:rPr>
          <w:rFonts w:ascii="Verdana" w:eastAsia="Times New Roman" w:hAnsi="Verdana" w:cs="Times New Roman"/>
          <w:b/>
          <w:bCs/>
          <w:color w:val="006699"/>
          <w:sz w:val="20"/>
          <w:szCs w:val="20"/>
          <w:bdr w:val="none" w:sz="0" w:space="0" w:color="auto" w:frame="1"/>
          <w:lang w:eastAsia="en-IN"/>
        </w:rPr>
        <w:t>class</w:t>
      </w:r>
      <w:r w:rsidRPr="000D0BD4">
        <w:rPr>
          <w:rFonts w:ascii="Verdana" w:eastAsia="Times New Roman" w:hAnsi="Verdana" w:cs="Times New Roman"/>
          <w:color w:val="000000"/>
          <w:sz w:val="20"/>
          <w:szCs w:val="20"/>
          <w:bdr w:val="none" w:sz="0" w:space="0" w:color="auto" w:frame="1"/>
          <w:lang w:eastAsia="en-IN"/>
        </w:rPr>
        <w:t>);  </w:t>
      </w:r>
    </w:p>
    <w:p w:rsidR="000D0BD4" w:rsidRPr="000D0BD4" w:rsidRDefault="000D0BD4" w:rsidP="000D0BD4">
      <w:pPr>
        <w:shd w:val="clear" w:color="auto" w:fill="FFFFFF"/>
        <w:spacing w:after="0" w:line="315" w:lineRule="atLeast"/>
        <w:ind w:left="-360"/>
        <w:rPr>
          <w:rFonts w:ascii="Verdana" w:eastAsia="Times New Roman" w:hAnsi="Verdana" w:cs="Times New Roman"/>
          <w:color w:val="000000"/>
          <w:sz w:val="20"/>
          <w:szCs w:val="20"/>
          <w:lang w:eastAsia="en-IN"/>
        </w:rPr>
      </w:pPr>
      <w:r w:rsidRPr="000D0BD4">
        <w:rPr>
          <w:rFonts w:ascii="Verdana" w:eastAsia="Times New Roman" w:hAnsi="Verdana" w:cs="Times New Roman"/>
          <w:color w:val="000000"/>
          <w:sz w:val="20"/>
          <w:szCs w:val="20"/>
          <w:bdr w:val="none" w:sz="0" w:space="0" w:color="auto" w:frame="1"/>
          <w:lang w:eastAsia="en-IN"/>
        </w:rPr>
        <w:t>c.add(Restrictions.gt(</w:t>
      </w:r>
      <w:r w:rsidRPr="000D0BD4">
        <w:rPr>
          <w:rFonts w:ascii="Verdana" w:eastAsia="Times New Roman" w:hAnsi="Verdana" w:cs="Times New Roman"/>
          <w:color w:val="0000FF"/>
          <w:sz w:val="20"/>
          <w:szCs w:val="20"/>
          <w:bdr w:val="none" w:sz="0" w:space="0" w:color="auto" w:frame="1"/>
          <w:lang w:eastAsia="en-IN"/>
        </w:rPr>
        <w:t>"salary"</w:t>
      </w:r>
      <w:r w:rsidRPr="000D0BD4">
        <w:rPr>
          <w:rFonts w:ascii="Verdana" w:eastAsia="Times New Roman" w:hAnsi="Verdana" w:cs="Times New Roman"/>
          <w:color w:val="000000"/>
          <w:sz w:val="20"/>
          <w:szCs w:val="20"/>
          <w:bdr w:val="none" w:sz="0" w:space="0" w:color="auto" w:frame="1"/>
          <w:lang w:eastAsia="en-IN"/>
        </w:rPr>
        <w:t>,</w:t>
      </w:r>
      <w:r w:rsidRPr="000D0BD4">
        <w:rPr>
          <w:rFonts w:ascii="Verdana" w:eastAsia="Times New Roman" w:hAnsi="Verdana" w:cs="Times New Roman"/>
          <w:color w:val="C00000"/>
          <w:sz w:val="20"/>
          <w:szCs w:val="20"/>
          <w:bdr w:val="none" w:sz="0" w:space="0" w:color="auto" w:frame="1"/>
          <w:lang w:eastAsia="en-IN"/>
        </w:rPr>
        <w:t>10000</w:t>
      </w:r>
      <w:r w:rsidRPr="000D0BD4">
        <w:rPr>
          <w:rFonts w:ascii="Verdana" w:eastAsia="Times New Roman" w:hAnsi="Verdana" w:cs="Times New Roman"/>
          <w:color w:val="000000"/>
          <w:sz w:val="20"/>
          <w:szCs w:val="20"/>
          <w:bdr w:val="none" w:sz="0" w:space="0" w:color="auto" w:frame="1"/>
          <w:lang w:eastAsia="en-IN"/>
        </w:rPr>
        <w:t>));</w:t>
      </w:r>
      <w:r w:rsidRPr="000D0BD4">
        <w:rPr>
          <w:rFonts w:ascii="Verdana" w:eastAsia="Times New Roman" w:hAnsi="Verdana" w:cs="Times New Roman"/>
          <w:color w:val="008200"/>
          <w:sz w:val="20"/>
          <w:szCs w:val="20"/>
          <w:bdr w:val="none" w:sz="0" w:space="0" w:color="auto" w:frame="1"/>
          <w:lang w:eastAsia="en-IN"/>
        </w:rPr>
        <w:t>//salary is the propertyname</w:t>
      </w:r>
      <w:r w:rsidRPr="000D0BD4">
        <w:rPr>
          <w:rFonts w:ascii="Verdana" w:eastAsia="Times New Roman" w:hAnsi="Verdana" w:cs="Times New Roman"/>
          <w:color w:val="000000"/>
          <w:sz w:val="20"/>
          <w:szCs w:val="20"/>
          <w:bdr w:val="none" w:sz="0" w:space="0" w:color="auto" w:frame="1"/>
          <w:lang w:eastAsia="en-IN"/>
        </w:rPr>
        <w:t>  </w:t>
      </w:r>
    </w:p>
    <w:p w:rsidR="000D0BD4" w:rsidRPr="000D0BD4" w:rsidRDefault="000D0BD4" w:rsidP="000D0BD4">
      <w:pPr>
        <w:shd w:val="clear" w:color="auto" w:fill="FFFFFF"/>
        <w:spacing w:after="0" w:line="315" w:lineRule="atLeast"/>
        <w:ind w:left="-360"/>
        <w:rPr>
          <w:rFonts w:ascii="Verdana" w:eastAsia="Times New Roman" w:hAnsi="Verdana" w:cs="Times New Roman"/>
          <w:color w:val="000000"/>
          <w:sz w:val="20"/>
          <w:szCs w:val="20"/>
          <w:lang w:eastAsia="en-IN"/>
        </w:rPr>
      </w:pPr>
      <w:r w:rsidRPr="000D0BD4">
        <w:rPr>
          <w:rFonts w:ascii="Verdana" w:eastAsia="Times New Roman" w:hAnsi="Verdana" w:cs="Times New Roman"/>
          <w:color w:val="000000"/>
          <w:sz w:val="20"/>
          <w:szCs w:val="20"/>
          <w:bdr w:val="none" w:sz="0" w:space="0" w:color="auto" w:frame="1"/>
          <w:lang w:eastAsia="en-IN"/>
        </w:rPr>
        <w:t>List list=c.list();  </w:t>
      </w:r>
    </w:p>
    <w:p w:rsidR="000D0BD4" w:rsidRPr="000D0BD4" w:rsidRDefault="000D0BD4" w:rsidP="000D0BD4">
      <w:pPr>
        <w:shd w:val="clear" w:color="auto" w:fill="FFFFFF"/>
        <w:spacing w:after="0" w:line="315" w:lineRule="atLeast"/>
        <w:ind w:left="-360"/>
        <w:rPr>
          <w:rFonts w:ascii="Verdana" w:eastAsia="Times New Roman" w:hAnsi="Verdana" w:cs="Times New Roman"/>
          <w:color w:val="000000"/>
          <w:sz w:val="20"/>
          <w:szCs w:val="20"/>
          <w:lang w:eastAsia="en-IN"/>
        </w:rPr>
      </w:pPr>
    </w:p>
    <w:p w:rsidR="000D0BD4"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63.Difference between HQL and Criteria?</w:t>
      </w:r>
    </w:p>
    <w:p w:rsidR="000D0BD4" w:rsidRPr="000D0BD4" w:rsidRDefault="000D0BD4" w:rsidP="0013606E">
      <w:pPr>
        <w:numPr>
          <w:ilvl w:val="0"/>
          <w:numId w:val="89"/>
        </w:numPr>
        <w:shd w:val="clear" w:color="auto" w:fill="FFFFFF"/>
        <w:spacing w:before="100" w:beforeAutospacing="1" w:after="100" w:afterAutospacing="1" w:line="456" w:lineRule="atLeast"/>
        <w:ind w:left="300"/>
        <w:rPr>
          <w:rFonts w:ascii="Verdana" w:eastAsia="Times New Roman" w:hAnsi="Verdana" w:cs="Times New Roman"/>
          <w:color w:val="313131"/>
          <w:sz w:val="23"/>
          <w:szCs w:val="23"/>
          <w:lang w:eastAsia="en-IN"/>
        </w:rPr>
      </w:pPr>
      <w:r>
        <w:rPr>
          <w:rFonts w:cstheme="minorHAnsi"/>
          <w:color w:val="FF0000"/>
          <w:sz w:val="28"/>
          <w:szCs w:val="28"/>
        </w:rPr>
        <w:t xml:space="preserve">      </w:t>
      </w:r>
      <w:r w:rsidRPr="000D0BD4">
        <w:rPr>
          <w:rFonts w:ascii="Verdana" w:eastAsia="Times New Roman" w:hAnsi="Verdana" w:cs="Times New Roman"/>
          <w:color w:val="313131"/>
          <w:sz w:val="23"/>
          <w:szCs w:val="23"/>
          <w:lang w:eastAsia="en-IN"/>
        </w:rPr>
        <w:t>HQL is to perform both </w:t>
      </w:r>
      <w:r w:rsidRPr="000D0BD4">
        <w:rPr>
          <w:rFonts w:ascii="Verdana" w:eastAsia="Times New Roman" w:hAnsi="Verdana" w:cs="Times New Roman"/>
          <w:color w:val="3366FF"/>
          <w:sz w:val="23"/>
          <w:szCs w:val="23"/>
          <w:lang w:eastAsia="en-IN"/>
        </w:rPr>
        <w:t>selec</w:t>
      </w:r>
      <w:r w:rsidRPr="000D0BD4">
        <w:rPr>
          <w:rFonts w:ascii="Verdana" w:eastAsia="Times New Roman" w:hAnsi="Verdana" w:cs="Times New Roman"/>
          <w:color w:val="313131"/>
          <w:sz w:val="23"/>
          <w:szCs w:val="23"/>
          <w:lang w:eastAsia="en-IN"/>
        </w:rPr>
        <w:t>t and </w:t>
      </w:r>
      <w:r w:rsidRPr="000D0BD4">
        <w:rPr>
          <w:rFonts w:ascii="Verdana" w:eastAsia="Times New Roman" w:hAnsi="Verdana" w:cs="Times New Roman"/>
          <w:color w:val="FF9900"/>
          <w:sz w:val="23"/>
          <w:szCs w:val="23"/>
          <w:lang w:eastAsia="en-IN"/>
        </w:rPr>
        <w:t>non-select</w:t>
      </w:r>
      <w:r w:rsidRPr="000D0BD4">
        <w:rPr>
          <w:rFonts w:ascii="Verdana" w:eastAsia="Times New Roman" w:hAnsi="Verdana" w:cs="Times New Roman"/>
          <w:color w:val="313131"/>
          <w:sz w:val="23"/>
          <w:szCs w:val="23"/>
          <w:lang w:eastAsia="en-IN"/>
        </w:rPr>
        <w:t> operations on the data,  but Criteria is </w:t>
      </w:r>
      <w:r w:rsidRPr="000D0BD4">
        <w:rPr>
          <w:rFonts w:ascii="Verdana" w:eastAsia="Times New Roman" w:hAnsi="Verdana" w:cs="Times New Roman"/>
          <w:color w:val="99CC00"/>
          <w:sz w:val="23"/>
          <w:szCs w:val="23"/>
          <w:lang w:eastAsia="en-IN"/>
        </w:rPr>
        <w:t>only for selecting the data</w:t>
      </w:r>
      <w:r w:rsidRPr="000D0BD4">
        <w:rPr>
          <w:rFonts w:ascii="Verdana" w:eastAsia="Times New Roman" w:hAnsi="Verdana" w:cs="Times New Roman"/>
          <w:color w:val="313131"/>
          <w:sz w:val="23"/>
          <w:szCs w:val="23"/>
          <w:lang w:eastAsia="en-IN"/>
        </w:rPr>
        <w:t>, we cannot perform non-select operations using criteria</w:t>
      </w:r>
    </w:p>
    <w:p w:rsidR="000D0BD4" w:rsidRPr="000D0BD4" w:rsidRDefault="000D0BD4" w:rsidP="0013606E">
      <w:pPr>
        <w:numPr>
          <w:ilvl w:val="0"/>
          <w:numId w:val="89"/>
        </w:numPr>
        <w:shd w:val="clear" w:color="auto" w:fill="FFFFFF"/>
        <w:spacing w:before="100" w:beforeAutospacing="1" w:after="100" w:afterAutospacing="1" w:line="456" w:lineRule="atLeast"/>
        <w:ind w:left="300"/>
        <w:rPr>
          <w:rFonts w:ascii="Verdana" w:eastAsia="Times New Roman" w:hAnsi="Verdana" w:cs="Times New Roman"/>
          <w:color w:val="313131"/>
          <w:sz w:val="23"/>
          <w:szCs w:val="23"/>
          <w:lang w:eastAsia="en-IN"/>
        </w:rPr>
      </w:pPr>
      <w:r w:rsidRPr="000D0BD4">
        <w:rPr>
          <w:rFonts w:ascii="Verdana" w:eastAsia="Times New Roman" w:hAnsi="Verdana" w:cs="Times New Roman"/>
          <w:color w:val="313131"/>
          <w:sz w:val="23"/>
          <w:szCs w:val="23"/>
          <w:lang w:eastAsia="en-IN"/>
        </w:rPr>
        <w:lastRenderedPageBreak/>
        <w:t>HQL is suitable for executing </w:t>
      </w:r>
      <w:r w:rsidRPr="000D0BD4">
        <w:rPr>
          <w:rFonts w:ascii="Verdana" w:eastAsia="Times New Roman" w:hAnsi="Verdana" w:cs="Times New Roman"/>
          <w:color w:val="0000FF"/>
          <w:sz w:val="23"/>
          <w:szCs w:val="23"/>
          <w:lang w:eastAsia="en-IN"/>
        </w:rPr>
        <w:t>Static Queries</w:t>
      </w:r>
      <w:r w:rsidRPr="000D0BD4">
        <w:rPr>
          <w:rFonts w:ascii="Verdana" w:eastAsia="Times New Roman" w:hAnsi="Verdana" w:cs="Times New Roman"/>
          <w:color w:val="313131"/>
          <w:sz w:val="23"/>
          <w:szCs w:val="23"/>
          <w:lang w:eastAsia="en-IN"/>
        </w:rPr>
        <w:t>, where as Criteria is suitable for executing </w:t>
      </w:r>
      <w:r w:rsidRPr="000D0BD4">
        <w:rPr>
          <w:rFonts w:ascii="Verdana" w:eastAsia="Times New Roman" w:hAnsi="Verdana" w:cs="Times New Roman"/>
          <w:color w:val="FF6600"/>
          <w:sz w:val="23"/>
          <w:szCs w:val="23"/>
          <w:lang w:eastAsia="en-IN"/>
        </w:rPr>
        <w:t>Dynamic Queries</w:t>
      </w:r>
    </w:p>
    <w:p w:rsidR="000D0BD4" w:rsidRPr="000D0BD4" w:rsidRDefault="000D0BD4" w:rsidP="0013606E">
      <w:pPr>
        <w:numPr>
          <w:ilvl w:val="0"/>
          <w:numId w:val="89"/>
        </w:numPr>
        <w:shd w:val="clear" w:color="auto" w:fill="FFFFFF"/>
        <w:spacing w:before="100" w:beforeAutospacing="1" w:after="100" w:afterAutospacing="1" w:line="456" w:lineRule="atLeast"/>
        <w:ind w:left="300"/>
        <w:rPr>
          <w:rFonts w:ascii="Verdana" w:eastAsia="Times New Roman" w:hAnsi="Verdana" w:cs="Times New Roman"/>
          <w:color w:val="313131"/>
          <w:sz w:val="23"/>
          <w:szCs w:val="23"/>
          <w:lang w:eastAsia="en-IN"/>
        </w:rPr>
      </w:pPr>
      <w:r w:rsidRPr="000D0BD4">
        <w:rPr>
          <w:rFonts w:ascii="Verdana" w:eastAsia="Times New Roman" w:hAnsi="Verdana" w:cs="Times New Roman"/>
          <w:color w:val="313131"/>
          <w:sz w:val="23"/>
          <w:szCs w:val="23"/>
          <w:lang w:eastAsia="en-IN"/>
        </w:rPr>
        <w:t>HQL doesn’t support </w:t>
      </w:r>
      <w:r w:rsidRPr="000D0BD4">
        <w:rPr>
          <w:rFonts w:ascii="Verdana" w:eastAsia="Times New Roman" w:hAnsi="Verdana" w:cs="Times New Roman"/>
          <w:color w:val="DF1F9E"/>
          <w:sz w:val="23"/>
          <w:szCs w:val="23"/>
          <w:lang w:eastAsia="en-IN"/>
        </w:rPr>
        <w:t>pagination concept</w:t>
      </w:r>
      <w:r w:rsidRPr="000D0BD4">
        <w:rPr>
          <w:rFonts w:ascii="Verdana" w:eastAsia="Times New Roman" w:hAnsi="Verdana" w:cs="Times New Roman"/>
          <w:color w:val="313131"/>
          <w:sz w:val="23"/>
          <w:szCs w:val="23"/>
          <w:lang w:eastAsia="en-IN"/>
        </w:rPr>
        <w:t>, but we can achieve pagination with Criteria</w:t>
      </w:r>
    </w:p>
    <w:p w:rsidR="000D0BD4" w:rsidRPr="000D0BD4" w:rsidRDefault="000D0BD4" w:rsidP="0013606E">
      <w:pPr>
        <w:numPr>
          <w:ilvl w:val="0"/>
          <w:numId w:val="89"/>
        </w:numPr>
        <w:shd w:val="clear" w:color="auto" w:fill="FFFFFF"/>
        <w:spacing w:before="100" w:beforeAutospacing="1" w:after="100" w:afterAutospacing="1" w:line="456" w:lineRule="atLeast"/>
        <w:ind w:left="300"/>
        <w:rPr>
          <w:rFonts w:ascii="Verdana" w:eastAsia="Times New Roman" w:hAnsi="Verdana" w:cs="Times New Roman"/>
          <w:color w:val="313131"/>
          <w:sz w:val="23"/>
          <w:szCs w:val="23"/>
          <w:lang w:eastAsia="en-IN"/>
        </w:rPr>
      </w:pPr>
      <w:r w:rsidRPr="000D0BD4">
        <w:rPr>
          <w:rFonts w:ascii="Verdana" w:eastAsia="Times New Roman" w:hAnsi="Verdana" w:cs="Times New Roman"/>
          <w:color w:val="313131"/>
          <w:sz w:val="23"/>
          <w:szCs w:val="23"/>
          <w:lang w:eastAsia="en-IN"/>
        </w:rPr>
        <w:t>Criteria used to take more time to execute then HQL</w:t>
      </w:r>
    </w:p>
    <w:p w:rsidR="000D0BD4" w:rsidRPr="000D0BD4" w:rsidRDefault="000D0BD4" w:rsidP="0013606E">
      <w:pPr>
        <w:numPr>
          <w:ilvl w:val="0"/>
          <w:numId w:val="89"/>
        </w:numPr>
        <w:shd w:val="clear" w:color="auto" w:fill="FFFFFF"/>
        <w:spacing w:before="100" w:beforeAutospacing="1" w:after="100" w:afterAutospacing="1" w:line="456" w:lineRule="atLeast"/>
        <w:ind w:left="300"/>
        <w:rPr>
          <w:rFonts w:ascii="Verdana" w:eastAsia="Times New Roman" w:hAnsi="Verdana" w:cs="Times New Roman"/>
          <w:color w:val="313131"/>
          <w:sz w:val="23"/>
          <w:szCs w:val="23"/>
          <w:lang w:eastAsia="en-IN"/>
        </w:rPr>
      </w:pPr>
      <w:r w:rsidRPr="000D0BD4">
        <w:rPr>
          <w:rFonts w:ascii="Verdana" w:eastAsia="Times New Roman" w:hAnsi="Verdana" w:cs="Times New Roman"/>
          <w:color w:val="313131"/>
          <w:sz w:val="23"/>
          <w:szCs w:val="23"/>
          <w:lang w:eastAsia="en-IN"/>
        </w:rPr>
        <w:t>With Criteria we are safe with </w:t>
      </w:r>
      <w:r w:rsidRPr="000D0BD4">
        <w:rPr>
          <w:rFonts w:ascii="Verdana" w:eastAsia="Times New Roman" w:hAnsi="Verdana" w:cs="Times New Roman"/>
          <w:color w:val="333399"/>
          <w:sz w:val="23"/>
          <w:szCs w:val="23"/>
          <w:lang w:eastAsia="en-IN"/>
        </w:rPr>
        <w:t>SQL Injection</w:t>
      </w:r>
      <w:r w:rsidRPr="000D0BD4">
        <w:rPr>
          <w:rFonts w:ascii="Verdana" w:eastAsia="Times New Roman" w:hAnsi="Verdana" w:cs="Times New Roman"/>
          <w:color w:val="313131"/>
          <w:sz w:val="23"/>
          <w:szCs w:val="23"/>
          <w:lang w:eastAsia="en-IN"/>
        </w:rPr>
        <w:t> because of its dynamic query generation but in HQL as your queries are either fixed or parametrized, there is no safe from SQL Injection.</w:t>
      </w:r>
    </w:p>
    <w:p w:rsidR="000D0BD4"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64.Difference between Criteria and Detached Criteria?</w:t>
      </w:r>
    </w:p>
    <w:p w:rsidR="000D0BD4" w:rsidRDefault="000D0BD4" w:rsidP="000D0BD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Using a DetachedCriteria is exactly the same as a Criteria except you can do the initial creation and setup of your query without having access to the session. When it comes time to run your query, you must convert it to an executable query with </w:t>
      </w:r>
      <w:r>
        <w:rPr>
          <w:rStyle w:val="HTMLCode"/>
          <w:rFonts w:ascii="Consolas" w:hAnsi="Consolas"/>
          <w:color w:val="242729"/>
          <w:bdr w:val="none" w:sz="0" w:space="0" w:color="auto" w:frame="1"/>
        </w:rPr>
        <w:t>getExecutableCriteria(session)</w:t>
      </w:r>
      <w:r>
        <w:rPr>
          <w:rFonts w:ascii="Arial" w:hAnsi="Arial" w:cs="Arial"/>
          <w:color w:val="242729"/>
          <w:sz w:val="23"/>
          <w:szCs w:val="23"/>
        </w:rPr>
        <w:t>.</w:t>
      </w:r>
    </w:p>
    <w:p w:rsidR="000D0BD4" w:rsidRDefault="000D0BD4" w:rsidP="000D0BD4">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is useful if you are building complicated queries, possibly through a multi-step process, because you don't need access to the Session everywhere. You only need the Session at the final step when you run the query.</w:t>
      </w:r>
    </w:p>
    <w:p w:rsidR="000D0BD4" w:rsidRDefault="000D0BD4" w:rsidP="000D0BD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Under the hood, DetachedCriteria uses a CriteriaImpl which is the same class you get if you call </w:t>
      </w:r>
      <w:r>
        <w:rPr>
          <w:rStyle w:val="HTMLCode"/>
          <w:rFonts w:ascii="Consolas" w:hAnsi="Consolas"/>
          <w:color w:val="242729"/>
          <w:bdr w:val="none" w:sz="0" w:space="0" w:color="auto" w:frame="1"/>
        </w:rPr>
        <w:t>session.createCriteria()</w:t>
      </w:r>
      <w:r>
        <w:rPr>
          <w:rFonts w:ascii="Arial" w:hAnsi="Arial" w:cs="Arial"/>
          <w:color w:val="242729"/>
          <w:sz w:val="23"/>
          <w:szCs w:val="23"/>
        </w:rPr>
        <w:t>.</w:t>
      </w:r>
    </w:p>
    <w:p w:rsidR="000D0BD4" w:rsidRPr="000D0BD4" w:rsidRDefault="000D0BD4" w:rsidP="000D0BD4">
      <w:pPr>
        <w:shd w:val="clear" w:color="auto" w:fill="FFFFFF"/>
        <w:spacing w:after="30" w:line="240" w:lineRule="auto"/>
        <w:textAlignment w:val="baseline"/>
        <w:rPr>
          <w:rFonts w:ascii="inherit" w:eastAsia="Times New Roman" w:hAnsi="inherit" w:cs="Arial"/>
          <w:color w:val="242729"/>
          <w:sz w:val="20"/>
          <w:szCs w:val="20"/>
          <w:lang w:eastAsia="en-IN"/>
        </w:rPr>
      </w:pPr>
    </w:p>
    <w:p w:rsidR="000D0BD4" w:rsidRPr="000D0BD4" w:rsidRDefault="000D0BD4" w:rsidP="000D0BD4">
      <w:pPr>
        <w:shd w:val="clear" w:color="auto" w:fill="FFFFFF"/>
        <w:spacing w:after="240" w:line="240" w:lineRule="auto"/>
        <w:textAlignment w:val="baseline"/>
        <w:rPr>
          <w:rFonts w:ascii="inherit" w:eastAsia="Times New Roman" w:hAnsi="inherit" w:cs="Arial"/>
          <w:color w:val="242729"/>
          <w:sz w:val="23"/>
          <w:szCs w:val="23"/>
          <w:lang w:eastAsia="en-IN"/>
        </w:rPr>
      </w:pPr>
      <w:r w:rsidRPr="000D0BD4">
        <w:rPr>
          <w:rFonts w:ascii="inherit" w:eastAsia="Times New Roman" w:hAnsi="inherit" w:cs="Arial"/>
          <w:color w:val="242729"/>
          <w:sz w:val="23"/>
          <w:szCs w:val="23"/>
          <w:lang w:eastAsia="en-IN"/>
        </w:rPr>
        <w:t>-Detached criteria is very good alternate when the hibernate session is not present.</w:t>
      </w:r>
    </w:p>
    <w:p w:rsidR="000D0BD4" w:rsidRPr="000D0BD4" w:rsidRDefault="000D0BD4" w:rsidP="000D0BD4">
      <w:pPr>
        <w:shd w:val="clear" w:color="auto" w:fill="FFFFFF"/>
        <w:spacing w:after="0" w:line="240" w:lineRule="auto"/>
        <w:textAlignment w:val="baseline"/>
        <w:rPr>
          <w:rFonts w:ascii="inherit" w:eastAsia="Times New Roman" w:hAnsi="inherit" w:cs="Arial"/>
          <w:color w:val="242729"/>
          <w:sz w:val="23"/>
          <w:szCs w:val="23"/>
          <w:lang w:eastAsia="en-IN"/>
        </w:rPr>
      </w:pPr>
      <w:r w:rsidRPr="000D0BD4">
        <w:rPr>
          <w:rFonts w:ascii="inherit" w:eastAsia="Times New Roman" w:hAnsi="inherit" w:cs="Arial"/>
          <w:color w:val="242729"/>
          <w:sz w:val="23"/>
          <w:szCs w:val="23"/>
          <w:lang w:eastAsia="en-IN"/>
        </w:rPr>
        <w:t>-The criteria are online, which means that it uses Session class object. But the detached criteria is offline because it </w:t>
      </w:r>
      <w:r w:rsidRPr="000D0BD4">
        <w:rPr>
          <w:rFonts w:ascii="inherit" w:eastAsia="Times New Roman" w:hAnsi="inherit" w:cs="Arial"/>
          <w:i/>
          <w:iCs/>
          <w:color w:val="242729"/>
          <w:sz w:val="23"/>
          <w:szCs w:val="23"/>
          <w:bdr w:val="none" w:sz="0" w:space="0" w:color="auto" w:frame="1"/>
          <w:lang w:eastAsia="en-IN"/>
        </w:rPr>
        <w:t>doesn't need a session</w:t>
      </w:r>
      <w:r w:rsidRPr="000D0BD4">
        <w:rPr>
          <w:rFonts w:ascii="inherit" w:eastAsia="Times New Roman" w:hAnsi="inherit" w:cs="Arial"/>
          <w:color w:val="242729"/>
          <w:sz w:val="23"/>
          <w:szCs w:val="23"/>
          <w:lang w:eastAsia="en-IN"/>
        </w:rPr>
        <w:t>.</w:t>
      </w:r>
    </w:p>
    <w:p w:rsidR="000D0BD4" w:rsidRPr="000D0BD4" w:rsidRDefault="000D0BD4" w:rsidP="000D0BD4">
      <w:pPr>
        <w:shd w:val="clear" w:color="auto" w:fill="FFFFFF"/>
        <w:spacing w:after="240" w:line="240" w:lineRule="auto"/>
        <w:textAlignment w:val="baseline"/>
        <w:rPr>
          <w:rFonts w:ascii="inherit" w:eastAsia="Times New Roman" w:hAnsi="inherit" w:cs="Arial"/>
          <w:color w:val="242729"/>
          <w:sz w:val="23"/>
          <w:szCs w:val="23"/>
          <w:lang w:eastAsia="en-IN"/>
        </w:rPr>
      </w:pPr>
      <w:r w:rsidRPr="000D0BD4">
        <w:rPr>
          <w:rFonts w:ascii="inherit" w:eastAsia="Times New Roman" w:hAnsi="inherit" w:cs="Arial"/>
          <w:color w:val="242729"/>
          <w:sz w:val="23"/>
          <w:szCs w:val="23"/>
          <w:lang w:eastAsia="en-IN"/>
        </w:rPr>
        <w:t>-Then the detach criteria allow code reusability.</w:t>
      </w:r>
    </w:p>
    <w:p w:rsidR="000D0BD4" w:rsidRDefault="000D0BD4"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0D0BD4" w:rsidRDefault="000D0BD4" w:rsidP="000D0BD4">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t>DetachedCriteria</w:t>
      </w:r>
      <w:r>
        <w:rPr>
          <w:rStyle w:val="pln"/>
          <w:rFonts w:ascii="inherit" w:hAnsi="inherit"/>
          <w:color w:val="303336"/>
          <w:bdr w:val="none" w:sz="0" w:space="0" w:color="auto" w:frame="1"/>
        </w:rPr>
        <w:t xml:space="preserve"> dcr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DetachedCriteria</w:t>
      </w:r>
      <w:r>
        <w:rPr>
          <w:rStyle w:val="pun"/>
          <w:rFonts w:ascii="inherit" w:hAnsi="inherit"/>
          <w:color w:val="303336"/>
          <w:bdr w:val="none" w:sz="0" w:space="0" w:color="auto" w:frame="1"/>
        </w:rPr>
        <w:t>.</w:t>
      </w:r>
      <w:r>
        <w:rPr>
          <w:rStyle w:val="pln"/>
          <w:rFonts w:ascii="inherit" w:hAnsi="inherit"/>
          <w:color w:val="303336"/>
          <w:bdr w:val="none" w:sz="0" w:space="0" w:color="auto" w:frame="1"/>
        </w:rPr>
        <w:t>forClass</w:t>
      </w:r>
      <w:r>
        <w:rPr>
          <w:rStyle w:val="pun"/>
          <w:rFonts w:ascii="inherit" w:hAnsi="inherit"/>
          <w:color w:val="303336"/>
          <w:bdr w:val="none" w:sz="0" w:space="0" w:color="auto" w:frame="1"/>
        </w:rPr>
        <w:t>(</w:t>
      </w:r>
      <w:r>
        <w:rPr>
          <w:rStyle w:val="typ"/>
          <w:rFonts w:ascii="inherit" w:hAnsi="inherit"/>
          <w:color w:val="2B91AF"/>
          <w:bdr w:val="none" w:sz="0" w:space="0" w:color="auto" w:frame="1"/>
        </w:rPr>
        <w:t>Student</w:t>
      </w:r>
      <w:r>
        <w:rPr>
          <w:rStyle w:val="pun"/>
          <w:rFonts w:ascii="inherit" w:hAnsi="inherit"/>
          <w:color w:val="303336"/>
          <w:bdr w:val="none" w:sz="0" w:space="0" w:color="auto" w:frame="1"/>
        </w:rPr>
        <w:t>.</w:t>
      </w:r>
      <w:r>
        <w:rPr>
          <w:rStyle w:val="kwd"/>
          <w:rFonts w:ascii="inherit" w:hAnsi="inherit"/>
          <w:color w:val="101094"/>
          <w:bdr w:val="none" w:sz="0" w:space="0" w:color="auto" w:frame="1"/>
        </w:rPr>
        <w:t>class</w:t>
      </w:r>
      <w:r>
        <w:rPr>
          <w:rStyle w:val="pun"/>
          <w:rFonts w:ascii="inherit" w:hAnsi="inherit"/>
          <w:color w:val="303336"/>
          <w:bdr w:val="none" w:sz="0" w:space="0" w:color="auto" w:frame="1"/>
        </w:rPr>
        <w:t>).</w:t>
      </w:r>
      <w:r>
        <w:rPr>
          <w:rStyle w:val="pln"/>
          <w:rFonts w:ascii="inherit" w:hAnsi="inherit"/>
          <w:color w:val="303336"/>
          <w:bdr w:val="none" w:sz="0" w:space="0" w:color="auto" w:frame="1"/>
        </w:rPr>
        <w:t>add</w:t>
      </w:r>
      <w:r>
        <w:rPr>
          <w:rStyle w:val="pun"/>
          <w:rFonts w:ascii="inherit" w:hAnsi="inherit"/>
          <w:color w:val="303336"/>
          <w:bdr w:val="none" w:sz="0" w:space="0" w:color="auto" w:frame="1"/>
        </w:rPr>
        <w:t>(</w:t>
      </w:r>
      <w:r>
        <w:rPr>
          <w:rStyle w:val="typ"/>
          <w:rFonts w:ascii="inherit" w:hAnsi="inherit"/>
          <w:color w:val="2B91AF"/>
          <w:bdr w:val="none" w:sz="0" w:space="0" w:color="auto" w:frame="1"/>
        </w:rPr>
        <w:t>Property</w:t>
      </w:r>
      <w:r>
        <w:rPr>
          <w:rStyle w:val="pun"/>
          <w:rFonts w:ascii="inherit" w:hAnsi="inherit"/>
          <w:color w:val="303336"/>
          <w:bdr w:val="none" w:sz="0" w:space="0" w:color="auto" w:frame="1"/>
        </w:rPr>
        <w:t>.</w:t>
      </w:r>
      <w:r>
        <w:rPr>
          <w:rStyle w:val="pln"/>
          <w:rFonts w:ascii="inherit" w:hAnsi="inherit"/>
          <w:color w:val="303336"/>
          <w:bdr w:val="none" w:sz="0" w:space="0" w:color="auto" w:frame="1"/>
        </w:rPr>
        <w:t>forName</w:t>
      </w:r>
      <w:r>
        <w:rPr>
          <w:rStyle w:val="pun"/>
          <w:rFonts w:ascii="inherit" w:hAnsi="inherit"/>
          <w:color w:val="303336"/>
          <w:bdr w:val="none" w:sz="0" w:space="0" w:color="auto" w:frame="1"/>
        </w:rPr>
        <w:t>(</w:t>
      </w:r>
      <w:r>
        <w:rPr>
          <w:rStyle w:val="str"/>
          <w:rFonts w:ascii="inherit" w:hAnsi="inherit"/>
          <w:color w:val="7D2727"/>
          <w:bdr w:val="none" w:sz="0" w:space="0" w:color="auto" w:frame="1"/>
        </w:rPr>
        <w:t>"gender"</w:t>
      </w:r>
      <w:r>
        <w:rPr>
          <w:rStyle w:val="pun"/>
          <w:rFonts w:ascii="inherit" w:hAnsi="inherit"/>
          <w:color w:val="303336"/>
          <w:bdr w:val="none" w:sz="0" w:space="0" w:color="auto" w:frame="1"/>
        </w:rPr>
        <w:t>).</w:t>
      </w:r>
      <w:r>
        <w:rPr>
          <w:rStyle w:val="pln"/>
          <w:rFonts w:ascii="inherit" w:hAnsi="inherit"/>
          <w:color w:val="303336"/>
          <w:bdr w:val="none" w:sz="0" w:space="0" w:color="auto" w:frame="1"/>
        </w:rPr>
        <w:t>eq</w:t>
      </w:r>
      <w:r>
        <w:rPr>
          <w:rStyle w:val="pun"/>
          <w:rFonts w:ascii="inherit" w:hAnsi="inherit"/>
          <w:color w:val="303336"/>
          <w:bdr w:val="none" w:sz="0" w:space="0" w:color="auto" w:frame="1"/>
        </w:rPr>
        <w:t>(</w:t>
      </w:r>
      <w:r>
        <w:rPr>
          <w:rStyle w:val="str"/>
          <w:rFonts w:ascii="inherit" w:hAnsi="inherit"/>
          <w:color w:val="7D2727"/>
          <w:bdr w:val="none" w:sz="0" w:space="0" w:color="auto" w:frame="1"/>
        </w:rPr>
        <w:t>"male"</w:t>
      </w:r>
      <w:r>
        <w:rPr>
          <w:rStyle w:val="pun"/>
          <w:rFonts w:ascii="inherit" w:hAnsi="inherit"/>
          <w:color w:val="303336"/>
          <w:bdr w:val="none" w:sz="0" w:space="0" w:color="auto" w:frame="1"/>
        </w:rPr>
        <w:t>));</w:t>
      </w:r>
    </w:p>
    <w:p w:rsidR="000D0BD4" w:rsidRDefault="000D0BD4" w:rsidP="000D0BD4">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dcr</w:t>
      </w:r>
      <w:r>
        <w:rPr>
          <w:rStyle w:val="pun"/>
          <w:rFonts w:ascii="inherit" w:hAnsi="inherit"/>
          <w:color w:val="303336"/>
          <w:bdr w:val="none" w:sz="0" w:space="0" w:color="auto" w:frame="1"/>
        </w:rPr>
        <w:t>.</w:t>
      </w:r>
      <w:r>
        <w:rPr>
          <w:rStyle w:val="pln"/>
          <w:rFonts w:ascii="inherit" w:hAnsi="inherit"/>
          <w:color w:val="303336"/>
          <w:bdr w:val="none" w:sz="0" w:space="0" w:color="auto" w:frame="1"/>
        </w:rPr>
        <w:t>addOrder</w:t>
      </w:r>
      <w:r>
        <w:rPr>
          <w:rStyle w:val="pun"/>
          <w:rFonts w:ascii="inherit" w:hAnsi="inherit"/>
          <w:color w:val="303336"/>
          <w:bdr w:val="none" w:sz="0" w:space="0" w:color="auto" w:frame="1"/>
        </w:rPr>
        <w:t>(</w:t>
      </w:r>
      <w:r>
        <w:rPr>
          <w:rStyle w:val="typ"/>
          <w:rFonts w:ascii="inherit" w:hAnsi="inherit"/>
          <w:color w:val="2B91AF"/>
          <w:bdr w:val="none" w:sz="0" w:space="0" w:color="auto" w:frame="1"/>
        </w:rPr>
        <w:t>Order</w:t>
      </w:r>
      <w:r>
        <w:rPr>
          <w:rStyle w:val="pun"/>
          <w:rFonts w:ascii="inherit" w:hAnsi="inherit"/>
          <w:color w:val="303336"/>
          <w:bdr w:val="none" w:sz="0" w:space="0" w:color="auto" w:frame="1"/>
        </w:rPr>
        <w:t>.</w:t>
      </w:r>
      <w:r>
        <w:rPr>
          <w:rStyle w:val="pln"/>
          <w:rFonts w:ascii="inherit" w:hAnsi="inherit"/>
          <w:color w:val="303336"/>
          <w:bdr w:val="none" w:sz="0" w:space="0" w:color="auto" w:frame="1"/>
        </w:rPr>
        <w:t>desc</w:t>
      </w:r>
      <w:r>
        <w:rPr>
          <w:rStyle w:val="pun"/>
          <w:rFonts w:ascii="inherit" w:hAnsi="inherit"/>
          <w:color w:val="303336"/>
          <w:bdr w:val="none" w:sz="0" w:space="0" w:color="auto" w:frame="1"/>
        </w:rPr>
        <w:t>(</w:t>
      </w:r>
      <w:r>
        <w:rPr>
          <w:rStyle w:val="str"/>
          <w:rFonts w:ascii="inherit" w:hAnsi="inherit"/>
          <w:color w:val="7D2727"/>
          <w:bdr w:val="none" w:sz="0" w:space="0" w:color="auto" w:frame="1"/>
        </w:rPr>
        <w:t>"stud_id"</w:t>
      </w:r>
      <w:r>
        <w:rPr>
          <w:rStyle w:val="pun"/>
          <w:rFonts w:ascii="inherit" w:hAnsi="inherit"/>
          <w:color w:val="303336"/>
          <w:bdr w:val="none" w:sz="0" w:space="0" w:color="auto" w:frame="1"/>
        </w:rPr>
        <w:t>));</w:t>
      </w:r>
    </w:p>
    <w:p w:rsidR="000D0BD4" w:rsidRDefault="000D0BD4" w:rsidP="000D0BD4">
      <w:pPr>
        <w:pStyle w:val="HTMLPreformatted"/>
        <w:textAlignment w:val="baseline"/>
        <w:rPr>
          <w:rFonts w:ascii="Consolas" w:hAnsi="Consolas"/>
          <w:color w:val="393318"/>
        </w:rPr>
      </w:pP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List</w:t>
      </w:r>
      <w:r>
        <w:rPr>
          <w:rStyle w:val="pun"/>
          <w:rFonts w:ascii="inherit" w:hAnsi="inherit"/>
          <w:color w:val="303336"/>
          <w:bdr w:val="none" w:sz="0" w:space="0" w:color="auto" w:frame="1"/>
        </w:rPr>
        <w:t>&lt;</w:t>
      </w:r>
      <w:r>
        <w:rPr>
          <w:rStyle w:val="typ"/>
          <w:rFonts w:ascii="inherit" w:hAnsi="inherit"/>
          <w:color w:val="2B91AF"/>
          <w:bdr w:val="none" w:sz="0" w:space="0" w:color="auto" w:frame="1"/>
        </w:rPr>
        <w:t>Student</w:t>
      </w:r>
      <w:r>
        <w:rPr>
          <w:rStyle w:val="pun"/>
          <w:rFonts w:ascii="inherit" w:hAnsi="inherit"/>
          <w:color w:val="303336"/>
          <w:bdr w:val="none" w:sz="0" w:space="0" w:color="auto" w:frame="1"/>
        </w:rPr>
        <w:t>&gt;</w:t>
      </w:r>
      <w:r>
        <w:rPr>
          <w:rStyle w:val="pln"/>
          <w:rFonts w:ascii="inherit" w:hAnsi="inherit"/>
          <w:color w:val="303336"/>
          <w:bdr w:val="none" w:sz="0" w:space="0" w:color="auto" w:frame="1"/>
        </w:rPr>
        <w:t xml:space="preserve"> results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dcr</w:t>
      </w:r>
      <w:r>
        <w:rPr>
          <w:rStyle w:val="pun"/>
          <w:rFonts w:ascii="inherit" w:hAnsi="inherit"/>
          <w:color w:val="303336"/>
          <w:bdr w:val="none" w:sz="0" w:space="0" w:color="auto" w:frame="1"/>
        </w:rPr>
        <w:t>.</w:t>
      </w:r>
      <w:r>
        <w:rPr>
          <w:rStyle w:val="pln"/>
          <w:rFonts w:ascii="inherit" w:hAnsi="inherit"/>
          <w:color w:val="303336"/>
          <w:bdr w:val="none" w:sz="0" w:space="0" w:color="auto" w:frame="1"/>
        </w:rPr>
        <w:t>getExecutableCriteria</w:t>
      </w:r>
      <w:r>
        <w:rPr>
          <w:rStyle w:val="pun"/>
          <w:rFonts w:ascii="inherit" w:hAnsi="inherit"/>
          <w:color w:val="303336"/>
          <w:bdr w:val="none" w:sz="0" w:space="0" w:color="auto" w:frame="1"/>
        </w:rPr>
        <w:t>(</w:t>
      </w:r>
      <w:r>
        <w:rPr>
          <w:rStyle w:val="pln"/>
          <w:rFonts w:ascii="inherit" w:hAnsi="inherit"/>
          <w:color w:val="303336"/>
          <w:bdr w:val="none" w:sz="0" w:space="0" w:color="auto" w:frame="1"/>
        </w:rPr>
        <w:t>session</w:t>
      </w:r>
      <w:r>
        <w:rPr>
          <w:rStyle w:val="pun"/>
          <w:rFonts w:ascii="inherit" w:hAnsi="inherit"/>
          <w:color w:val="303336"/>
          <w:bdr w:val="none" w:sz="0" w:space="0" w:color="auto" w:frame="1"/>
        </w:rPr>
        <w:t>).</w:t>
      </w:r>
      <w:r>
        <w:rPr>
          <w:rStyle w:val="pln"/>
          <w:rFonts w:ascii="inherit" w:hAnsi="inherit"/>
          <w:color w:val="303336"/>
          <w:bdr w:val="none" w:sz="0" w:space="0" w:color="auto" w:frame="1"/>
        </w:rPr>
        <w:t>list</w:t>
      </w:r>
      <w:r>
        <w:rPr>
          <w:rStyle w:val="pun"/>
          <w:rFonts w:ascii="inherit" w:hAnsi="inherit"/>
          <w:color w:val="303336"/>
          <w:bdr w:val="none" w:sz="0" w:space="0" w:color="auto" w:frame="1"/>
        </w:rPr>
        <w:t>();</w:t>
      </w:r>
    </w:p>
    <w:p w:rsidR="000D0BD4"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65.How to call Procedures and functions in HQL?</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DELIMITER</w:t>
      </w:r>
      <w:r>
        <w:rPr>
          <w:rStyle w:val="HTMLCode"/>
          <w:rFonts w:ascii="Consolas" w:hAnsi="Consolas"/>
          <w:color w:val="000000"/>
        </w:rPr>
        <w:t xml:space="preserve"> $$</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CREATE</w:t>
      </w:r>
      <w:r>
        <w:rPr>
          <w:rStyle w:val="HTMLCode"/>
          <w:rFonts w:ascii="Consolas" w:hAnsi="Consolas"/>
          <w:color w:val="000000"/>
        </w:rPr>
        <w:t xml:space="preserve"> </w:t>
      </w:r>
      <w:r>
        <w:rPr>
          <w:rStyle w:val="token"/>
          <w:rFonts w:ascii="Consolas" w:hAnsi="Consolas"/>
          <w:color w:val="0077AA"/>
        </w:rPr>
        <w:t>PROCEDURE</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GetStocks</w:t>
      </w:r>
      <w:r>
        <w:rPr>
          <w:rStyle w:val="token"/>
          <w:rFonts w:ascii="Consolas" w:hAnsi="Consolas"/>
          <w:color w:val="999999"/>
        </w:rPr>
        <w:t>`(</w:t>
      </w:r>
      <w:r>
        <w:rPr>
          <w:rStyle w:val="HTMLCode"/>
          <w:rFonts w:ascii="Consolas" w:hAnsi="Consolas"/>
          <w:color w:val="000000"/>
        </w:rPr>
        <w:t xml:space="preserve">int_stockcode </w:t>
      </w:r>
      <w:r>
        <w:rPr>
          <w:rStyle w:val="token"/>
          <w:rFonts w:ascii="Consolas" w:hAnsi="Consolas"/>
          <w:color w:val="0077AA"/>
        </w:rPr>
        <w:t>varchar</w:t>
      </w:r>
      <w:r>
        <w:rPr>
          <w:rStyle w:val="token"/>
          <w:rFonts w:ascii="Consolas" w:hAnsi="Consolas"/>
          <w:color w:val="999999"/>
        </w:rPr>
        <w:t>(</w:t>
      </w:r>
      <w:r>
        <w:rPr>
          <w:rStyle w:val="token"/>
          <w:rFonts w:ascii="Consolas" w:hAnsi="Consolas"/>
          <w:color w:val="990055"/>
        </w:rPr>
        <w:t>20</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BEGIN</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SELECT</w:t>
      </w:r>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FROM</w:t>
      </w:r>
      <w:r>
        <w:rPr>
          <w:rStyle w:val="HTMLCode"/>
          <w:rFonts w:ascii="Consolas" w:hAnsi="Consolas"/>
          <w:color w:val="000000"/>
        </w:rPr>
        <w:t xml:space="preserve"> stock </w:t>
      </w:r>
      <w:r>
        <w:rPr>
          <w:rStyle w:val="token"/>
          <w:rFonts w:ascii="Consolas" w:hAnsi="Consolas"/>
          <w:color w:val="0077AA"/>
        </w:rPr>
        <w:t>where</w:t>
      </w:r>
      <w:r>
        <w:rPr>
          <w:rStyle w:val="HTMLCode"/>
          <w:rFonts w:ascii="Consolas" w:hAnsi="Consolas"/>
          <w:color w:val="000000"/>
        </w:rPr>
        <w:t xml:space="preserve"> stock_code </w:t>
      </w:r>
      <w:r>
        <w:rPr>
          <w:rStyle w:val="token"/>
          <w:rFonts w:ascii="Consolas" w:hAnsi="Consolas"/>
          <w:color w:val="A67F59"/>
        </w:rPr>
        <w:t>=</w:t>
      </w:r>
      <w:r>
        <w:rPr>
          <w:rStyle w:val="HTMLCode"/>
          <w:rFonts w:ascii="Consolas" w:hAnsi="Consolas"/>
          <w:color w:val="000000"/>
        </w:rPr>
        <w:t xml:space="preserve"> int_stockcode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END</w:t>
      </w:r>
      <w:r>
        <w:rPr>
          <w:rStyle w:val="HTMLCode"/>
          <w:rFonts w:ascii="Consolas" w:hAnsi="Consolas"/>
          <w:color w:val="000000"/>
        </w:rPr>
        <w:t xml:space="preserve"> $$</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DELIMITER</w:t>
      </w:r>
      <w:r>
        <w:rPr>
          <w:rStyle w:val="HTMLCode"/>
          <w:rFonts w:ascii="Consolas" w:hAnsi="Consolas"/>
          <w:color w:val="000000"/>
        </w:rPr>
        <w:t xml:space="preserve"> </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Fonts w:ascii="Consolas" w:hAnsi="Consolas"/>
          <w:color w:val="000000"/>
          <w:sz w:val="21"/>
          <w:szCs w:val="21"/>
        </w:rPr>
        <w:t>Copy</w:t>
      </w:r>
    </w:p>
    <w:p w:rsidR="000D0BD4" w:rsidRDefault="000D0BD4" w:rsidP="000D0BD4">
      <w:pPr>
        <w:pStyle w:val="NormalWeb"/>
        <w:shd w:val="clear" w:color="auto" w:fill="FFFFFF"/>
        <w:spacing w:before="0" w:beforeAutospacing="0"/>
        <w:rPr>
          <w:rFonts w:ascii="Segoe UI" w:hAnsi="Segoe UI" w:cs="Segoe UI"/>
          <w:color w:val="212529"/>
        </w:rPr>
      </w:pPr>
      <w:r>
        <w:rPr>
          <w:rFonts w:ascii="Segoe UI" w:hAnsi="Segoe UI" w:cs="Segoe UI"/>
          <w:color w:val="212529"/>
        </w:rPr>
        <w:t>In MySQL, you can simple call it with a </w:t>
      </w:r>
      <w:r>
        <w:rPr>
          <w:rStyle w:val="Strong"/>
          <w:rFonts w:ascii="Segoe UI" w:hAnsi="Segoe UI" w:cs="Segoe UI"/>
          <w:color w:val="212529"/>
        </w:rPr>
        <w:t>call</w:t>
      </w:r>
      <w:r>
        <w:rPr>
          <w:rFonts w:ascii="Segoe UI" w:hAnsi="Segoe UI" w:cs="Segoe UI"/>
          <w:color w:val="212529"/>
        </w:rPr>
        <w:t> keyword :</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lastRenderedPageBreak/>
        <w:t>CALL</w:t>
      </w:r>
      <w:r>
        <w:rPr>
          <w:rStyle w:val="HTMLCode"/>
          <w:rFonts w:ascii="Consolas" w:hAnsi="Consolas"/>
          <w:color w:val="000000"/>
        </w:rPr>
        <w:t xml:space="preserve"> GetStocks</w:t>
      </w:r>
      <w:r>
        <w:rPr>
          <w:rStyle w:val="token"/>
          <w:rFonts w:ascii="Consolas" w:hAnsi="Consolas"/>
          <w:color w:val="999999"/>
        </w:rPr>
        <w:t>(</w:t>
      </w:r>
      <w:r>
        <w:rPr>
          <w:rStyle w:val="token"/>
          <w:rFonts w:ascii="Consolas" w:hAnsi="Consolas"/>
          <w:color w:val="669900"/>
        </w:rPr>
        <w:t>'7277'</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Fonts w:ascii="Consolas" w:hAnsi="Consolas"/>
          <w:color w:val="000000"/>
          <w:sz w:val="21"/>
          <w:szCs w:val="21"/>
        </w:rPr>
        <w:t>Copy</w:t>
      </w:r>
    </w:p>
    <w:p w:rsidR="000D0BD4" w:rsidRDefault="000D0BD4" w:rsidP="000D0BD4">
      <w:pPr>
        <w:pStyle w:val="Heading2"/>
        <w:shd w:val="clear" w:color="auto" w:fill="FFFFFF"/>
        <w:rPr>
          <w:rFonts w:ascii="Segoe UI" w:hAnsi="Segoe UI" w:cs="Segoe UI"/>
          <w:color w:val="212529"/>
          <w:sz w:val="36"/>
          <w:szCs w:val="36"/>
        </w:rPr>
      </w:pPr>
      <w:r>
        <w:rPr>
          <w:rFonts w:ascii="Segoe UI" w:hAnsi="Segoe UI" w:cs="Segoe UI"/>
          <w:b/>
          <w:bCs/>
          <w:color w:val="212529"/>
        </w:rPr>
        <w:t>Hibernate call store procedure</w:t>
      </w:r>
    </w:p>
    <w:p w:rsidR="000D0BD4" w:rsidRDefault="000D0BD4" w:rsidP="000D0BD4">
      <w:pPr>
        <w:pStyle w:val="NormalWeb"/>
        <w:shd w:val="clear" w:color="auto" w:fill="FFFFFF"/>
        <w:spacing w:before="0" w:beforeAutospacing="0"/>
        <w:rPr>
          <w:rFonts w:ascii="Segoe UI" w:hAnsi="Segoe UI" w:cs="Segoe UI"/>
          <w:color w:val="212529"/>
        </w:rPr>
      </w:pPr>
      <w:r>
        <w:rPr>
          <w:rFonts w:ascii="Segoe UI" w:hAnsi="Segoe UI" w:cs="Segoe UI"/>
          <w:color w:val="212529"/>
        </w:rPr>
        <w:t>In Hibernate, there are three approaches to call a database store procedure.</w:t>
      </w:r>
    </w:p>
    <w:p w:rsidR="000D0BD4" w:rsidRDefault="000D0BD4" w:rsidP="000D0BD4">
      <w:pPr>
        <w:pStyle w:val="Heading2"/>
        <w:shd w:val="clear" w:color="auto" w:fill="FFFFFF"/>
        <w:rPr>
          <w:rFonts w:ascii="Segoe UI" w:hAnsi="Segoe UI" w:cs="Segoe UI"/>
          <w:color w:val="212529"/>
        </w:rPr>
      </w:pPr>
      <w:r>
        <w:rPr>
          <w:rFonts w:ascii="Segoe UI" w:hAnsi="Segoe UI" w:cs="Segoe UI"/>
          <w:b/>
          <w:bCs/>
          <w:color w:val="212529"/>
        </w:rPr>
        <w:t>1. Native SQL – createSQLQuery</w:t>
      </w:r>
    </w:p>
    <w:p w:rsidR="000D0BD4" w:rsidRDefault="000D0BD4" w:rsidP="000D0BD4">
      <w:pPr>
        <w:pStyle w:val="NormalWeb"/>
        <w:shd w:val="clear" w:color="auto" w:fill="FFFFFF"/>
        <w:spacing w:before="0" w:beforeAutospacing="0"/>
        <w:rPr>
          <w:rFonts w:ascii="Segoe UI" w:hAnsi="Segoe UI" w:cs="Segoe UI"/>
          <w:color w:val="212529"/>
        </w:rPr>
      </w:pPr>
      <w:r>
        <w:rPr>
          <w:rFonts w:ascii="Segoe UI" w:hAnsi="Segoe UI" w:cs="Segoe UI"/>
          <w:color w:val="212529"/>
        </w:rPr>
        <w:t>You can use </w:t>
      </w:r>
      <w:r>
        <w:rPr>
          <w:rStyle w:val="Strong"/>
          <w:rFonts w:ascii="Segoe UI" w:hAnsi="Segoe UI" w:cs="Segoe UI"/>
          <w:color w:val="212529"/>
        </w:rPr>
        <w:t>createSQLQuery()</w:t>
      </w:r>
      <w:r>
        <w:rPr>
          <w:rFonts w:ascii="Segoe UI" w:hAnsi="Segoe UI" w:cs="Segoe UI"/>
          <w:color w:val="212529"/>
        </w:rPr>
        <w:t> to call a store procedure directly.</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Query query </w:t>
      </w:r>
      <w:r>
        <w:rPr>
          <w:rStyle w:val="token"/>
          <w:rFonts w:ascii="Consolas" w:hAnsi="Consolas"/>
          <w:color w:val="A67F59"/>
        </w:rPr>
        <w:t>=</w:t>
      </w:r>
      <w:r>
        <w:rPr>
          <w:rStyle w:val="HTMLCode"/>
          <w:rFonts w:ascii="Consolas" w:hAnsi="Consolas"/>
          <w:color w:val="000000"/>
        </w:rPr>
        <w:t xml:space="preserve"> session</w:t>
      </w:r>
      <w:r>
        <w:rPr>
          <w:rStyle w:val="token"/>
          <w:rFonts w:ascii="Consolas" w:hAnsi="Consolas"/>
          <w:color w:val="999999"/>
        </w:rPr>
        <w:t>.</w:t>
      </w:r>
      <w:r>
        <w:rPr>
          <w:rStyle w:val="token"/>
          <w:rFonts w:ascii="Consolas" w:hAnsi="Consolas"/>
          <w:color w:val="DD4A68"/>
        </w:rPr>
        <w:t>createSQLQuery</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669900"/>
        </w:rPr>
        <w:t>"CALL GetStocks(:stockCode)"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w:t>
      </w:r>
      <w:r>
        <w:rPr>
          <w:rStyle w:val="token"/>
          <w:rFonts w:ascii="Consolas" w:hAnsi="Consolas"/>
          <w:color w:val="DD4A68"/>
        </w:rPr>
        <w:t>addEntity</w:t>
      </w:r>
      <w:r>
        <w:rPr>
          <w:rStyle w:val="token"/>
          <w:rFonts w:ascii="Consolas" w:hAnsi="Consolas"/>
          <w:color w:val="999999"/>
        </w:rPr>
        <w:t>(</w:t>
      </w:r>
      <w:r>
        <w:rPr>
          <w:rStyle w:val="HTMLCode"/>
          <w:rFonts w:ascii="Consolas" w:hAnsi="Consolas"/>
          <w:color w:val="000000"/>
        </w:rPr>
        <w:t>Stock</w:t>
      </w:r>
      <w:r>
        <w:rPr>
          <w:rStyle w:val="token"/>
          <w:rFonts w:ascii="Consolas" w:hAnsi="Consolas"/>
          <w:color w:val="999999"/>
        </w:rPr>
        <w:t>.</w:t>
      </w:r>
      <w:r>
        <w:rPr>
          <w:rStyle w:val="token"/>
          <w:rFonts w:ascii="Consolas" w:hAnsi="Consolas"/>
          <w:color w:val="0077AA"/>
        </w:rPr>
        <w:t>class</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w:t>
      </w:r>
      <w:r>
        <w:rPr>
          <w:rStyle w:val="token"/>
          <w:rFonts w:ascii="Consolas" w:hAnsi="Consolas"/>
          <w:color w:val="DD4A68"/>
        </w:rPr>
        <w:t>setParameter</w:t>
      </w:r>
      <w:r>
        <w:rPr>
          <w:rStyle w:val="token"/>
          <w:rFonts w:ascii="Consolas" w:hAnsi="Consolas"/>
          <w:color w:val="999999"/>
        </w:rPr>
        <w:t>(</w:t>
      </w:r>
      <w:r>
        <w:rPr>
          <w:rStyle w:val="token"/>
          <w:rFonts w:ascii="Consolas" w:hAnsi="Consolas"/>
          <w:color w:val="669900"/>
        </w:rPr>
        <w:t>"stockCode"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"7277"</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List result </w:t>
      </w:r>
      <w:r>
        <w:rPr>
          <w:rStyle w:val="token"/>
          <w:rFonts w:ascii="Consolas" w:hAnsi="Consolas"/>
          <w:color w:val="A67F59"/>
        </w:rPr>
        <w:t>=</w:t>
      </w:r>
      <w:r>
        <w:rPr>
          <w:rStyle w:val="HTMLCode"/>
          <w:rFonts w:ascii="Consolas" w:hAnsi="Consolas"/>
          <w:color w:val="000000"/>
        </w:rPr>
        <w:t xml:space="preserve"> query</w:t>
      </w:r>
      <w:r>
        <w:rPr>
          <w:rStyle w:val="token"/>
          <w:rFonts w:ascii="Consolas" w:hAnsi="Consolas"/>
          <w:color w:val="999999"/>
        </w:rPr>
        <w:t>.</w:t>
      </w:r>
      <w:r>
        <w:rPr>
          <w:rStyle w:val="token"/>
          <w:rFonts w:ascii="Consolas" w:hAnsi="Consolas"/>
          <w:color w:val="DD4A68"/>
        </w:rPr>
        <w:t>list</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for</w:t>
      </w:r>
      <w:r>
        <w:rPr>
          <w:rStyle w:val="token"/>
          <w:rFonts w:ascii="Consolas" w:hAnsi="Consolas"/>
          <w:color w:val="999999"/>
        </w:rPr>
        <w:t>(</w:t>
      </w:r>
      <w:r>
        <w:rPr>
          <w:rStyle w:val="token"/>
          <w:rFonts w:ascii="Consolas" w:hAnsi="Consolas"/>
          <w:color w:val="0077AA"/>
        </w:rPr>
        <w:t>int</w:t>
      </w:r>
      <w:r>
        <w:rPr>
          <w:rStyle w:val="HTMLCode"/>
          <w:rFonts w:ascii="Consolas" w:hAnsi="Consolas"/>
          <w:color w:val="000000"/>
        </w:rPr>
        <w:t xml:space="preserve"> i</w:t>
      </w:r>
      <w:r>
        <w:rPr>
          <w:rStyle w:val="token"/>
          <w:rFonts w:ascii="Consolas" w:hAnsi="Consolas"/>
          <w:color w:val="A67F59"/>
        </w:rPr>
        <w:t>=</w:t>
      </w:r>
      <w:r>
        <w:rPr>
          <w:rStyle w:val="token"/>
          <w:rFonts w:ascii="Consolas" w:hAnsi="Consolas"/>
          <w:color w:val="990055"/>
        </w:rPr>
        <w:t>0</w:t>
      </w:r>
      <w:r>
        <w:rPr>
          <w:rStyle w:val="token"/>
          <w:rFonts w:ascii="Consolas" w:hAnsi="Consolas"/>
          <w:color w:val="999999"/>
        </w:rPr>
        <w:t>;</w:t>
      </w:r>
      <w:r>
        <w:rPr>
          <w:rStyle w:val="HTMLCode"/>
          <w:rFonts w:ascii="Consolas" w:hAnsi="Consolas"/>
          <w:color w:val="000000"/>
        </w:rPr>
        <w:t xml:space="preserve"> i</w:t>
      </w:r>
      <w:r>
        <w:rPr>
          <w:rStyle w:val="token"/>
          <w:rFonts w:ascii="Consolas" w:hAnsi="Consolas"/>
          <w:color w:val="A67F59"/>
        </w:rPr>
        <w:t>&lt;</w:t>
      </w:r>
      <w:r>
        <w:rPr>
          <w:rStyle w:val="HTMLCode"/>
          <w:rFonts w:ascii="Consolas" w:hAnsi="Consolas"/>
          <w:color w:val="000000"/>
        </w:rPr>
        <w:t>result</w:t>
      </w:r>
      <w:r>
        <w:rPr>
          <w:rStyle w:val="token"/>
          <w:rFonts w:ascii="Consolas" w:hAnsi="Consolas"/>
          <w:color w:val="999999"/>
        </w:rPr>
        <w:t>.</w:t>
      </w:r>
      <w:r>
        <w:rPr>
          <w:rStyle w:val="token"/>
          <w:rFonts w:ascii="Consolas" w:hAnsi="Consolas"/>
          <w:color w:val="DD4A68"/>
        </w:rPr>
        <w:t>size</w:t>
      </w:r>
      <w:r>
        <w:rPr>
          <w:rStyle w:val="token"/>
          <w:rFonts w:ascii="Consolas" w:hAnsi="Consolas"/>
          <w:color w:val="999999"/>
        </w:rPr>
        <w:t>();</w:t>
      </w:r>
      <w:r>
        <w:rPr>
          <w:rStyle w:val="HTMLCode"/>
          <w:rFonts w:ascii="Consolas" w:hAnsi="Consolas"/>
          <w:color w:val="000000"/>
        </w:rPr>
        <w:t xml:space="preserve"> i</w:t>
      </w:r>
      <w:r>
        <w:rPr>
          <w:rStyle w:val="token"/>
          <w:rFonts w:ascii="Consolas" w:hAnsi="Consolas"/>
          <w:color w:val="A67F59"/>
        </w:rPr>
        <w:t>++</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 xml:space="preserve">Stock stock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Stock</w:t>
      </w:r>
      <w:r>
        <w:rPr>
          <w:rStyle w:val="token"/>
          <w:rFonts w:ascii="Consolas" w:hAnsi="Consolas"/>
          <w:color w:val="999999"/>
        </w:rPr>
        <w:t>)</w:t>
      </w:r>
      <w:r>
        <w:rPr>
          <w:rStyle w:val="HTMLCode"/>
          <w:rFonts w:ascii="Consolas" w:hAnsi="Consolas"/>
          <w:color w:val="000000"/>
        </w:rPr>
        <w:t>result</w:t>
      </w:r>
      <w:r>
        <w:rPr>
          <w:rStyle w:val="token"/>
          <w:rFonts w:ascii="Consolas" w:hAnsi="Consolas"/>
          <w:color w:val="999999"/>
        </w:rPr>
        <w:t>.</w:t>
      </w:r>
      <w:r>
        <w:rPr>
          <w:rStyle w:val="token"/>
          <w:rFonts w:ascii="Consolas" w:hAnsi="Consolas"/>
          <w:color w:val="DD4A68"/>
        </w:rPr>
        <w:t>get</w:t>
      </w:r>
      <w:r>
        <w:rPr>
          <w:rStyle w:val="token"/>
          <w:rFonts w:ascii="Consolas" w:hAnsi="Consolas"/>
          <w:color w:val="999999"/>
        </w:rPr>
        <w:t>(</w:t>
      </w:r>
      <w:r>
        <w:rPr>
          <w:rStyle w:val="HTMLCode"/>
          <w:rFonts w:ascii="Consolas" w:hAnsi="Consolas"/>
          <w:color w:val="000000"/>
        </w:rPr>
        <w:t>i</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System</w:t>
      </w:r>
      <w:r>
        <w:rPr>
          <w:rStyle w:val="token"/>
          <w:rFonts w:ascii="Consolas" w:hAnsi="Consolas"/>
          <w:color w:val="999999"/>
        </w:rPr>
        <w:t>.</w:t>
      </w:r>
      <w:r>
        <w:rPr>
          <w:rStyle w:val="HTMLCode"/>
          <w:rFonts w:ascii="Consolas" w:hAnsi="Consolas"/>
          <w:color w:val="000000"/>
        </w:rPr>
        <w:t>out</w:t>
      </w:r>
      <w:r>
        <w:rPr>
          <w:rStyle w:val="token"/>
          <w:rFonts w:ascii="Consolas" w:hAnsi="Consolas"/>
          <w:color w:val="999999"/>
        </w:rPr>
        <w:t>.</w:t>
      </w:r>
      <w:r>
        <w:rPr>
          <w:rStyle w:val="token"/>
          <w:rFonts w:ascii="Consolas" w:hAnsi="Consolas"/>
          <w:color w:val="DD4A68"/>
        </w:rPr>
        <w:t>println</w:t>
      </w:r>
      <w:r>
        <w:rPr>
          <w:rStyle w:val="token"/>
          <w:rFonts w:ascii="Consolas" w:hAnsi="Consolas"/>
          <w:color w:val="999999"/>
        </w:rPr>
        <w:t>(</w:t>
      </w:r>
      <w:r>
        <w:rPr>
          <w:rStyle w:val="HTMLCode"/>
          <w:rFonts w:ascii="Consolas" w:hAnsi="Consolas"/>
          <w:color w:val="000000"/>
        </w:rPr>
        <w:t>stock</w:t>
      </w:r>
      <w:r>
        <w:rPr>
          <w:rStyle w:val="token"/>
          <w:rFonts w:ascii="Consolas" w:hAnsi="Consolas"/>
          <w:color w:val="999999"/>
        </w:rPr>
        <w:t>.</w:t>
      </w:r>
      <w:r>
        <w:rPr>
          <w:rStyle w:val="token"/>
          <w:rFonts w:ascii="Consolas" w:hAnsi="Consolas"/>
          <w:color w:val="DD4A68"/>
        </w:rPr>
        <w:t>getStockCode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Fonts w:ascii="Consolas" w:hAnsi="Consolas"/>
          <w:color w:val="000000"/>
          <w:sz w:val="21"/>
          <w:szCs w:val="21"/>
        </w:rPr>
        <w:t>Copy</w:t>
      </w:r>
    </w:p>
    <w:p w:rsidR="000D0BD4" w:rsidRDefault="000D0BD4" w:rsidP="000D0BD4">
      <w:pPr>
        <w:pStyle w:val="Heading2"/>
        <w:shd w:val="clear" w:color="auto" w:fill="FFFFFF"/>
        <w:rPr>
          <w:rFonts w:ascii="Segoe UI" w:hAnsi="Segoe UI" w:cs="Segoe UI"/>
          <w:color w:val="212529"/>
          <w:sz w:val="36"/>
          <w:szCs w:val="36"/>
        </w:rPr>
      </w:pPr>
      <w:r>
        <w:rPr>
          <w:rFonts w:ascii="Segoe UI" w:hAnsi="Segoe UI" w:cs="Segoe UI"/>
          <w:b/>
          <w:bCs/>
          <w:color w:val="212529"/>
        </w:rPr>
        <w:t>2. NamedNativeQuery in annotation</w:t>
      </w:r>
    </w:p>
    <w:p w:rsidR="000D0BD4" w:rsidRDefault="000D0BD4" w:rsidP="000D0BD4">
      <w:pPr>
        <w:pStyle w:val="NormalWeb"/>
        <w:shd w:val="clear" w:color="auto" w:fill="FFFFFF"/>
        <w:spacing w:before="0" w:beforeAutospacing="0"/>
        <w:rPr>
          <w:rFonts w:ascii="Segoe UI" w:hAnsi="Segoe UI" w:cs="Segoe UI"/>
          <w:color w:val="212529"/>
        </w:rPr>
      </w:pPr>
      <w:r>
        <w:rPr>
          <w:rFonts w:ascii="Segoe UI" w:hAnsi="Segoe UI" w:cs="Segoe UI"/>
          <w:color w:val="212529"/>
        </w:rPr>
        <w:t>Declare your store procedure inside the </w:t>
      </w:r>
      <w:r>
        <w:rPr>
          <w:rStyle w:val="Strong"/>
          <w:rFonts w:ascii="Segoe UI" w:hAnsi="Segoe UI" w:cs="Segoe UI"/>
          <w:color w:val="212529"/>
        </w:rPr>
        <w:t>@NamedNativeQueries</w:t>
      </w:r>
      <w:r>
        <w:rPr>
          <w:rFonts w:ascii="Segoe UI" w:hAnsi="Segoe UI" w:cs="Segoe UI"/>
          <w:color w:val="212529"/>
        </w:rPr>
        <w:t> annotation.</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708090"/>
        </w:rPr>
        <w:t>//Stock.java</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@NamedNativeQueries({</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@NamedNativeQuery(</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 xml:space="preserve">name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"callStockStoreProcedure"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 xml:space="preserve">query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"CALL GetStocks(:stockCode)"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 xml:space="preserve">resultClass </w:t>
      </w:r>
      <w:r>
        <w:rPr>
          <w:rStyle w:val="token"/>
          <w:rFonts w:ascii="Consolas" w:hAnsi="Consolas"/>
          <w:color w:val="A67F59"/>
        </w:rPr>
        <w:t>=</w:t>
      </w:r>
      <w:r>
        <w:rPr>
          <w:rStyle w:val="HTMLCode"/>
          <w:rFonts w:ascii="Consolas" w:hAnsi="Consolas"/>
          <w:color w:val="000000"/>
        </w:rPr>
        <w:t xml:space="preserve"> Stock</w:t>
      </w:r>
      <w:r>
        <w:rPr>
          <w:rStyle w:val="token"/>
          <w:rFonts w:ascii="Consolas" w:hAnsi="Consolas"/>
          <w:color w:val="999999"/>
        </w:rPr>
        <w:t>.</w:t>
      </w:r>
      <w:r>
        <w:rPr>
          <w:rStyle w:val="token"/>
          <w:rFonts w:ascii="Consolas" w:hAnsi="Consolas"/>
          <w:color w:val="0077AA"/>
        </w:rPr>
        <w:t>class</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@Entity</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@Table(</w:t>
      </w:r>
      <w:r>
        <w:rPr>
          <w:rStyle w:val="HTMLCode"/>
          <w:rFonts w:ascii="Consolas" w:hAnsi="Consolas"/>
          <w:color w:val="000000"/>
        </w:rPr>
        <w:t xml:space="preserve">name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"stock"</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public</w:t>
      </w:r>
      <w:r>
        <w:rPr>
          <w:rStyle w:val="HTMLCode"/>
          <w:rFonts w:ascii="Consolas" w:hAnsi="Consolas"/>
          <w:color w:val="000000"/>
        </w:rPr>
        <w:t xml:space="preserve"> </w:t>
      </w: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Stock</w:t>
      </w:r>
      <w:r>
        <w:rPr>
          <w:rStyle w:val="HTMLCode"/>
          <w:rFonts w:ascii="Consolas" w:hAnsi="Consolas"/>
          <w:color w:val="000000"/>
        </w:rPr>
        <w:t xml:space="preserve"> </w:t>
      </w:r>
      <w:r>
        <w:rPr>
          <w:rStyle w:val="token"/>
          <w:rFonts w:ascii="Consolas" w:hAnsi="Consolas"/>
          <w:color w:val="0077AA"/>
        </w:rPr>
        <w:t>implements</w:t>
      </w:r>
      <w:r>
        <w:rPr>
          <w:rStyle w:val="HTMLCode"/>
          <w:rFonts w:ascii="Consolas" w:hAnsi="Consolas"/>
          <w:color w:val="000000"/>
        </w:rPr>
        <w:t xml:space="preserve"> </w:t>
      </w:r>
      <w:r>
        <w:rPr>
          <w:rStyle w:val="token"/>
          <w:rFonts w:ascii="Consolas" w:hAnsi="Consolas"/>
          <w:color w:val="000000"/>
        </w:rPr>
        <w:t>java</w:t>
      </w:r>
      <w:r>
        <w:rPr>
          <w:rStyle w:val="token"/>
          <w:rFonts w:ascii="Consolas" w:hAnsi="Consolas"/>
          <w:color w:val="999999"/>
        </w:rPr>
        <w:t>.</w:t>
      </w:r>
      <w:r>
        <w:rPr>
          <w:rStyle w:val="token"/>
          <w:rFonts w:ascii="Consolas" w:hAnsi="Consolas"/>
          <w:color w:val="000000"/>
        </w:rPr>
        <w:t>io</w:t>
      </w:r>
      <w:r>
        <w:rPr>
          <w:rStyle w:val="token"/>
          <w:rFonts w:ascii="Consolas" w:hAnsi="Consolas"/>
          <w:color w:val="999999"/>
        </w:rPr>
        <w:t>.</w:t>
      </w:r>
      <w:r>
        <w:rPr>
          <w:rStyle w:val="token"/>
          <w:rFonts w:ascii="Consolas" w:hAnsi="Consolas"/>
          <w:color w:val="000000"/>
        </w:rPr>
        <w:t>Serializable</w:t>
      </w:r>
      <w:r>
        <w:rPr>
          <w:rStyle w:val="HTMLCode"/>
          <w:rFonts w:ascii="Consolas" w:hAnsi="Consolas"/>
          <w:color w:val="000000"/>
        </w:rPr>
        <w:t xml:space="preserve"> </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Fonts w:ascii="Consolas" w:hAnsi="Consolas"/>
          <w:color w:val="000000"/>
          <w:sz w:val="21"/>
          <w:szCs w:val="21"/>
        </w:rPr>
        <w:t>Copy</w:t>
      </w:r>
    </w:p>
    <w:p w:rsidR="000D0BD4" w:rsidRDefault="000D0BD4" w:rsidP="000D0BD4">
      <w:pPr>
        <w:pStyle w:val="NormalWeb"/>
        <w:shd w:val="clear" w:color="auto" w:fill="FFFFFF"/>
        <w:spacing w:before="0" w:beforeAutospacing="0"/>
        <w:rPr>
          <w:rFonts w:ascii="Segoe UI" w:hAnsi="Segoe UI" w:cs="Segoe UI"/>
          <w:color w:val="212529"/>
        </w:rPr>
      </w:pPr>
      <w:r>
        <w:rPr>
          <w:rFonts w:ascii="Segoe UI" w:hAnsi="Segoe UI" w:cs="Segoe UI"/>
          <w:color w:val="212529"/>
        </w:rPr>
        <w:t>Call it with </w:t>
      </w:r>
      <w:r>
        <w:rPr>
          <w:rStyle w:val="Strong"/>
          <w:rFonts w:ascii="Segoe UI" w:hAnsi="Segoe UI" w:cs="Segoe UI"/>
          <w:color w:val="212529"/>
        </w:rPr>
        <w:t>getNamedQuery()</w:t>
      </w:r>
      <w:r>
        <w:rPr>
          <w:rFonts w:ascii="Segoe UI" w:hAnsi="Segoe UI" w:cs="Segoe UI"/>
          <w:color w:val="21252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Query query </w:t>
      </w:r>
      <w:r>
        <w:rPr>
          <w:rStyle w:val="token"/>
          <w:rFonts w:ascii="Consolas" w:hAnsi="Consolas"/>
          <w:color w:val="A67F59"/>
        </w:rPr>
        <w:t>=</w:t>
      </w:r>
      <w:r>
        <w:rPr>
          <w:rStyle w:val="HTMLCode"/>
          <w:rFonts w:ascii="Consolas" w:hAnsi="Consolas"/>
          <w:color w:val="000000"/>
        </w:rPr>
        <w:t xml:space="preserve"> session</w:t>
      </w:r>
      <w:r>
        <w:rPr>
          <w:rStyle w:val="token"/>
          <w:rFonts w:ascii="Consolas" w:hAnsi="Consolas"/>
          <w:color w:val="999999"/>
        </w:rPr>
        <w:t>.</w:t>
      </w:r>
      <w:r>
        <w:rPr>
          <w:rStyle w:val="token"/>
          <w:rFonts w:ascii="Consolas" w:hAnsi="Consolas"/>
          <w:color w:val="DD4A68"/>
        </w:rPr>
        <w:t>getNamedQuery</w:t>
      </w:r>
      <w:r>
        <w:rPr>
          <w:rStyle w:val="token"/>
          <w:rFonts w:ascii="Consolas" w:hAnsi="Consolas"/>
          <w:color w:val="999999"/>
        </w:rPr>
        <w:t>(</w:t>
      </w:r>
      <w:r>
        <w:rPr>
          <w:rStyle w:val="token"/>
          <w:rFonts w:ascii="Consolas" w:hAnsi="Consolas"/>
          <w:color w:val="669900"/>
        </w:rPr>
        <w:t>"callStockStoreProcedure"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w:t>
      </w:r>
      <w:r>
        <w:rPr>
          <w:rStyle w:val="token"/>
          <w:rFonts w:ascii="Consolas" w:hAnsi="Consolas"/>
          <w:color w:val="DD4A68"/>
        </w:rPr>
        <w:t>setParameter</w:t>
      </w:r>
      <w:r>
        <w:rPr>
          <w:rStyle w:val="token"/>
          <w:rFonts w:ascii="Consolas" w:hAnsi="Consolas"/>
          <w:color w:val="999999"/>
        </w:rPr>
        <w:t>(</w:t>
      </w:r>
      <w:r>
        <w:rPr>
          <w:rStyle w:val="token"/>
          <w:rFonts w:ascii="Consolas" w:hAnsi="Consolas"/>
          <w:color w:val="669900"/>
        </w:rPr>
        <w:t>"stockCode"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"7277"</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List result </w:t>
      </w:r>
      <w:r>
        <w:rPr>
          <w:rStyle w:val="token"/>
          <w:rFonts w:ascii="Consolas" w:hAnsi="Consolas"/>
          <w:color w:val="A67F59"/>
        </w:rPr>
        <w:t>=</w:t>
      </w:r>
      <w:r>
        <w:rPr>
          <w:rStyle w:val="HTMLCode"/>
          <w:rFonts w:ascii="Consolas" w:hAnsi="Consolas"/>
          <w:color w:val="000000"/>
        </w:rPr>
        <w:t xml:space="preserve"> query</w:t>
      </w:r>
      <w:r>
        <w:rPr>
          <w:rStyle w:val="token"/>
          <w:rFonts w:ascii="Consolas" w:hAnsi="Consolas"/>
          <w:color w:val="999999"/>
        </w:rPr>
        <w:t>.</w:t>
      </w:r>
      <w:r>
        <w:rPr>
          <w:rStyle w:val="token"/>
          <w:rFonts w:ascii="Consolas" w:hAnsi="Consolas"/>
          <w:color w:val="DD4A68"/>
        </w:rPr>
        <w:t>list</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for</w:t>
      </w:r>
      <w:r>
        <w:rPr>
          <w:rStyle w:val="token"/>
          <w:rFonts w:ascii="Consolas" w:hAnsi="Consolas"/>
          <w:color w:val="999999"/>
        </w:rPr>
        <w:t>(</w:t>
      </w:r>
      <w:r>
        <w:rPr>
          <w:rStyle w:val="token"/>
          <w:rFonts w:ascii="Consolas" w:hAnsi="Consolas"/>
          <w:color w:val="0077AA"/>
        </w:rPr>
        <w:t>int</w:t>
      </w:r>
      <w:r>
        <w:rPr>
          <w:rStyle w:val="HTMLCode"/>
          <w:rFonts w:ascii="Consolas" w:hAnsi="Consolas"/>
          <w:color w:val="000000"/>
        </w:rPr>
        <w:t xml:space="preserve"> i</w:t>
      </w:r>
      <w:r>
        <w:rPr>
          <w:rStyle w:val="token"/>
          <w:rFonts w:ascii="Consolas" w:hAnsi="Consolas"/>
          <w:color w:val="A67F59"/>
        </w:rPr>
        <w:t>=</w:t>
      </w:r>
      <w:r>
        <w:rPr>
          <w:rStyle w:val="token"/>
          <w:rFonts w:ascii="Consolas" w:hAnsi="Consolas"/>
          <w:color w:val="990055"/>
        </w:rPr>
        <w:t>0</w:t>
      </w:r>
      <w:r>
        <w:rPr>
          <w:rStyle w:val="token"/>
          <w:rFonts w:ascii="Consolas" w:hAnsi="Consolas"/>
          <w:color w:val="999999"/>
        </w:rPr>
        <w:t>;</w:t>
      </w:r>
      <w:r>
        <w:rPr>
          <w:rStyle w:val="HTMLCode"/>
          <w:rFonts w:ascii="Consolas" w:hAnsi="Consolas"/>
          <w:color w:val="000000"/>
        </w:rPr>
        <w:t xml:space="preserve"> i</w:t>
      </w:r>
      <w:r>
        <w:rPr>
          <w:rStyle w:val="token"/>
          <w:rFonts w:ascii="Consolas" w:hAnsi="Consolas"/>
          <w:color w:val="A67F59"/>
        </w:rPr>
        <w:t>&lt;</w:t>
      </w:r>
      <w:r>
        <w:rPr>
          <w:rStyle w:val="HTMLCode"/>
          <w:rFonts w:ascii="Consolas" w:hAnsi="Consolas"/>
          <w:color w:val="000000"/>
        </w:rPr>
        <w:t>result</w:t>
      </w:r>
      <w:r>
        <w:rPr>
          <w:rStyle w:val="token"/>
          <w:rFonts w:ascii="Consolas" w:hAnsi="Consolas"/>
          <w:color w:val="999999"/>
        </w:rPr>
        <w:t>.</w:t>
      </w:r>
      <w:r>
        <w:rPr>
          <w:rStyle w:val="token"/>
          <w:rFonts w:ascii="Consolas" w:hAnsi="Consolas"/>
          <w:color w:val="DD4A68"/>
        </w:rPr>
        <w:t>size</w:t>
      </w:r>
      <w:r>
        <w:rPr>
          <w:rStyle w:val="token"/>
          <w:rFonts w:ascii="Consolas" w:hAnsi="Consolas"/>
          <w:color w:val="999999"/>
        </w:rPr>
        <w:t>();</w:t>
      </w:r>
      <w:r>
        <w:rPr>
          <w:rStyle w:val="HTMLCode"/>
          <w:rFonts w:ascii="Consolas" w:hAnsi="Consolas"/>
          <w:color w:val="000000"/>
        </w:rPr>
        <w:t xml:space="preserve"> i</w:t>
      </w:r>
      <w:r>
        <w:rPr>
          <w:rStyle w:val="token"/>
          <w:rFonts w:ascii="Consolas" w:hAnsi="Consolas"/>
          <w:color w:val="A67F59"/>
        </w:rPr>
        <w:t>++</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 xml:space="preserve">Stock stock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Stock</w:t>
      </w:r>
      <w:r>
        <w:rPr>
          <w:rStyle w:val="token"/>
          <w:rFonts w:ascii="Consolas" w:hAnsi="Consolas"/>
          <w:color w:val="999999"/>
        </w:rPr>
        <w:t>)</w:t>
      </w:r>
      <w:r>
        <w:rPr>
          <w:rStyle w:val="HTMLCode"/>
          <w:rFonts w:ascii="Consolas" w:hAnsi="Consolas"/>
          <w:color w:val="000000"/>
        </w:rPr>
        <w:t>result</w:t>
      </w:r>
      <w:r>
        <w:rPr>
          <w:rStyle w:val="token"/>
          <w:rFonts w:ascii="Consolas" w:hAnsi="Consolas"/>
          <w:color w:val="999999"/>
        </w:rPr>
        <w:t>.</w:t>
      </w:r>
      <w:r>
        <w:rPr>
          <w:rStyle w:val="token"/>
          <w:rFonts w:ascii="Consolas" w:hAnsi="Consolas"/>
          <w:color w:val="DD4A68"/>
        </w:rPr>
        <w:t>get</w:t>
      </w:r>
      <w:r>
        <w:rPr>
          <w:rStyle w:val="token"/>
          <w:rFonts w:ascii="Consolas" w:hAnsi="Consolas"/>
          <w:color w:val="999999"/>
        </w:rPr>
        <w:t>(</w:t>
      </w:r>
      <w:r>
        <w:rPr>
          <w:rStyle w:val="HTMLCode"/>
          <w:rFonts w:ascii="Consolas" w:hAnsi="Consolas"/>
          <w:color w:val="000000"/>
        </w:rPr>
        <w:t>i</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System</w:t>
      </w:r>
      <w:r>
        <w:rPr>
          <w:rStyle w:val="token"/>
          <w:rFonts w:ascii="Consolas" w:hAnsi="Consolas"/>
          <w:color w:val="999999"/>
        </w:rPr>
        <w:t>.</w:t>
      </w:r>
      <w:r>
        <w:rPr>
          <w:rStyle w:val="HTMLCode"/>
          <w:rFonts w:ascii="Consolas" w:hAnsi="Consolas"/>
          <w:color w:val="000000"/>
        </w:rPr>
        <w:t>out</w:t>
      </w:r>
      <w:r>
        <w:rPr>
          <w:rStyle w:val="token"/>
          <w:rFonts w:ascii="Consolas" w:hAnsi="Consolas"/>
          <w:color w:val="999999"/>
        </w:rPr>
        <w:t>.</w:t>
      </w:r>
      <w:r>
        <w:rPr>
          <w:rStyle w:val="token"/>
          <w:rFonts w:ascii="Consolas" w:hAnsi="Consolas"/>
          <w:color w:val="DD4A68"/>
        </w:rPr>
        <w:t>println</w:t>
      </w:r>
      <w:r>
        <w:rPr>
          <w:rStyle w:val="token"/>
          <w:rFonts w:ascii="Consolas" w:hAnsi="Consolas"/>
          <w:color w:val="999999"/>
        </w:rPr>
        <w:t>(</w:t>
      </w:r>
      <w:r>
        <w:rPr>
          <w:rStyle w:val="HTMLCode"/>
          <w:rFonts w:ascii="Consolas" w:hAnsi="Consolas"/>
          <w:color w:val="000000"/>
        </w:rPr>
        <w:t>stock</w:t>
      </w:r>
      <w:r>
        <w:rPr>
          <w:rStyle w:val="token"/>
          <w:rFonts w:ascii="Consolas" w:hAnsi="Consolas"/>
          <w:color w:val="999999"/>
        </w:rPr>
        <w:t>.</w:t>
      </w:r>
      <w:r>
        <w:rPr>
          <w:rStyle w:val="token"/>
          <w:rFonts w:ascii="Consolas" w:hAnsi="Consolas"/>
          <w:color w:val="DD4A68"/>
        </w:rPr>
        <w:t>getStockCode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Fonts w:ascii="Consolas" w:hAnsi="Consolas"/>
          <w:color w:val="000000"/>
          <w:sz w:val="21"/>
          <w:szCs w:val="21"/>
        </w:rPr>
        <w:t>Copy</w:t>
      </w:r>
    </w:p>
    <w:p w:rsidR="000D0BD4" w:rsidRDefault="000D0BD4" w:rsidP="000D0BD4">
      <w:pPr>
        <w:pStyle w:val="Heading2"/>
        <w:shd w:val="clear" w:color="auto" w:fill="FFFFFF"/>
        <w:rPr>
          <w:rFonts w:ascii="Segoe UI" w:hAnsi="Segoe UI" w:cs="Segoe UI"/>
          <w:color w:val="212529"/>
          <w:sz w:val="36"/>
          <w:szCs w:val="36"/>
        </w:rPr>
      </w:pPr>
      <w:r>
        <w:rPr>
          <w:rFonts w:ascii="Segoe UI" w:hAnsi="Segoe UI" w:cs="Segoe UI"/>
          <w:b/>
          <w:bCs/>
          <w:color w:val="212529"/>
        </w:rPr>
        <w:t>3. sql-query in XML mapping file</w:t>
      </w:r>
    </w:p>
    <w:p w:rsidR="000D0BD4" w:rsidRDefault="000D0BD4" w:rsidP="000D0BD4">
      <w:pPr>
        <w:pStyle w:val="NormalWeb"/>
        <w:shd w:val="clear" w:color="auto" w:fill="FFFFFF"/>
        <w:spacing w:before="0" w:beforeAutospacing="0"/>
        <w:rPr>
          <w:rFonts w:ascii="Segoe UI" w:hAnsi="Segoe UI" w:cs="Segoe UI"/>
          <w:color w:val="212529"/>
        </w:rPr>
      </w:pPr>
      <w:r>
        <w:rPr>
          <w:rFonts w:ascii="Segoe UI" w:hAnsi="Segoe UI" w:cs="Segoe UI"/>
          <w:color w:val="212529"/>
        </w:rPr>
        <w:t>Declare your store procedure inside the “</w:t>
      </w:r>
      <w:r>
        <w:rPr>
          <w:rStyle w:val="Strong"/>
          <w:rFonts w:ascii="Segoe UI" w:hAnsi="Segoe UI" w:cs="Segoe UI"/>
          <w:color w:val="212529"/>
        </w:rPr>
        <w:t>sql-query</w:t>
      </w:r>
      <w:r>
        <w:rPr>
          <w:rFonts w:ascii="Segoe UI" w:hAnsi="Segoe UI" w:cs="Segoe UI"/>
          <w:color w:val="212529"/>
        </w:rPr>
        <w:t>” tag.</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708090"/>
        </w:rPr>
        <w:t>&lt;!-- Stock.hbm.xml --&gt;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&lt;</w:t>
      </w:r>
      <w:r>
        <w:rPr>
          <w:rStyle w:val="token"/>
          <w:rFonts w:ascii="Consolas" w:hAnsi="Consolas"/>
          <w:color w:val="990055"/>
        </w:rPr>
        <w:t>hibernate-mapping</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 xml:space="preserve">class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com.mkyong.common.Stock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table</w:t>
      </w:r>
      <w:r>
        <w:rPr>
          <w:rStyle w:val="token"/>
          <w:rFonts w:ascii="Consolas" w:hAnsi="Consolas"/>
          <w:color w:val="999999"/>
        </w:rPr>
        <w:t>="</w:t>
      </w:r>
      <w:r>
        <w:rPr>
          <w:rStyle w:val="token"/>
          <w:rFonts w:ascii="Consolas" w:hAnsi="Consolas"/>
          <w:color w:val="0077AA"/>
        </w:rPr>
        <w:t>stock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lastRenderedPageBreak/>
        <w:t xml:space="preserve">        </w:t>
      </w:r>
      <w:r>
        <w:rPr>
          <w:rStyle w:val="token"/>
          <w:rFonts w:ascii="Consolas" w:hAnsi="Consolas"/>
          <w:color w:val="999999"/>
        </w:rPr>
        <w:t>&lt;</w:t>
      </w:r>
      <w:r>
        <w:rPr>
          <w:rStyle w:val="token"/>
          <w:rFonts w:ascii="Consolas" w:hAnsi="Consolas"/>
          <w:color w:val="990055"/>
        </w:rPr>
        <w:t xml:space="preserve">id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stockId</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type</w:t>
      </w:r>
      <w:r>
        <w:rPr>
          <w:rStyle w:val="token"/>
          <w:rFonts w:ascii="Consolas" w:hAnsi="Consolas"/>
          <w:color w:val="999999"/>
        </w:rPr>
        <w:t>="</w:t>
      </w:r>
      <w:r>
        <w:rPr>
          <w:rStyle w:val="token"/>
          <w:rFonts w:ascii="Consolas" w:hAnsi="Consolas"/>
          <w:color w:val="0077AA"/>
        </w:rPr>
        <w:t>java.lang.Integer</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 xml:space="preserve">column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STOCK_ID</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 xml:space="preserve">generator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identity</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id</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 xml:space="preserve">property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stockCode</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type</w:t>
      </w:r>
      <w:r>
        <w:rPr>
          <w:rStyle w:val="token"/>
          <w:rFonts w:ascii="Consolas" w:hAnsi="Consolas"/>
          <w:color w:val="999999"/>
        </w:rPr>
        <w:t>="</w:t>
      </w:r>
      <w:r>
        <w:rPr>
          <w:rStyle w:val="token"/>
          <w:rFonts w:ascii="Consolas" w:hAnsi="Consolas"/>
          <w:color w:val="0077AA"/>
        </w:rPr>
        <w:t>string</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 xml:space="preserve">column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STOCK_CODE</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length</w:t>
      </w:r>
      <w:r>
        <w:rPr>
          <w:rStyle w:val="token"/>
          <w:rFonts w:ascii="Consolas" w:hAnsi="Consolas"/>
          <w:color w:val="999999"/>
        </w:rPr>
        <w:t>="</w:t>
      </w:r>
      <w:r>
        <w:rPr>
          <w:rStyle w:val="token"/>
          <w:rFonts w:ascii="Consolas" w:hAnsi="Consolas"/>
          <w:color w:val="0077AA"/>
        </w:rPr>
        <w:t>10</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not-null</w:t>
      </w:r>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unique</w:t>
      </w:r>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property</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class</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 xml:space="preserve">sql-query </w:t>
      </w:r>
      <w:r>
        <w:rPr>
          <w:rStyle w:val="token"/>
          <w:rFonts w:ascii="Consolas" w:hAnsi="Consolas"/>
          <w:color w:val="669900"/>
        </w:rPr>
        <w:t>name</w:t>
      </w:r>
      <w:r>
        <w:rPr>
          <w:rStyle w:val="token"/>
          <w:rFonts w:ascii="Consolas" w:hAnsi="Consolas"/>
          <w:color w:val="999999"/>
        </w:rPr>
        <w:t>="</w:t>
      </w:r>
      <w:r>
        <w:rPr>
          <w:rStyle w:val="token"/>
          <w:rFonts w:ascii="Consolas" w:hAnsi="Consolas"/>
          <w:color w:val="0077AA"/>
        </w:rPr>
        <w:t>callStockStoreProcedure</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&lt;</w:t>
      </w:r>
      <w:r>
        <w:rPr>
          <w:rStyle w:val="token"/>
          <w:rFonts w:ascii="Consolas" w:hAnsi="Consolas"/>
          <w:color w:val="990055"/>
        </w:rPr>
        <w:t xml:space="preserve">return </w:t>
      </w:r>
      <w:r>
        <w:rPr>
          <w:rStyle w:val="token"/>
          <w:rFonts w:ascii="Consolas" w:hAnsi="Consolas"/>
          <w:color w:val="669900"/>
        </w:rPr>
        <w:t>alias</w:t>
      </w:r>
      <w:r>
        <w:rPr>
          <w:rStyle w:val="token"/>
          <w:rFonts w:ascii="Consolas" w:hAnsi="Consolas"/>
          <w:color w:val="999999"/>
        </w:rPr>
        <w:t>="</w:t>
      </w:r>
      <w:r>
        <w:rPr>
          <w:rStyle w:val="token"/>
          <w:rFonts w:ascii="Consolas" w:hAnsi="Consolas"/>
          <w:color w:val="0077AA"/>
        </w:rPr>
        <w:t>stock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com.mkyong.common.Stock</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708090"/>
        </w:rPr>
        <w:t>&lt;![CDATA[CALL GetStocks(:stockCode)]]&gt;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&lt;/</w:t>
      </w:r>
      <w:r>
        <w:rPr>
          <w:rStyle w:val="token"/>
          <w:rFonts w:ascii="Consolas" w:hAnsi="Consolas"/>
          <w:color w:val="990055"/>
        </w:rPr>
        <w:t>sql-query</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&lt;/</w:t>
      </w:r>
      <w:r>
        <w:rPr>
          <w:rStyle w:val="token"/>
          <w:rFonts w:ascii="Consolas" w:hAnsi="Consolas"/>
          <w:color w:val="990055"/>
        </w:rPr>
        <w:t>hibernate-mapping</w:t>
      </w:r>
      <w:r>
        <w:rPr>
          <w:rStyle w:val="token"/>
          <w:rFonts w:ascii="Consolas" w:hAnsi="Consolas"/>
          <w:color w:val="999999"/>
        </w:rPr>
        <w:t>&gt;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Fonts w:ascii="Consolas" w:hAnsi="Consolas"/>
          <w:color w:val="000000"/>
          <w:sz w:val="21"/>
          <w:szCs w:val="21"/>
        </w:rPr>
        <w:t>Copy</w:t>
      </w:r>
    </w:p>
    <w:p w:rsidR="000D0BD4" w:rsidRDefault="000D0BD4" w:rsidP="000D0BD4">
      <w:pPr>
        <w:pStyle w:val="NormalWeb"/>
        <w:shd w:val="clear" w:color="auto" w:fill="FFFFFF"/>
        <w:spacing w:before="0" w:beforeAutospacing="0"/>
        <w:rPr>
          <w:rFonts w:ascii="Segoe UI" w:hAnsi="Segoe UI" w:cs="Segoe UI"/>
          <w:color w:val="212529"/>
        </w:rPr>
      </w:pPr>
      <w:r>
        <w:rPr>
          <w:rFonts w:ascii="Segoe UI" w:hAnsi="Segoe UI" w:cs="Segoe UI"/>
          <w:color w:val="212529"/>
        </w:rPr>
        <w:t>Call it with </w:t>
      </w:r>
      <w:r>
        <w:rPr>
          <w:rStyle w:val="Strong"/>
          <w:rFonts w:ascii="Segoe UI" w:hAnsi="Segoe UI" w:cs="Segoe UI"/>
          <w:color w:val="212529"/>
        </w:rPr>
        <w:t>getNamedQuery()</w:t>
      </w:r>
      <w:r>
        <w:rPr>
          <w:rFonts w:ascii="Segoe UI" w:hAnsi="Segoe UI" w:cs="Segoe UI"/>
          <w:color w:val="21252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Query query </w:t>
      </w:r>
      <w:r>
        <w:rPr>
          <w:rStyle w:val="token"/>
          <w:rFonts w:ascii="Consolas" w:hAnsi="Consolas"/>
          <w:color w:val="A67F59"/>
        </w:rPr>
        <w:t>=</w:t>
      </w:r>
      <w:r>
        <w:rPr>
          <w:rStyle w:val="HTMLCode"/>
          <w:rFonts w:ascii="Consolas" w:hAnsi="Consolas"/>
          <w:color w:val="000000"/>
        </w:rPr>
        <w:t xml:space="preserve"> session</w:t>
      </w:r>
      <w:r>
        <w:rPr>
          <w:rStyle w:val="token"/>
          <w:rFonts w:ascii="Consolas" w:hAnsi="Consolas"/>
          <w:color w:val="999999"/>
        </w:rPr>
        <w:t>.</w:t>
      </w:r>
      <w:r>
        <w:rPr>
          <w:rStyle w:val="token"/>
          <w:rFonts w:ascii="Consolas" w:hAnsi="Consolas"/>
          <w:color w:val="DD4A68"/>
        </w:rPr>
        <w:t>getNamedQuery</w:t>
      </w:r>
      <w:r>
        <w:rPr>
          <w:rStyle w:val="token"/>
          <w:rFonts w:ascii="Consolas" w:hAnsi="Consolas"/>
          <w:color w:val="999999"/>
        </w:rPr>
        <w:t>(</w:t>
      </w:r>
      <w:r>
        <w:rPr>
          <w:rStyle w:val="token"/>
          <w:rFonts w:ascii="Consolas" w:hAnsi="Consolas"/>
          <w:color w:val="669900"/>
        </w:rPr>
        <w:t>"callStockStoreProcedure"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w:t>
      </w:r>
      <w:r>
        <w:rPr>
          <w:rStyle w:val="token"/>
          <w:rFonts w:ascii="Consolas" w:hAnsi="Consolas"/>
          <w:color w:val="DD4A68"/>
        </w:rPr>
        <w:t>setParameter</w:t>
      </w:r>
      <w:r>
        <w:rPr>
          <w:rStyle w:val="token"/>
          <w:rFonts w:ascii="Consolas" w:hAnsi="Consolas"/>
          <w:color w:val="999999"/>
        </w:rPr>
        <w:t>(</w:t>
      </w:r>
      <w:r>
        <w:rPr>
          <w:rStyle w:val="token"/>
          <w:rFonts w:ascii="Consolas" w:hAnsi="Consolas"/>
          <w:color w:val="669900"/>
        </w:rPr>
        <w:t>"stockCode"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"7277"</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 xml:space="preserve">List result </w:t>
      </w:r>
      <w:r>
        <w:rPr>
          <w:rStyle w:val="token"/>
          <w:rFonts w:ascii="Consolas" w:hAnsi="Consolas"/>
          <w:color w:val="A67F59"/>
        </w:rPr>
        <w:t>=</w:t>
      </w:r>
      <w:r>
        <w:rPr>
          <w:rStyle w:val="HTMLCode"/>
          <w:rFonts w:ascii="Consolas" w:hAnsi="Consolas"/>
          <w:color w:val="000000"/>
        </w:rPr>
        <w:t xml:space="preserve"> query</w:t>
      </w:r>
      <w:r>
        <w:rPr>
          <w:rStyle w:val="token"/>
          <w:rFonts w:ascii="Consolas" w:hAnsi="Consolas"/>
          <w:color w:val="999999"/>
        </w:rPr>
        <w:t>.</w:t>
      </w:r>
      <w:r>
        <w:rPr>
          <w:rStyle w:val="token"/>
          <w:rFonts w:ascii="Consolas" w:hAnsi="Consolas"/>
          <w:color w:val="DD4A68"/>
        </w:rPr>
        <w:t>list</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for</w:t>
      </w:r>
      <w:r>
        <w:rPr>
          <w:rStyle w:val="token"/>
          <w:rFonts w:ascii="Consolas" w:hAnsi="Consolas"/>
          <w:color w:val="999999"/>
        </w:rPr>
        <w:t>(</w:t>
      </w:r>
      <w:r>
        <w:rPr>
          <w:rStyle w:val="token"/>
          <w:rFonts w:ascii="Consolas" w:hAnsi="Consolas"/>
          <w:color w:val="0077AA"/>
        </w:rPr>
        <w:t>int</w:t>
      </w:r>
      <w:r>
        <w:rPr>
          <w:rStyle w:val="HTMLCode"/>
          <w:rFonts w:ascii="Consolas" w:hAnsi="Consolas"/>
          <w:color w:val="000000"/>
        </w:rPr>
        <w:t xml:space="preserve"> i</w:t>
      </w:r>
      <w:r>
        <w:rPr>
          <w:rStyle w:val="token"/>
          <w:rFonts w:ascii="Consolas" w:hAnsi="Consolas"/>
          <w:color w:val="A67F59"/>
        </w:rPr>
        <w:t>=</w:t>
      </w:r>
      <w:r>
        <w:rPr>
          <w:rStyle w:val="token"/>
          <w:rFonts w:ascii="Consolas" w:hAnsi="Consolas"/>
          <w:color w:val="990055"/>
        </w:rPr>
        <w:t>0</w:t>
      </w:r>
      <w:r>
        <w:rPr>
          <w:rStyle w:val="token"/>
          <w:rFonts w:ascii="Consolas" w:hAnsi="Consolas"/>
          <w:color w:val="999999"/>
        </w:rPr>
        <w:t>;</w:t>
      </w:r>
      <w:r>
        <w:rPr>
          <w:rStyle w:val="HTMLCode"/>
          <w:rFonts w:ascii="Consolas" w:hAnsi="Consolas"/>
          <w:color w:val="000000"/>
        </w:rPr>
        <w:t xml:space="preserve"> i</w:t>
      </w:r>
      <w:r>
        <w:rPr>
          <w:rStyle w:val="token"/>
          <w:rFonts w:ascii="Consolas" w:hAnsi="Consolas"/>
          <w:color w:val="A67F59"/>
        </w:rPr>
        <w:t>&lt;</w:t>
      </w:r>
      <w:r>
        <w:rPr>
          <w:rStyle w:val="HTMLCode"/>
          <w:rFonts w:ascii="Consolas" w:hAnsi="Consolas"/>
          <w:color w:val="000000"/>
        </w:rPr>
        <w:t>result</w:t>
      </w:r>
      <w:r>
        <w:rPr>
          <w:rStyle w:val="token"/>
          <w:rFonts w:ascii="Consolas" w:hAnsi="Consolas"/>
          <w:color w:val="999999"/>
        </w:rPr>
        <w:t>.</w:t>
      </w:r>
      <w:r>
        <w:rPr>
          <w:rStyle w:val="token"/>
          <w:rFonts w:ascii="Consolas" w:hAnsi="Consolas"/>
          <w:color w:val="DD4A68"/>
        </w:rPr>
        <w:t>size</w:t>
      </w:r>
      <w:r>
        <w:rPr>
          <w:rStyle w:val="token"/>
          <w:rFonts w:ascii="Consolas" w:hAnsi="Consolas"/>
          <w:color w:val="999999"/>
        </w:rPr>
        <w:t>();</w:t>
      </w:r>
      <w:r>
        <w:rPr>
          <w:rStyle w:val="HTMLCode"/>
          <w:rFonts w:ascii="Consolas" w:hAnsi="Consolas"/>
          <w:color w:val="000000"/>
        </w:rPr>
        <w:t xml:space="preserve"> i</w:t>
      </w:r>
      <w:r>
        <w:rPr>
          <w:rStyle w:val="token"/>
          <w:rFonts w:ascii="Consolas" w:hAnsi="Consolas"/>
          <w:color w:val="A67F59"/>
        </w:rPr>
        <w:t>++</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 xml:space="preserve">Stock stock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Stock</w:t>
      </w:r>
      <w:r>
        <w:rPr>
          <w:rStyle w:val="token"/>
          <w:rFonts w:ascii="Consolas" w:hAnsi="Consolas"/>
          <w:color w:val="999999"/>
        </w:rPr>
        <w:t>)</w:t>
      </w:r>
      <w:r>
        <w:rPr>
          <w:rStyle w:val="HTMLCode"/>
          <w:rFonts w:ascii="Consolas" w:hAnsi="Consolas"/>
          <w:color w:val="000000"/>
        </w:rPr>
        <w:t>result</w:t>
      </w:r>
      <w:r>
        <w:rPr>
          <w:rStyle w:val="token"/>
          <w:rFonts w:ascii="Consolas" w:hAnsi="Consolas"/>
          <w:color w:val="999999"/>
        </w:rPr>
        <w:t>.</w:t>
      </w:r>
      <w:r>
        <w:rPr>
          <w:rStyle w:val="token"/>
          <w:rFonts w:ascii="Consolas" w:hAnsi="Consolas"/>
          <w:color w:val="DD4A68"/>
        </w:rPr>
        <w:t>get</w:t>
      </w:r>
      <w:r>
        <w:rPr>
          <w:rStyle w:val="token"/>
          <w:rFonts w:ascii="Consolas" w:hAnsi="Consolas"/>
          <w:color w:val="999999"/>
        </w:rPr>
        <w:t>(</w:t>
      </w:r>
      <w:r>
        <w:rPr>
          <w:rStyle w:val="HTMLCode"/>
          <w:rFonts w:ascii="Consolas" w:hAnsi="Consolas"/>
          <w:color w:val="000000"/>
        </w:rPr>
        <w:t>i</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System</w:t>
      </w:r>
      <w:r>
        <w:rPr>
          <w:rStyle w:val="token"/>
          <w:rFonts w:ascii="Consolas" w:hAnsi="Consolas"/>
          <w:color w:val="999999"/>
        </w:rPr>
        <w:t>.</w:t>
      </w:r>
      <w:r>
        <w:rPr>
          <w:rStyle w:val="HTMLCode"/>
          <w:rFonts w:ascii="Consolas" w:hAnsi="Consolas"/>
          <w:color w:val="000000"/>
        </w:rPr>
        <w:t>out</w:t>
      </w:r>
      <w:r>
        <w:rPr>
          <w:rStyle w:val="token"/>
          <w:rFonts w:ascii="Consolas" w:hAnsi="Consolas"/>
          <w:color w:val="999999"/>
        </w:rPr>
        <w:t>.</w:t>
      </w:r>
      <w:r>
        <w:rPr>
          <w:rStyle w:val="token"/>
          <w:rFonts w:ascii="Consolas" w:hAnsi="Consolas"/>
          <w:color w:val="DD4A68"/>
        </w:rPr>
        <w:t>println</w:t>
      </w:r>
      <w:r>
        <w:rPr>
          <w:rStyle w:val="token"/>
          <w:rFonts w:ascii="Consolas" w:hAnsi="Consolas"/>
          <w:color w:val="999999"/>
        </w:rPr>
        <w:t>(</w:t>
      </w:r>
      <w:r>
        <w:rPr>
          <w:rStyle w:val="HTMLCode"/>
          <w:rFonts w:ascii="Consolas" w:hAnsi="Consolas"/>
          <w:color w:val="000000"/>
        </w:rPr>
        <w:t>stock</w:t>
      </w:r>
      <w:r>
        <w:rPr>
          <w:rStyle w:val="token"/>
          <w:rFonts w:ascii="Consolas" w:hAnsi="Consolas"/>
          <w:color w:val="999999"/>
        </w:rPr>
        <w:t>.</w:t>
      </w:r>
      <w:r>
        <w:rPr>
          <w:rStyle w:val="token"/>
          <w:rFonts w:ascii="Consolas" w:hAnsi="Consolas"/>
          <w:color w:val="DD4A68"/>
        </w:rPr>
        <w:t>getStockCode</w:t>
      </w:r>
      <w:r>
        <w:rPr>
          <w:rStyle w:val="token"/>
          <w:rFonts w:ascii="Consolas" w:hAnsi="Consolas"/>
          <w:color w:val="999999"/>
        </w:rPr>
        <w:t>());</w:t>
      </w:r>
    </w:p>
    <w:p w:rsidR="000D0BD4" w:rsidRDefault="000D0BD4" w:rsidP="000D0BD4">
      <w:pPr>
        <w:pStyle w:val="HTMLPreformatted"/>
        <w:pBdr>
          <w:top w:val="single" w:sz="6" w:space="0" w:color="D1D1E8"/>
          <w:left w:val="single" w:sz="6" w:space="0" w:color="D1D1E8"/>
          <w:bottom w:val="single" w:sz="6" w:space="0" w:color="D1D1E8"/>
          <w:right w:val="single" w:sz="6" w:space="0" w:color="D1D1E8"/>
        </w:pBdr>
        <w:shd w:val="clear" w:color="auto" w:fill="F7F7F9"/>
        <w:rPr>
          <w:rFonts w:ascii="Consolas" w:hAnsi="Consolas"/>
          <w:color w:val="000000"/>
          <w:sz w:val="21"/>
          <w:szCs w:val="21"/>
        </w:rPr>
      </w:pPr>
      <w:r>
        <w:rPr>
          <w:rStyle w:val="token"/>
          <w:rFonts w:ascii="Consolas" w:hAnsi="Consolas"/>
          <w:color w:val="999999"/>
        </w:rPr>
        <w:t>}</w:t>
      </w:r>
    </w:p>
    <w:p w:rsidR="000503F3"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66.How to manage Transactions in Hibernate?</w:t>
      </w:r>
    </w:p>
    <w:p w:rsidR="000503F3" w:rsidRPr="000503F3" w:rsidRDefault="000503F3" w:rsidP="000503F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0503F3">
        <w:rPr>
          <w:rFonts w:ascii="Verdana" w:eastAsia="Times New Roman" w:hAnsi="Verdana" w:cs="Times New Roman"/>
          <w:color w:val="000000"/>
          <w:sz w:val="20"/>
          <w:szCs w:val="20"/>
          <w:lang w:eastAsia="en-IN"/>
        </w:rPr>
        <w:t>A transaction is associated with Session and instantiated by calling </w:t>
      </w:r>
      <w:r w:rsidRPr="000503F3">
        <w:rPr>
          <w:rFonts w:ascii="Verdana" w:eastAsia="Times New Roman" w:hAnsi="Verdana" w:cs="Times New Roman"/>
          <w:b/>
          <w:bCs/>
          <w:color w:val="000000"/>
          <w:sz w:val="20"/>
          <w:szCs w:val="20"/>
          <w:lang w:eastAsia="en-IN"/>
        </w:rPr>
        <w:t>session.beginTransaction()</w:t>
      </w:r>
      <w:r w:rsidRPr="000503F3">
        <w:rPr>
          <w:rFonts w:ascii="Verdana" w:eastAsia="Times New Roman" w:hAnsi="Verdana" w:cs="Times New Roman"/>
          <w:color w:val="000000"/>
          <w:sz w:val="20"/>
          <w:szCs w:val="20"/>
          <w:lang w:eastAsia="en-IN"/>
        </w:rPr>
        <w:t>.</w:t>
      </w:r>
    </w:p>
    <w:p w:rsidR="000503F3" w:rsidRPr="000503F3" w:rsidRDefault="000503F3" w:rsidP="000503F3">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0503F3">
        <w:rPr>
          <w:rFonts w:ascii="Verdana" w:eastAsia="Times New Roman" w:hAnsi="Verdana" w:cs="Times New Roman"/>
          <w:color w:val="000000"/>
          <w:sz w:val="20"/>
          <w:szCs w:val="20"/>
          <w:lang w:eastAsia="en-IN"/>
        </w:rPr>
        <w:t>The methods of Transaction interface are as follows:</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void begin()</w:t>
      </w:r>
      <w:r w:rsidRPr="000503F3">
        <w:rPr>
          <w:rFonts w:ascii="Verdana" w:eastAsia="Times New Roman" w:hAnsi="Verdana" w:cs="Times New Roman"/>
          <w:color w:val="000000"/>
          <w:sz w:val="20"/>
          <w:szCs w:val="20"/>
          <w:lang w:eastAsia="en-IN"/>
        </w:rPr>
        <w:t> starts a new transaction.</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void commit()</w:t>
      </w:r>
      <w:r w:rsidRPr="000503F3">
        <w:rPr>
          <w:rFonts w:ascii="Verdana" w:eastAsia="Times New Roman" w:hAnsi="Verdana" w:cs="Times New Roman"/>
          <w:color w:val="000000"/>
          <w:sz w:val="20"/>
          <w:szCs w:val="20"/>
          <w:lang w:eastAsia="en-IN"/>
        </w:rPr>
        <w:t> ends the unit of work unless we are in FlushMode.NEVER.</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void rollback()</w:t>
      </w:r>
      <w:r w:rsidRPr="000503F3">
        <w:rPr>
          <w:rFonts w:ascii="Verdana" w:eastAsia="Times New Roman" w:hAnsi="Verdana" w:cs="Times New Roman"/>
          <w:color w:val="000000"/>
          <w:sz w:val="20"/>
          <w:szCs w:val="20"/>
          <w:lang w:eastAsia="en-IN"/>
        </w:rPr>
        <w:t> forces this transaction to rollback.</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void setTimeout(int seconds)</w:t>
      </w:r>
      <w:r w:rsidRPr="000503F3">
        <w:rPr>
          <w:rFonts w:ascii="Verdana" w:eastAsia="Times New Roman" w:hAnsi="Verdana" w:cs="Times New Roman"/>
          <w:color w:val="000000"/>
          <w:sz w:val="20"/>
          <w:szCs w:val="20"/>
          <w:lang w:eastAsia="en-IN"/>
        </w:rPr>
        <w:t> it sets a transaction timeout for any transaction started by a subsequent call to begin on this instance.</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boolean isAlive()</w:t>
      </w:r>
      <w:r w:rsidRPr="000503F3">
        <w:rPr>
          <w:rFonts w:ascii="Verdana" w:eastAsia="Times New Roman" w:hAnsi="Verdana" w:cs="Times New Roman"/>
          <w:color w:val="000000"/>
          <w:sz w:val="20"/>
          <w:szCs w:val="20"/>
          <w:lang w:eastAsia="en-IN"/>
        </w:rPr>
        <w:t> checks if the transaction is still alive.</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void registerSynchronization(Synchronization s)</w:t>
      </w:r>
      <w:r w:rsidRPr="000503F3">
        <w:rPr>
          <w:rFonts w:ascii="Verdana" w:eastAsia="Times New Roman" w:hAnsi="Verdana" w:cs="Times New Roman"/>
          <w:color w:val="000000"/>
          <w:sz w:val="20"/>
          <w:szCs w:val="20"/>
          <w:lang w:eastAsia="en-IN"/>
        </w:rPr>
        <w:t> registers a user synchronization callback for this transaction.</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boolean wasCommited()</w:t>
      </w:r>
      <w:r w:rsidRPr="000503F3">
        <w:rPr>
          <w:rFonts w:ascii="Verdana" w:eastAsia="Times New Roman" w:hAnsi="Verdana" w:cs="Times New Roman"/>
          <w:color w:val="000000"/>
          <w:sz w:val="20"/>
          <w:szCs w:val="20"/>
          <w:lang w:eastAsia="en-IN"/>
        </w:rPr>
        <w:t> checks if the transaction is commited successfully.</w:t>
      </w:r>
    </w:p>
    <w:p w:rsidR="000503F3" w:rsidRPr="000503F3" w:rsidRDefault="000503F3" w:rsidP="0013606E">
      <w:pPr>
        <w:numPr>
          <w:ilvl w:val="0"/>
          <w:numId w:val="90"/>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0503F3">
        <w:rPr>
          <w:rFonts w:ascii="Verdana" w:eastAsia="Times New Roman" w:hAnsi="Verdana" w:cs="Times New Roman"/>
          <w:b/>
          <w:bCs/>
          <w:color w:val="000000"/>
          <w:sz w:val="20"/>
          <w:szCs w:val="20"/>
          <w:lang w:eastAsia="en-IN"/>
        </w:rPr>
        <w:t>boolean wasRolledBack()</w:t>
      </w:r>
      <w:r w:rsidRPr="000503F3">
        <w:rPr>
          <w:rFonts w:ascii="Verdana" w:eastAsia="Times New Roman" w:hAnsi="Verdana" w:cs="Times New Roman"/>
          <w:color w:val="000000"/>
          <w:sz w:val="20"/>
          <w:szCs w:val="20"/>
          <w:lang w:eastAsia="en-IN"/>
        </w:rPr>
        <w:t> checks if the transaction is rolledback successfully.</w:t>
      </w:r>
    </w:p>
    <w:p w:rsidR="000503F3"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67.What is n+1 problem and How to resolve it?</w:t>
      </w:r>
    </w:p>
    <w:p w:rsidR="000503F3" w:rsidRDefault="000503F3" w:rsidP="000D0BD4">
      <w:pPr>
        <w:pStyle w:val="NormalWeb"/>
        <w:shd w:val="clear" w:color="auto" w:fill="FFFFFF"/>
        <w:spacing w:before="90" w:beforeAutospacing="0" w:after="90" w:afterAutospacing="0"/>
        <w:rPr>
          <w:rFonts w:ascii="Helvetica" w:hAnsi="Helvetica"/>
          <w:spacing w:val="-3"/>
          <w:sz w:val="26"/>
          <w:szCs w:val="26"/>
          <w:shd w:val="clear" w:color="auto" w:fill="FFFFFF"/>
        </w:rPr>
      </w:pPr>
      <w:r>
        <w:rPr>
          <w:rFonts w:ascii="Helvetica" w:hAnsi="Helvetica"/>
          <w:spacing w:val="-3"/>
          <w:sz w:val="26"/>
          <w:szCs w:val="26"/>
          <w:shd w:val="clear" w:color="auto" w:fill="FFFFFF"/>
        </w:rPr>
        <w:t xml:space="preserve">N+1 problem is a performance issue in Object Relational Mapping that fires multiple select queries (N+1 to be exact, where N= number of records in table) </w:t>
      </w:r>
      <w:r>
        <w:rPr>
          <w:rFonts w:ascii="Helvetica" w:hAnsi="Helvetica"/>
          <w:spacing w:val="-3"/>
          <w:sz w:val="26"/>
          <w:szCs w:val="26"/>
          <w:shd w:val="clear" w:color="auto" w:fill="FFFFFF"/>
        </w:rPr>
        <w:lastRenderedPageBreak/>
        <w:t>in database for a single select query at application layer. Hibernate provides multiple ways to catch and prevent this problem.</w:t>
      </w:r>
    </w:p>
    <w:p w:rsidR="000503F3" w:rsidRDefault="000503F3" w:rsidP="000D0BD4">
      <w:pPr>
        <w:pStyle w:val="NormalWeb"/>
        <w:shd w:val="clear" w:color="auto" w:fill="FFFFFF"/>
        <w:spacing w:before="90" w:beforeAutospacing="0" w:after="90" w:afterAutospacing="0"/>
        <w:rPr>
          <w:rFonts w:ascii="Helvetica" w:hAnsi="Helvetica"/>
          <w:spacing w:val="-3"/>
          <w:sz w:val="26"/>
          <w:szCs w:val="26"/>
          <w:shd w:val="clear" w:color="auto" w:fill="FFFFFF"/>
        </w:rPr>
      </w:pPr>
    </w:p>
    <w:p w:rsidR="000503F3" w:rsidRDefault="000503F3" w:rsidP="000D0BD4">
      <w:pPr>
        <w:pStyle w:val="NormalWeb"/>
        <w:shd w:val="clear" w:color="auto" w:fill="FFFFFF"/>
        <w:spacing w:before="90" w:beforeAutospacing="0" w:after="90" w:afterAutospacing="0"/>
        <w:rPr>
          <w:rFonts w:ascii="Courier New" w:hAnsi="Courier New" w:cs="Courier New"/>
          <w:sz w:val="20"/>
          <w:szCs w:val="20"/>
          <w:shd w:val="clear" w:color="auto" w:fill="FFFFFF"/>
        </w:rPr>
      </w:pPr>
      <w:r>
        <w:br/>
      </w:r>
      <w:r>
        <w:rPr>
          <w:rStyle w:val="hljs-meta"/>
          <w:rFonts w:ascii="Courier New" w:hAnsi="Courier New" w:cs="Courier New"/>
          <w:color w:val="643820"/>
          <w:sz w:val="20"/>
          <w:szCs w:val="20"/>
        </w:rPr>
        <w:t>@ManyToMany</w:t>
      </w:r>
      <w:r>
        <w:rPr>
          <w:rFonts w:ascii="Courier New" w:hAnsi="Courier New" w:cs="Courier New"/>
          <w:sz w:val="20"/>
          <w:szCs w:val="20"/>
          <w:shd w:val="clear" w:color="auto" w:fill="FFFFFF"/>
        </w:rPr>
        <w:t>(fetch = FetchType.LAZY)</w:t>
      </w:r>
    </w:p>
    <w:p w:rsidR="000503F3" w:rsidRDefault="000503F3" w:rsidP="000D0BD4">
      <w:pPr>
        <w:pStyle w:val="NormalWeb"/>
        <w:shd w:val="clear" w:color="auto" w:fill="FFFFFF"/>
        <w:spacing w:before="90" w:beforeAutospacing="0" w:after="90" w:afterAutospacing="0"/>
        <w:rPr>
          <w:rFonts w:asciiTheme="minorHAnsi" w:hAnsiTheme="minorHAnsi" w:cstheme="minorHAnsi"/>
          <w:color w:val="FF0000"/>
          <w:sz w:val="28"/>
          <w:szCs w:val="28"/>
        </w:rPr>
      </w:pPr>
    </w:p>
    <w:p w:rsidR="000503F3" w:rsidRDefault="000503F3" w:rsidP="000503F3">
      <w:pPr>
        <w:pStyle w:val="Heading3"/>
        <w:shd w:val="clear" w:color="auto" w:fill="FFFFFF"/>
        <w:spacing w:before="240" w:after="120"/>
        <w:rPr>
          <w:rFonts w:ascii="Arial" w:hAnsi="Arial" w:cs="Arial"/>
          <w:color w:val="BA3925"/>
          <w:sz w:val="33"/>
          <w:szCs w:val="33"/>
        </w:rPr>
      </w:pPr>
      <w:r>
        <w:rPr>
          <w:rFonts w:ascii="Arial" w:hAnsi="Arial" w:cs="Arial"/>
          <w:b/>
          <w:bCs/>
          <w:color w:val="BA3925"/>
          <w:sz w:val="33"/>
          <w:szCs w:val="33"/>
        </w:rPr>
        <w:t>Spring Data JPA Approach</w:t>
      </w:r>
    </w:p>
    <w:p w:rsidR="000503F3" w:rsidRDefault="000503F3" w:rsidP="000503F3">
      <w:pPr>
        <w:pStyle w:val="NormalWeb"/>
        <w:shd w:val="clear" w:color="auto" w:fill="FFFFFF"/>
        <w:rPr>
          <w:rFonts w:ascii="inherit" w:hAnsi="inherit"/>
          <w:spacing w:val="-2"/>
        </w:rPr>
      </w:pPr>
      <w:r>
        <w:rPr>
          <w:rFonts w:ascii="inherit" w:hAnsi="inherit"/>
          <w:spacing w:val="-2"/>
        </w:rPr>
        <w:t>If we are using Spring Data JPA, then we have two options to achieve this - using EntityGraph or using select query with fetch join.</w:t>
      </w:r>
    </w:p>
    <w:p w:rsidR="000503F3" w:rsidRDefault="000503F3" w:rsidP="000503F3">
      <w:pPr>
        <w:pStyle w:val="HTMLPreformatted"/>
        <w:shd w:val="clear" w:color="auto" w:fill="FFFFFF"/>
        <w:rPr>
          <w:rStyle w:val="HTMLCode"/>
          <w:sz w:val="19"/>
          <w:szCs w:val="19"/>
          <w:shd w:val="clear" w:color="auto" w:fill="FFFFFF"/>
        </w:rPr>
      </w:pPr>
      <w:r>
        <w:rPr>
          <w:rStyle w:val="hljs-keyword"/>
          <w:color w:val="AA0D91"/>
          <w:sz w:val="19"/>
          <w:szCs w:val="19"/>
          <w:shd w:val="clear" w:color="auto" w:fill="FFFFFF"/>
        </w:rPr>
        <w:t>public</w:t>
      </w:r>
      <w:r>
        <w:rPr>
          <w:rStyle w:val="HTMLCode"/>
          <w:sz w:val="19"/>
          <w:szCs w:val="19"/>
          <w:shd w:val="clear" w:color="auto" w:fill="FFFFFF"/>
        </w:rPr>
        <w:t xml:space="preserve"> </w:t>
      </w:r>
      <w:r>
        <w:rPr>
          <w:rStyle w:val="hljs-keyword"/>
          <w:color w:val="AA0D91"/>
          <w:sz w:val="19"/>
          <w:szCs w:val="19"/>
          <w:shd w:val="clear" w:color="auto" w:fill="FFFFFF"/>
        </w:rPr>
        <w:t>interface</w:t>
      </w:r>
      <w:r>
        <w:rPr>
          <w:rStyle w:val="hljs-class"/>
          <w:sz w:val="19"/>
          <w:szCs w:val="19"/>
          <w:shd w:val="clear" w:color="auto" w:fill="FFFFFF"/>
        </w:rPr>
        <w:t xml:space="preserve"> </w:t>
      </w:r>
      <w:r>
        <w:rPr>
          <w:rStyle w:val="hljs-title"/>
          <w:color w:val="5C2699"/>
          <w:sz w:val="19"/>
          <w:szCs w:val="19"/>
          <w:shd w:val="clear" w:color="auto" w:fill="FFFFFF"/>
        </w:rPr>
        <w:t>UserRepository</w:t>
      </w:r>
      <w:r>
        <w:rPr>
          <w:rStyle w:val="hljs-class"/>
          <w:sz w:val="19"/>
          <w:szCs w:val="19"/>
          <w:shd w:val="clear" w:color="auto" w:fill="FFFFFF"/>
        </w:rPr>
        <w:t xml:space="preserve"> </w:t>
      </w:r>
      <w:r>
        <w:rPr>
          <w:rStyle w:val="hljs-keyword"/>
          <w:color w:val="AA0D91"/>
          <w:sz w:val="19"/>
          <w:szCs w:val="19"/>
          <w:shd w:val="clear" w:color="auto" w:fill="FFFFFF"/>
        </w:rPr>
        <w:t>extends</w:t>
      </w:r>
      <w:r>
        <w:rPr>
          <w:rStyle w:val="hljs-class"/>
          <w:sz w:val="19"/>
          <w:szCs w:val="19"/>
          <w:shd w:val="clear" w:color="auto" w:fill="FFFFFF"/>
        </w:rPr>
        <w:t xml:space="preserve"> </w:t>
      </w:r>
      <w:r>
        <w:rPr>
          <w:rStyle w:val="hljs-title"/>
          <w:color w:val="5C2699"/>
          <w:sz w:val="19"/>
          <w:szCs w:val="19"/>
          <w:shd w:val="clear" w:color="auto" w:fill="FFFFFF"/>
        </w:rPr>
        <w:t>CrudRepository</w:t>
      </w:r>
      <w:r>
        <w:rPr>
          <w:rStyle w:val="hljs-class"/>
          <w:sz w:val="19"/>
          <w:szCs w:val="19"/>
          <w:shd w:val="clear" w:color="auto" w:fill="FFFFFF"/>
        </w:rPr>
        <w:t>&lt;</w:t>
      </w:r>
      <w:r>
        <w:rPr>
          <w:rStyle w:val="hljs-title"/>
          <w:color w:val="5C2699"/>
          <w:sz w:val="19"/>
          <w:szCs w:val="19"/>
          <w:shd w:val="clear" w:color="auto" w:fill="FFFFFF"/>
        </w:rPr>
        <w:t>User</w:t>
      </w:r>
      <w:r>
        <w:rPr>
          <w:rStyle w:val="hljs-class"/>
          <w:sz w:val="19"/>
          <w:szCs w:val="19"/>
          <w:shd w:val="clear" w:color="auto" w:fill="FFFFFF"/>
        </w:rPr>
        <w:t xml:space="preserve">, </w:t>
      </w:r>
      <w:r>
        <w:rPr>
          <w:rStyle w:val="hljs-title"/>
          <w:color w:val="5C2699"/>
          <w:sz w:val="19"/>
          <w:szCs w:val="19"/>
          <w:shd w:val="clear" w:color="auto" w:fill="FFFFFF"/>
        </w:rPr>
        <w:t>Long</w:t>
      </w:r>
      <w:r>
        <w:rPr>
          <w:rStyle w:val="hljs-class"/>
          <w:sz w:val="19"/>
          <w:szCs w:val="19"/>
          <w:shd w:val="clear" w:color="auto" w:fill="FFFFFF"/>
        </w:rPr>
        <w:t xml:space="preserve">&gt; </w:t>
      </w:r>
      <w:r>
        <w:rPr>
          <w:rStyle w:val="HTMLCode"/>
          <w:sz w:val="19"/>
          <w:szCs w:val="19"/>
          <w:shd w:val="clear" w:color="auto" w:fill="FFFFFF"/>
        </w:rPr>
        <w:t>{</w:t>
      </w:r>
    </w:p>
    <w:p w:rsidR="000503F3" w:rsidRDefault="000503F3" w:rsidP="000503F3">
      <w:pPr>
        <w:pStyle w:val="HTMLPreformatted"/>
        <w:shd w:val="clear" w:color="auto" w:fill="FFFFFF"/>
        <w:rPr>
          <w:rStyle w:val="HTMLCode"/>
          <w:sz w:val="19"/>
          <w:szCs w:val="19"/>
          <w:shd w:val="clear" w:color="auto" w:fill="FFFFFF"/>
        </w:rPr>
      </w:pPr>
    </w:p>
    <w:p w:rsidR="000503F3" w:rsidRDefault="000503F3" w:rsidP="000503F3">
      <w:pPr>
        <w:pStyle w:val="HTMLPreformatted"/>
        <w:shd w:val="clear" w:color="auto" w:fill="FFFFFF"/>
        <w:rPr>
          <w:rStyle w:val="HTMLCode"/>
          <w:sz w:val="19"/>
          <w:szCs w:val="19"/>
          <w:shd w:val="clear" w:color="auto" w:fill="FFFFFF"/>
        </w:rPr>
      </w:pPr>
      <w:r>
        <w:rPr>
          <w:rStyle w:val="HTMLCode"/>
          <w:sz w:val="19"/>
          <w:szCs w:val="19"/>
          <w:shd w:val="clear" w:color="auto" w:fill="FFFFFF"/>
        </w:rPr>
        <w:t xml:space="preserve">    </w:t>
      </w:r>
      <w:r>
        <w:rPr>
          <w:rStyle w:val="hljs-function"/>
          <w:rFonts w:eastAsiaTheme="majorEastAsia"/>
          <w:sz w:val="19"/>
          <w:szCs w:val="19"/>
          <w:shd w:val="clear" w:color="auto" w:fill="FFFFFF"/>
        </w:rPr>
        <w:t xml:space="preserve">List&lt;User&gt; </w:t>
      </w:r>
      <w:r>
        <w:rPr>
          <w:rStyle w:val="hljs-title"/>
          <w:color w:val="1C00CF"/>
          <w:sz w:val="19"/>
          <w:szCs w:val="19"/>
          <w:shd w:val="clear" w:color="auto" w:fill="FFFFFF"/>
        </w:rPr>
        <w:t>findAllByRolesIn</w:t>
      </w:r>
      <w:r>
        <w:rPr>
          <w:rStyle w:val="hljs-params"/>
          <w:color w:val="5C2699"/>
          <w:sz w:val="19"/>
          <w:szCs w:val="19"/>
          <w:shd w:val="clear" w:color="auto" w:fill="FFFFFF"/>
        </w:rPr>
        <w:t>(List&lt;Role&gt; roles)</w:t>
      </w:r>
      <w:r>
        <w:rPr>
          <w:rStyle w:val="HTMLCode"/>
          <w:sz w:val="19"/>
          <w:szCs w:val="19"/>
          <w:shd w:val="clear" w:color="auto" w:fill="FFFFFF"/>
        </w:rPr>
        <w:t xml:space="preserve">;             </w:t>
      </w:r>
    </w:p>
    <w:p w:rsidR="000503F3" w:rsidRDefault="000503F3" w:rsidP="000503F3">
      <w:pPr>
        <w:pStyle w:val="HTMLPreformatted"/>
        <w:shd w:val="clear" w:color="auto" w:fill="FFFFFF"/>
        <w:rPr>
          <w:rStyle w:val="HTMLCode"/>
          <w:sz w:val="19"/>
          <w:szCs w:val="19"/>
          <w:shd w:val="clear" w:color="auto" w:fill="FFFFFF"/>
        </w:rPr>
      </w:pPr>
    </w:p>
    <w:p w:rsidR="000503F3" w:rsidRDefault="000503F3" w:rsidP="000503F3">
      <w:pPr>
        <w:pStyle w:val="HTMLPreformatted"/>
        <w:shd w:val="clear" w:color="auto" w:fill="FFFFFF"/>
        <w:rPr>
          <w:rStyle w:val="HTMLCode"/>
          <w:sz w:val="19"/>
          <w:szCs w:val="19"/>
          <w:shd w:val="clear" w:color="auto" w:fill="FFFFFF"/>
        </w:rPr>
      </w:pPr>
      <w:r>
        <w:rPr>
          <w:rStyle w:val="HTMLCode"/>
          <w:sz w:val="19"/>
          <w:szCs w:val="19"/>
          <w:shd w:val="clear" w:color="auto" w:fill="FFFFFF"/>
        </w:rPr>
        <w:t xml:space="preserve">    </w:t>
      </w:r>
      <w:r>
        <w:rPr>
          <w:rStyle w:val="hljs-meta"/>
          <w:color w:val="643820"/>
          <w:sz w:val="19"/>
          <w:szCs w:val="19"/>
          <w:shd w:val="clear" w:color="auto" w:fill="FFFFFF"/>
        </w:rPr>
        <w:t>@Query</w:t>
      </w:r>
      <w:r>
        <w:rPr>
          <w:rStyle w:val="HTMLCode"/>
          <w:sz w:val="19"/>
          <w:szCs w:val="19"/>
          <w:shd w:val="clear" w:color="auto" w:fill="FFFFFF"/>
        </w:rPr>
        <w:t>(</w:t>
      </w:r>
      <w:r>
        <w:rPr>
          <w:rStyle w:val="hljs-string"/>
          <w:color w:val="C41A16"/>
          <w:sz w:val="19"/>
          <w:szCs w:val="19"/>
          <w:shd w:val="clear" w:color="auto" w:fill="FFFFFF"/>
        </w:rPr>
        <w:t>"SELECT p FROM User p LEFT JOIN FETCH p.roles"</w:t>
      </w:r>
      <w:r>
        <w:rPr>
          <w:rStyle w:val="HTMLCode"/>
          <w:sz w:val="19"/>
          <w:szCs w:val="19"/>
          <w:shd w:val="clear" w:color="auto" w:fill="FFFFFF"/>
        </w:rPr>
        <w:t xml:space="preserve">)  </w:t>
      </w:r>
    </w:p>
    <w:p w:rsidR="000503F3" w:rsidRDefault="000503F3" w:rsidP="000503F3">
      <w:pPr>
        <w:pStyle w:val="HTMLPreformatted"/>
        <w:shd w:val="clear" w:color="auto" w:fill="FFFFFF"/>
        <w:rPr>
          <w:rStyle w:val="HTMLCode"/>
          <w:sz w:val="19"/>
          <w:szCs w:val="19"/>
          <w:shd w:val="clear" w:color="auto" w:fill="FFFFFF"/>
        </w:rPr>
      </w:pPr>
      <w:r>
        <w:rPr>
          <w:rStyle w:val="HTMLCode"/>
          <w:sz w:val="19"/>
          <w:szCs w:val="19"/>
          <w:shd w:val="clear" w:color="auto" w:fill="FFFFFF"/>
        </w:rPr>
        <w:t xml:space="preserve">    </w:t>
      </w:r>
      <w:r>
        <w:rPr>
          <w:rStyle w:val="hljs-function"/>
          <w:rFonts w:eastAsiaTheme="majorEastAsia"/>
          <w:sz w:val="19"/>
          <w:szCs w:val="19"/>
          <w:shd w:val="clear" w:color="auto" w:fill="FFFFFF"/>
        </w:rPr>
        <w:t xml:space="preserve">List&lt;User&gt; </w:t>
      </w:r>
      <w:r>
        <w:rPr>
          <w:rStyle w:val="hljs-title"/>
          <w:color w:val="1C00CF"/>
          <w:sz w:val="19"/>
          <w:szCs w:val="19"/>
          <w:shd w:val="clear" w:color="auto" w:fill="FFFFFF"/>
        </w:rPr>
        <w:t>findWithoutNPlusOne</w:t>
      </w:r>
      <w:r>
        <w:rPr>
          <w:rStyle w:val="hljs-params"/>
          <w:color w:val="5C2699"/>
          <w:sz w:val="19"/>
          <w:szCs w:val="19"/>
          <w:shd w:val="clear" w:color="auto" w:fill="FFFFFF"/>
        </w:rPr>
        <w:t>()</w:t>
      </w:r>
      <w:r>
        <w:rPr>
          <w:rStyle w:val="HTMLCode"/>
          <w:sz w:val="19"/>
          <w:szCs w:val="19"/>
          <w:shd w:val="clear" w:color="auto" w:fill="FFFFFF"/>
        </w:rPr>
        <w:t>;</w:t>
      </w:r>
    </w:p>
    <w:p w:rsidR="000503F3" w:rsidRDefault="000503F3" w:rsidP="000503F3">
      <w:pPr>
        <w:pStyle w:val="HTMLPreformatted"/>
        <w:shd w:val="clear" w:color="auto" w:fill="FFFFFF"/>
        <w:rPr>
          <w:rStyle w:val="HTMLCode"/>
          <w:sz w:val="19"/>
          <w:szCs w:val="19"/>
          <w:shd w:val="clear" w:color="auto" w:fill="FFFFFF"/>
        </w:rPr>
      </w:pPr>
    </w:p>
    <w:p w:rsidR="000503F3" w:rsidRDefault="000503F3" w:rsidP="000503F3">
      <w:pPr>
        <w:pStyle w:val="HTMLPreformatted"/>
        <w:shd w:val="clear" w:color="auto" w:fill="FFFFFF"/>
        <w:rPr>
          <w:rStyle w:val="HTMLCode"/>
          <w:sz w:val="19"/>
          <w:szCs w:val="19"/>
          <w:shd w:val="clear" w:color="auto" w:fill="FFFFFF"/>
        </w:rPr>
      </w:pPr>
      <w:r>
        <w:rPr>
          <w:rStyle w:val="HTMLCode"/>
          <w:sz w:val="19"/>
          <w:szCs w:val="19"/>
          <w:shd w:val="clear" w:color="auto" w:fill="FFFFFF"/>
        </w:rPr>
        <w:t xml:space="preserve">    </w:t>
      </w:r>
      <w:r>
        <w:rPr>
          <w:rStyle w:val="hljs-meta"/>
          <w:color w:val="643820"/>
          <w:sz w:val="19"/>
          <w:szCs w:val="19"/>
          <w:shd w:val="clear" w:color="auto" w:fill="FFFFFF"/>
        </w:rPr>
        <w:t>@EntityGraph</w:t>
      </w:r>
      <w:r>
        <w:rPr>
          <w:rStyle w:val="HTMLCode"/>
          <w:sz w:val="19"/>
          <w:szCs w:val="19"/>
          <w:shd w:val="clear" w:color="auto" w:fill="FFFFFF"/>
        </w:rPr>
        <w:t>(attributePaths = {</w:t>
      </w:r>
      <w:r>
        <w:rPr>
          <w:rStyle w:val="hljs-string"/>
          <w:color w:val="C41A16"/>
          <w:sz w:val="19"/>
          <w:szCs w:val="19"/>
          <w:shd w:val="clear" w:color="auto" w:fill="FFFFFF"/>
        </w:rPr>
        <w:t>"roles"</w:t>
      </w:r>
      <w:r>
        <w:rPr>
          <w:rStyle w:val="HTMLCode"/>
          <w:sz w:val="19"/>
          <w:szCs w:val="19"/>
          <w:shd w:val="clear" w:color="auto" w:fill="FFFFFF"/>
        </w:rPr>
        <w:t xml:space="preserve">})                      </w:t>
      </w:r>
    </w:p>
    <w:p w:rsidR="000503F3" w:rsidRDefault="000503F3" w:rsidP="000503F3">
      <w:pPr>
        <w:pStyle w:val="HTMLPreformatted"/>
        <w:shd w:val="clear" w:color="auto" w:fill="FFFFFF"/>
        <w:rPr>
          <w:rStyle w:val="HTMLCode"/>
          <w:sz w:val="19"/>
          <w:szCs w:val="19"/>
          <w:shd w:val="clear" w:color="auto" w:fill="FFFFFF"/>
        </w:rPr>
      </w:pPr>
      <w:r>
        <w:rPr>
          <w:rStyle w:val="HTMLCode"/>
          <w:sz w:val="19"/>
          <w:szCs w:val="19"/>
          <w:shd w:val="clear" w:color="auto" w:fill="FFFFFF"/>
        </w:rPr>
        <w:t xml:space="preserve">    </w:t>
      </w:r>
      <w:r>
        <w:rPr>
          <w:rStyle w:val="hljs-function"/>
          <w:rFonts w:eastAsiaTheme="majorEastAsia"/>
          <w:sz w:val="19"/>
          <w:szCs w:val="19"/>
          <w:shd w:val="clear" w:color="auto" w:fill="FFFFFF"/>
        </w:rPr>
        <w:t xml:space="preserve">List&lt;User&gt; </w:t>
      </w:r>
      <w:r>
        <w:rPr>
          <w:rStyle w:val="hljs-title"/>
          <w:color w:val="1C00CF"/>
          <w:sz w:val="19"/>
          <w:szCs w:val="19"/>
          <w:shd w:val="clear" w:color="auto" w:fill="FFFFFF"/>
        </w:rPr>
        <w:t>findAll</w:t>
      </w:r>
      <w:r>
        <w:rPr>
          <w:rStyle w:val="hljs-params"/>
          <w:color w:val="5C2699"/>
          <w:sz w:val="19"/>
          <w:szCs w:val="19"/>
          <w:shd w:val="clear" w:color="auto" w:fill="FFFFFF"/>
        </w:rPr>
        <w:t>()</w:t>
      </w:r>
      <w:r>
        <w:rPr>
          <w:rStyle w:val="HTMLCode"/>
          <w:sz w:val="19"/>
          <w:szCs w:val="19"/>
          <w:shd w:val="clear" w:color="auto" w:fill="FFFFFF"/>
        </w:rPr>
        <w:t>;</w:t>
      </w:r>
    </w:p>
    <w:p w:rsidR="000503F3" w:rsidRDefault="000503F3" w:rsidP="000503F3">
      <w:pPr>
        <w:pStyle w:val="HTMLPreformatted"/>
        <w:shd w:val="clear" w:color="auto" w:fill="FFFFFF"/>
        <w:rPr>
          <w:sz w:val="19"/>
          <w:szCs w:val="19"/>
        </w:rPr>
      </w:pPr>
      <w:r>
        <w:rPr>
          <w:rStyle w:val="HTMLCode"/>
          <w:sz w:val="19"/>
          <w:szCs w:val="19"/>
          <w:shd w:val="clear" w:color="auto" w:fill="FFFFFF"/>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5153"/>
      </w:tblGrid>
      <w:tr w:rsidR="000503F3" w:rsidTr="000503F3">
        <w:tc>
          <w:tcPr>
            <w:tcW w:w="0" w:type="auto"/>
            <w:tcMar>
              <w:top w:w="0" w:type="dxa"/>
              <w:left w:w="180" w:type="dxa"/>
              <w:bottom w:w="0" w:type="dxa"/>
              <w:right w:w="180" w:type="dxa"/>
            </w:tcMar>
            <w:vAlign w:val="center"/>
            <w:hideMark/>
          </w:tcPr>
          <w:p w:rsidR="000503F3" w:rsidRDefault="000503F3">
            <w:pPr>
              <w:rPr>
                <w:sz w:val="19"/>
                <w:szCs w:val="19"/>
              </w:rPr>
            </w:pPr>
          </w:p>
        </w:tc>
        <w:tc>
          <w:tcPr>
            <w:tcW w:w="0" w:type="auto"/>
            <w:tcMar>
              <w:top w:w="60" w:type="dxa"/>
              <w:left w:w="0" w:type="dxa"/>
              <w:bottom w:w="60" w:type="dxa"/>
              <w:right w:w="0" w:type="dxa"/>
            </w:tcMar>
            <w:vAlign w:val="center"/>
            <w:hideMark/>
          </w:tcPr>
          <w:p w:rsidR="000503F3" w:rsidRDefault="000503F3">
            <w:pPr>
              <w:rPr>
                <w:sz w:val="24"/>
                <w:szCs w:val="24"/>
              </w:rPr>
            </w:pPr>
            <w:r>
              <w:t>N+1 queries are issued at database level.</w:t>
            </w:r>
          </w:p>
        </w:tc>
      </w:tr>
      <w:tr w:rsidR="000503F3" w:rsidTr="000503F3">
        <w:tc>
          <w:tcPr>
            <w:tcW w:w="0" w:type="auto"/>
            <w:tcMar>
              <w:top w:w="0" w:type="dxa"/>
              <w:left w:w="180" w:type="dxa"/>
              <w:bottom w:w="0" w:type="dxa"/>
              <w:right w:w="180" w:type="dxa"/>
            </w:tcMar>
            <w:vAlign w:val="center"/>
            <w:hideMark/>
          </w:tcPr>
          <w:p w:rsidR="000503F3" w:rsidRDefault="000503F3"/>
        </w:tc>
        <w:tc>
          <w:tcPr>
            <w:tcW w:w="0" w:type="auto"/>
            <w:tcMar>
              <w:top w:w="60" w:type="dxa"/>
              <w:left w:w="0" w:type="dxa"/>
              <w:bottom w:w="60" w:type="dxa"/>
              <w:right w:w="0" w:type="dxa"/>
            </w:tcMar>
            <w:vAlign w:val="center"/>
            <w:hideMark/>
          </w:tcPr>
          <w:p w:rsidR="000503F3" w:rsidRDefault="000503F3">
            <w:pPr>
              <w:rPr>
                <w:sz w:val="24"/>
                <w:szCs w:val="24"/>
              </w:rPr>
            </w:pPr>
            <w:r>
              <w:t>using left join fetch, we resolve the N+1 problem</w:t>
            </w:r>
          </w:p>
        </w:tc>
      </w:tr>
      <w:tr w:rsidR="000503F3" w:rsidTr="000503F3">
        <w:tc>
          <w:tcPr>
            <w:tcW w:w="0" w:type="auto"/>
            <w:tcMar>
              <w:top w:w="0" w:type="dxa"/>
              <w:left w:w="180" w:type="dxa"/>
              <w:bottom w:w="0" w:type="dxa"/>
              <w:right w:w="180" w:type="dxa"/>
            </w:tcMar>
            <w:vAlign w:val="center"/>
            <w:hideMark/>
          </w:tcPr>
          <w:p w:rsidR="000503F3" w:rsidRDefault="000503F3"/>
        </w:tc>
        <w:tc>
          <w:tcPr>
            <w:tcW w:w="0" w:type="auto"/>
            <w:tcMar>
              <w:top w:w="60" w:type="dxa"/>
              <w:left w:w="0" w:type="dxa"/>
              <w:bottom w:w="60" w:type="dxa"/>
              <w:right w:w="0" w:type="dxa"/>
            </w:tcMar>
            <w:vAlign w:val="center"/>
            <w:hideMark/>
          </w:tcPr>
          <w:p w:rsidR="000503F3" w:rsidRDefault="000503F3">
            <w:pPr>
              <w:rPr>
                <w:sz w:val="24"/>
                <w:szCs w:val="24"/>
              </w:rPr>
            </w:pPr>
            <w:r>
              <w:t>using attributePaths, Spring Data JPA avoids N+1 problem</w:t>
            </w:r>
          </w:p>
        </w:tc>
      </w:tr>
    </w:tbl>
    <w:p w:rsidR="000503F3" w:rsidRDefault="000503F3" w:rsidP="000503F3">
      <w:pPr>
        <w:pStyle w:val="Heading3"/>
        <w:shd w:val="clear" w:color="auto" w:fill="FFFFFF"/>
        <w:spacing w:before="240" w:after="120"/>
        <w:rPr>
          <w:rFonts w:ascii="Arial" w:hAnsi="Arial" w:cs="Arial"/>
          <w:color w:val="BA3925"/>
          <w:sz w:val="33"/>
          <w:szCs w:val="33"/>
        </w:rPr>
      </w:pPr>
      <w:r>
        <w:rPr>
          <w:rFonts w:ascii="Arial" w:hAnsi="Arial" w:cs="Arial"/>
          <w:b/>
          <w:bCs/>
          <w:color w:val="BA3925"/>
          <w:sz w:val="33"/>
          <w:szCs w:val="33"/>
        </w:rPr>
        <w:t>Hibernate Aproach</w:t>
      </w:r>
    </w:p>
    <w:p w:rsidR="000503F3" w:rsidRDefault="000503F3" w:rsidP="000503F3">
      <w:pPr>
        <w:pStyle w:val="NormalWeb"/>
        <w:shd w:val="clear" w:color="auto" w:fill="FFFFFF"/>
        <w:rPr>
          <w:rFonts w:ascii="inherit" w:hAnsi="inherit"/>
          <w:spacing w:val="-2"/>
        </w:rPr>
      </w:pPr>
      <w:r>
        <w:rPr>
          <w:rFonts w:ascii="inherit" w:hAnsi="inherit"/>
          <w:spacing w:val="-2"/>
        </w:rPr>
        <w:t>if its pure Hibernate, then the following solution will work.</w:t>
      </w:r>
    </w:p>
    <w:p w:rsidR="000503F3" w:rsidRDefault="000503F3" w:rsidP="000503F3">
      <w:pPr>
        <w:shd w:val="clear" w:color="auto" w:fill="FFFFFF"/>
        <w:rPr>
          <w:rFonts w:ascii="Times New Roman" w:hAnsi="Times New Roman"/>
          <w:i/>
          <w:iCs/>
          <w:color w:val="7A2518"/>
        </w:rPr>
      </w:pPr>
      <w:r>
        <w:rPr>
          <w:i/>
          <w:iCs/>
          <w:color w:val="7A2518"/>
        </w:rPr>
        <w:t>HQL Query</w:t>
      </w:r>
    </w:p>
    <w:p w:rsidR="000503F3" w:rsidRDefault="000503F3" w:rsidP="000503F3">
      <w:pPr>
        <w:pStyle w:val="HTMLPreformatted"/>
        <w:shd w:val="clear" w:color="auto" w:fill="F7F7F8"/>
        <w:rPr>
          <w:sz w:val="19"/>
          <w:szCs w:val="19"/>
        </w:rPr>
      </w:pPr>
      <w:r>
        <w:rPr>
          <w:sz w:val="19"/>
          <w:szCs w:val="19"/>
        </w:rPr>
        <w:t>"from User u join fetch u.roles roles roles"</w:t>
      </w:r>
    </w:p>
    <w:p w:rsidR="000503F3" w:rsidRDefault="000503F3" w:rsidP="000503F3">
      <w:pPr>
        <w:shd w:val="clear" w:color="auto" w:fill="FFFFFF"/>
        <w:rPr>
          <w:i/>
          <w:iCs/>
          <w:color w:val="7A2518"/>
          <w:sz w:val="24"/>
          <w:szCs w:val="24"/>
        </w:rPr>
      </w:pPr>
      <w:r>
        <w:rPr>
          <w:i/>
          <w:iCs/>
          <w:color w:val="7A2518"/>
        </w:rPr>
        <w:t>Hibernate Criteria API</w:t>
      </w:r>
    </w:p>
    <w:p w:rsidR="000503F3" w:rsidRDefault="000503F3" w:rsidP="000503F3">
      <w:pPr>
        <w:pStyle w:val="HTMLPreformatted"/>
        <w:shd w:val="clear" w:color="auto" w:fill="FFFFFF"/>
        <w:rPr>
          <w:rStyle w:val="HTMLCode"/>
          <w:sz w:val="19"/>
          <w:szCs w:val="19"/>
          <w:shd w:val="clear" w:color="auto" w:fill="FFFFFF"/>
        </w:rPr>
      </w:pPr>
      <w:r>
        <w:rPr>
          <w:rStyle w:val="HTMLCode"/>
          <w:sz w:val="19"/>
          <w:szCs w:val="19"/>
          <w:shd w:val="clear" w:color="auto" w:fill="FFFFFF"/>
        </w:rPr>
        <w:t>Criteria criteria = session.createCriteria(User.class);</w:t>
      </w:r>
    </w:p>
    <w:p w:rsidR="000503F3" w:rsidRDefault="000503F3" w:rsidP="000503F3">
      <w:pPr>
        <w:pStyle w:val="HTMLPreformatted"/>
        <w:shd w:val="clear" w:color="auto" w:fill="FFFFFF"/>
        <w:rPr>
          <w:sz w:val="19"/>
          <w:szCs w:val="19"/>
        </w:rPr>
      </w:pPr>
      <w:r>
        <w:rPr>
          <w:rStyle w:val="HTMLCode"/>
          <w:sz w:val="19"/>
          <w:szCs w:val="19"/>
          <w:shd w:val="clear" w:color="auto" w:fill="FFFFFF"/>
        </w:rPr>
        <w:t>criteria.setFetchMode(</w:t>
      </w:r>
      <w:r>
        <w:rPr>
          <w:rStyle w:val="hljs-string"/>
          <w:color w:val="C41A16"/>
          <w:sz w:val="19"/>
          <w:szCs w:val="19"/>
          <w:shd w:val="clear" w:color="auto" w:fill="FFFFFF"/>
        </w:rPr>
        <w:t>"roles"</w:t>
      </w:r>
      <w:r>
        <w:rPr>
          <w:rStyle w:val="HTMLCode"/>
          <w:sz w:val="19"/>
          <w:szCs w:val="19"/>
          <w:shd w:val="clear" w:color="auto" w:fill="FFFFFF"/>
        </w:rPr>
        <w:t>, FetchMode.EAGER);</w:t>
      </w:r>
    </w:p>
    <w:p w:rsidR="000503F3" w:rsidRDefault="000503F3" w:rsidP="000503F3">
      <w:pPr>
        <w:pStyle w:val="NormalWeb"/>
        <w:shd w:val="clear" w:color="auto" w:fill="FFFFFF"/>
        <w:rPr>
          <w:rFonts w:ascii="inherit" w:hAnsi="inherit"/>
          <w:spacing w:val="-2"/>
        </w:rPr>
      </w:pPr>
      <w:r>
        <w:rPr>
          <w:rFonts w:ascii="inherit" w:hAnsi="inherit"/>
          <w:spacing w:val="-2"/>
        </w:rPr>
        <w:t>under the hood, all these approaches work similar and they issue a similar database query with </w:t>
      </w:r>
      <w:r>
        <w:rPr>
          <w:rStyle w:val="HTMLCode"/>
          <w:sz w:val="23"/>
          <w:szCs w:val="23"/>
          <w:shd w:val="clear" w:color="auto" w:fill="F7F7F8"/>
        </w:rPr>
        <w:t>left join fetch</w:t>
      </w:r>
    </w:p>
    <w:p w:rsidR="000503F3"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68.Hibernate Entity Object Life cycle?</w:t>
      </w:r>
    </w:p>
    <w:p w:rsidR="000503F3" w:rsidRPr="00C51F74" w:rsidRDefault="000503F3" w:rsidP="000503F3">
      <w:pPr>
        <w:pStyle w:val="Heading2"/>
        <w:shd w:val="clear" w:color="auto" w:fill="FFFFFF"/>
        <w:spacing w:before="255" w:after="255" w:line="405" w:lineRule="atLeast"/>
        <w:rPr>
          <w:rFonts w:ascii="Times New Roman" w:hAnsi="Times New Roman" w:cs="Times New Roman"/>
          <w:color w:val="000000"/>
          <w:sz w:val="28"/>
          <w:szCs w:val="28"/>
        </w:rPr>
      </w:pPr>
      <w:r w:rsidRPr="00C51F74">
        <w:rPr>
          <w:rFonts w:ascii="Times New Roman" w:hAnsi="Times New Roman" w:cs="Times New Roman"/>
          <w:color w:val="000000"/>
          <w:sz w:val="28"/>
          <w:szCs w:val="28"/>
        </w:rPr>
        <w:lastRenderedPageBreak/>
        <w:t>Transient:</w:t>
      </w:r>
    </w:p>
    <w:p w:rsidR="000503F3" w:rsidRPr="00C51F74" w:rsidRDefault="000503F3" w:rsidP="000503F3">
      <w:pPr>
        <w:pStyle w:val="NormalWeb"/>
        <w:shd w:val="clear" w:color="auto" w:fill="FFFFFF"/>
        <w:spacing w:before="60" w:beforeAutospacing="0" w:after="0" w:afterAutospacing="0" w:line="456" w:lineRule="atLeast"/>
        <w:jc w:val="both"/>
        <w:rPr>
          <w:color w:val="000000"/>
        </w:rPr>
      </w:pPr>
      <w:r w:rsidRPr="00C51F74">
        <w:rPr>
          <w:color w:val="000000"/>
        </w:rPr>
        <w:t>One </w:t>
      </w:r>
      <w:r w:rsidRPr="00C51F74">
        <w:rPr>
          <w:color w:val="3366FF"/>
        </w:rPr>
        <w:t>newly</w:t>
      </w:r>
      <w:r w:rsidRPr="00C51F74">
        <w:rPr>
          <w:color w:val="000000"/>
        </w:rPr>
        <w:t> created object,with out having any relation with the </w:t>
      </w:r>
      <w:r w:rsidRPr="00C51F74">
        <w:rPr>
          <w:color w:val="99CC00"/>
        </w:rPr>
        <w:t>database</w:t>
      </w:r>
      <w:r w:rsidRPr="00C51F74">
        <w:rPr>
          <w:color w:val="000000"/>
        </w:rPr>
        <w:t>, means never persistent, not associated with any </w:t>
      </w:r>
      <w:r w:rsidRPr="00C51F74">
        <w:rPr>
          <w:color w:val="FF9900"/>
        </w:rPr>
        <w:t>Session object</w:t>
      </w:r>
    </w:p>
    <w:p w:rsidR="000503F3" w:rsidRPr="00C51F74" w:rsidRDefault="000503F3" w:rsidP="000503F3">
      <w:pPr>
        <w:pStyle w:val="Heading2"/>
        <w:shd w:val="clear" w:color="auto" w:fill="FFFFFF"/>
        <w:spacing w:before="255" w:after="255" w:line="405" w:lineRule="atLeast"/>
        <w:rPr>
          <w:rFonts w:ascii="Times New Roman" w:hAnsi="Times New Roman" w:cs="Times New Roman"/>
          <w:color w:val="000000"/>
          <w:sz w:val="28"/>
          <w:szCs w:val="28"/>
        </w:rPr>
      </w:pPr>
      <w:r w:rsidRPr="00C51F74">
        <w:rPr>
          <w:rFonts w:ascii="Times New Roman" w:hAnsi="Times New Roman" w:cs="Times New Roman"/>
          <w:color w:val="000000"/>
          <w:sz w:val="28"/>
          <w:szCs w:val="28"/>
        </w:rPr>
        <w:t>Persistent:</w:t>
      </w:r>
    </w:p>
    <w:p w:rsidR="000503F3" w:rsidRPr="00C51F74" w:rsidRDefault="000503F3" w:rsidP="000503F3">
      <w:pPr>
        <w:pStyle w:val="NormalWeb"/>
        <w:shd w:val="clear" w:color="auto" w:fill="FFFFFF"/>
        <w:spacing w:before="60" w:beforeAutospacing="0" w:after="0" w:afterAutospacing="0" w:line="456" w:lineRule="atLeast"/>
        <w:jc w:val="both"/>
        <w:rPr>
          <w:color w:val="000000"/>
        </w:rPr>
      </w:pPr>
      <w:r w:rsidRPr="00C51F74">
        <w:rPr>
          <w:color w:val="000000"/>
        </w:rPr>
        <w:t>Having the relation with the database, associated with a </w:t>
      </w:r>
      <w:r w:rsidRPr="00C51F74">
        <w:rPr>
          <w:color w:val="00CCFF"/>
        </w:rPr>
        <w:t>unique</w:t>
      </w:r>
      <w:r w:rsidRPr="00C51F74">
        <w:rPr>
          <w:color w:val="000000"/>
        </w:rPr>
        <w:t> Session object</w:t>
      </w:r>
    </w:p>
    <w:p w:rsidR="000503F3" w:rsidRPr="00C51F74" w:rsidRDefault="000503F3" w:rsidP="000503F3">
      <w:pPr>
        <w:pStyle w:val="Heading2"/>
        <w:shd w:val="clear" w:color="auto" w:fill="FFFFFF"/>
        <w:spacing w:before="255" w:after="255" w:line="405" w:lineRule="atLeast"/>
        <w:rPr>
          <w:rFonts w:ascii="Times New Roman" w:hAnsi="Times New Roman" w:cs="Times New Roman"/>
          <w:color w:val="000000"/>
          <w:sz w:val="28"/>
          <w:szCs w:val="28"/>
        </w:rPr>
      </w:pPr>
      <w:r w:rsidRPr="00C51F74">
        <w:rPr>
          <w:rFonts w:ascii="Times New Roman" w:hAnsi="Times New Roman" w:cs="Times New Roman"/>
          <w:color w:val="000000"/>
          <w:sz w:val="28"/>
          <w:szCs w:val="28"/>
        </w:rPr>
        <w:t>Detached:</w:t>
      </w:r>
    </w:p>
    <w:p w:rsidR="000503F3" w:rsidRPr="00C51F74" w:rsidRDefault="000503F3" w:rsidP="000503F3">
      <w:pPr>
        <w:pStyle w:val="NormalWeb"/>
        <w:shd w:val="clear" w:color="auto" w:fill="FFFFFF"/>
        <w:spacing w:before="60" w:beforeAutospacing="0" w:after="0" w:afterAutospacing="0" w:line="456" w:lineRule="atLeast"/>
        <w:jc w:val="both"/>
        <w:rPr>
          <w:color w:val="000000"/>
        </w:rPr>
      </w:pPr>
      <w:r w:rsidRPr="00C51F74">
        <w:rPr>
          <w:color w:val="000000"/>
        </w:rPr>
        <w:t>previously having relation with the database [persistent ], now not associated with any Session</w:t>
      </w:r>
    </w:p>
    <w:p w:rsidR="000503F3" w:rsidRPr="00C51F74" w:rsidRDefault="000503F3" w:rsidP="000503F3">
      <w:pPr>
        <w:pStyle w:val="NormalWeb"/>
        <w:shd w:val="clear" w:color="auto" w:fill="FFFFFF"/>
        <w:spacing w:before="60" w:beforeAutospacing="0" w:after="0" w:afterAutospacing="0" w:line="456" w:lineRule="atLeast"/>
        <w:jc w:val="both"/>
        <w:rPr>
          <w:color w:val="000000"/>
        </w:rPr>
      </w:pPr>
      <w:r w:rsidRPr="00C51F74">
        <w:rPr>
          <w:color w:val="000000"/>
        </w:rPr>
        <w:t>see the next sessions for the better </w:t>
      </w:r>
      <w:r w:rsidRPr="00C51F74">
        <w:rPr>
          <w:color w:val="DF1F9E"/>
        </w:rPr>
        <w:t>understanding</w:t>
      </w:r>
      <w:r w:rsidRPr="00C51F74">
        <w:rPr>
          <w:color w:val="000000"/>
        </w:rPr>
        <w:t> of the life cycle states of pojo class object(s) the hibernate</w:t>
      </w:r>
    </w:p>
    <w:p w:rsidR="000503F3" w:rsidRDefault="000503F3" w:rsidP="000D0BD4">
      <w:pPr>
        <w:pStyle w:val="NormalWeb"/>
        <w:shd w:val="clear" w:color="auto" w:fill="FFFFFF"/>
        <w:spacing w:before="90" w:beforeAutospacing="0" w:after="90" w:afterAutospacing="0"/>
        <w:rPr>
          <w:rFonts w:asciiTheme="minorHAnsi" w:hAnsiTheme="minorHAnsi" w:cstheme="minorHAnsi"/>
          <w:color w:val="FF0000"/>
          <w:sz w:val="28"/>
          <w:szCs w:val="28"/>
        </w:rPr>
      </w:pPr>
    </w:p>
    <w:p w:rsidR="00DB7A88"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69.Difference between merge and update?and difference between save() persit()?</w:t>
      </w:r>
      <w:r w:rsidRPr="00094CB6">
        <w:rPr>
          <w:rFonts w:asciiTheme="minorHAnsi" w:hAnsiTheme="minorHAnsi" w:cstheme="minorHAnsi"/>
          <w:color w:val="FF0000"/>
          <w:sz w:val="28"/>
          <w:szCs w:val="28"/>
        </w:rPr>
        <w:br/>
        <w:t>70.Difference between get() and load()?</w:t>
      </w:r>
      <w:r w:rsidRPr="00094CB6">
        <w:rPr>
          <w:rFonts w:asciiTheme="minorHAnsi" w:hAnsiTheme="minorHAnsi" w:cstheme="minorHAnsi"/>
          <w:color w:val="FF0000"/>
          <w:sz w:val="28"/>
          <w:szCs w:val="28"/>
        </w:rPr>
        <w:br/>
        <w:t>SOAP</w:t>
      </w:r>
      <w:r w:rsidRPr="00094CB6">
        <w:rPr>
          <w:rFonts w:asciiTheme="minorHAnsi" w:hAnsiTheme="minorHAnsi" w:cstheme="minorHAnsi"/>
          <w:color w:val="FF0000"/>
          <w:sz w:val="28"/>
          <w:szCs w:val="28"/>
        </w:rPr>
        <w:br/>
        <w:t>71.What is XML and XSD?</w:t>
      </w:r>
    </w:p>
    <w:p w:rsidR="00DB7A88" w:rsidRPr="00DB7A88" w:rsidRDefault="00DB7A88" w:rsidP="00DB7A8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Theme="minorHAnsi" w:hAnsiTheme="minorHAnsi" w:cstheme="minorHAnsi"/>
          <w:color w:val="FF0000"/>
          <w:sz w:val="28"/>
          <w:szCs w:val="28"/>
        </w:rPr>
        <w:t xml:space="preserve">   </w:t>
      </w:r>
      <w:r w:rsidRPr="00DB7A88">
        <w:rPr>
          <w:rFonts w:ascii="inherit" w:hAnsi="inherit" w:cs="Arial"/>
          <w:b/>
          <w:bCs/>
          <w:color w:val="242729"/>
          <w:sz w:val="23"/>
          <w:szCs w:val="23"/>
          <w:bdr w:val="none" w:sz="0" w:space="0" w:color="auto" w:frame="1"/>
        </w:rPr>
        <w:t>XSD:</w:t>
      </w:r>
      <w:r w:rsidRPr="00DB7A88">
        <w:rPr>
          <w:rFonts w:ascii="Arial" w:hAnsi="Arial" w:cs="Arial"/>
          <w:color w:val="242729"/>
          <w:sz w:val="23"/>
          <w:szCs w:val="23"/>
        </w:rPr>
        <w:br/>
        <w:t>XSD (XML Schema Definition) specifies how to formally describe the elements in an Extensible Markup Language (XML) document.</w:t>
      </w:r>
      <w:r w:rsidRPr="00DB7A88">
        <w:rPr>
          <w:rFonts w:ascii="Arial" w:hAnsi="Arial" w:cs="Arial"/>
          <w:color w:val="242729"/>
          <w:sz w:val="23"/>
          <w:szCs w:val="23"/>
        </w:rPr>
        <w:br/>
      </w:r>
      <w:r w:rsidRPr="00DB7A88">
        <w:rPr>
          <w:rFonts w:ascii="inherit" w:hAnsi="inherit" w:cs="Arial"/>
          <w:b/>
          <w:bCs/>
          <w:color w:val="242729"/>
          <w:sz w:val="23"/>
          <w:szCs w:val="23"/>
          <w:bdr w:val="none" w:sz="0" w:space="0" w:color="auto" w:frame="1"/>
        </w:rPr>
        <w:t>Xml:</w:t>
      </w:r>
      <w:r w:rsidRPr="00DB7A88">
        <w:rPr>
          <w:rFonts w:ascii="Arial" w:hAnsi="Arial" w:cs="Arial"/>
          <w:color w:val="242729"/>
          <w:sz w:val="23"/>
          <w:szCs w:val="23"/>
        </w:rPr>
        <w:br/>
        <w:t>XML was designed to </w:t>
      </w:r>
      <w:r w:rsidRPr="00DB7A88">
        <w:rPr>
          <w:rFonts w:ascii="inherit" w:hAnsi="inherit" w:cs="Arial"/>
          <w:b/>
          <w:bCs/>
          <w:color w:val="242729"/>
          <w:sz w:val="23"/>
          <w:szCs w:val="23"/>
          <w:bdr w:val="none" w:sz="0" w:space="0" w:color="auto" w:frame="1"/>
        </w:rPr>
        <w:t>describe data</w:t>
      </w:r>
      <w:r w:rsidRPr="00DB7A88">
        <w:rPr>
          <w:rFonts w:ascii="Arial" w:hAnsi="Arial" w:cs="Arial"/>
          <w:color w:val="242729"/>
          <w:sz w:val="23"/>
          <w:szCs w:val="23"/>
        </w:rPr>
        <w:t>.It is independent from software as well as hardware.</w:t>
      </w:r>
      <w:r w:rsidRPr="00DB7A88">
        <w:rPr>
          <w:rFonts w:ascii="Arial" w:hAnsi="Arial" w:cs="Arial"/>
          <w:color w:val="242729"/>
          <w:sz w:val="23"/>
          <w:szCs w:val="23"/>
        </w:rPr>
        <w:br/>
        <w:t>It enhances the following things.</w:t>
      </w:r>
      <w:r w:rsidRPr="00DB7A88">
        <w:rPr>
          <w:rFonts w:ascii="Arial" w:hAnsi="Arial" w:cs="Arial"/>
          <w:color w:val="242729"/>
          <w:sz w:val="23"/>
          <w:szCs w:val="23"/>
        </w:rPr>
        <w:br/>
        <w:t>-Data sharing.</w:t>
      </w:r>
      <w:r w:rsidRPr="00DB7A88">
        <w:rPr>
          <w:rFonts w:ascii="Arial" w:hAnsi="Arial" w:cs="Arial"/>
          <w:color w:val="242729"/>
          <w:sz w:val="23"/>
          <w:szCs w:val="23"/>
        </w:rPr>
        <w:br/>
        <w:t>-Platform independent.</w:t>
      </w:r>
      <w:r w:rsidRPr="00DB7A88">
        <w:rPr>
          <w:rFonts w:ascii="Arial" w:hAnsi="Arial" w:cs="Arial"/>
          <w:color w:val="242729"/>
          <w:sz w:val="23"/>
          <w:szCs w:val="23"/>
        </w:rPr>
        <w:br/>
        <w:t>-Increasing the availability of Data.</w:t>
      </w:r>
    </w:p>
    <w:p w:rsidR="00DB7A88" w:rsidRPr="00DB7A88" w:rsidRDefault="00DB7A88" w:rsidP="00DB7A88">
      <w:pPr>
        <w:shd w:val="clear" w:color="auto" w:fill="FFFFFF"/>
        <w:spacing w:after="240" w:line="240" w:lineRule="auto"/>
        <w:textAlignment w:val="baseline"/>
        <w:rPr>
          <w:rFonts w:ascii="Arial" w:eastAsia="Times New Roman" w:hAnsi="Arial" w:cs="Arial"/>
          <w:color w:val="242729"/>
          <w:sz w:val="23"/>
          <w:szCs w:val="23"/>
          <w:lang w:eastAsia="en-IN"/>
        </w:rPr>
      </w:pPr>
      <w:r w:rsidRPr="00DB7A88">
        <w:rPr>
          <w:rFonts w:ascii="Arial" w:eastAsia="Times New Roman" w:hAnsi="Arial" w:cs="Arial"/>
          <w:color w:val="242729"/>
          <w:sz w:val="23"/>
          <w:szCs w:val="23"/>
          <w:lang w:eastAsia="en-IN"/>
        </w:rPr>
        <w:t>Differences:</w:t>
      </w:r>
    </w:p>
    <w:p w:rsidR="00DB7A88" w:rsidRPr="00DB7A88" w:rsidRDefault="00DB7A88" w:rsidP="0013606E">
      <w:pPr>
        <w:numPr>
          <w:ilvl w:val="0"/>
          <w:numId w:val="9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DB7A88">
        <w:rPr>
          <w:rFonts w:ascii="inherit" w:eastAsia="Times New Roman" w:hAnsi="inherit" w:cs="Arial"/>
          <w:color w:val="242729"/>
          <w:sz w:val="23"/>
          <w:szCs w:val="23"/>
          <w:lang w:eastAsia="en-IN"/>
        </w:rPr>
        <w:t>XSD is based and written on XML.</w:t>
      </w:r>
    </w:p>
    <w:p w:rsidR="00DB7A88" w:rsidRPr="00DB7A88" w:rsidRDefault="00DB7A88" w:rsidP="0013606E">
      <w:pPr>
        <w:numPr>
          <w:ilvl w:val="0"/>
          <w:numId w:val="9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DB7A88">
        <w:rPr>
          <w:rFonts w:ascii="inherit" w:eastAsia="Times New Roman" w:hAnsi="inherit" w:cs="Arial"/>
          <w:color w:val="242729"/>
          <w:sz w:val="23"/>
          <w:szCs w:val="23"/>
          <w:lang w:eastAsia="en-IN"/>
        </w:rPr>
        <w:t>XSD defines elements and structures that can appear in the document, while XML does not.</w:t>
      </w:r>
    </w:p>
    <w:p w:rsidR="00DB7A88" w:rsidRPr="00DB7A88" w:rsidRDefault="00DB7A88" w:rsidP="0013606E">
      <w:pPr>
        <w:numPr>
          <w:ilvl w:val="0"/>
          <w:numId w:val="9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DB7A88">
        <w:rPr>
          <w:rFonts w:ascii="inherit" w:eastAsia="Times New Roman" w:hAnsi="inherit" w:cs="Arial"/>
          <w:color w:val="242729"/>
          <w:sz w:val="23"/>
          <w:szCs w:val="23"/>
          <w:lang w:eastAsia="en-IN"/>
        </w:rPr>
        <w:t>XSD ensures that the data is properly interpreted, while XML does not.</w:t>
      </w:r>
    </w:p>
    <w:p w:rsidR="00DB7A88" w:rsidRPr="00DB7A88" w:rsidRDefault="00DB7A88" w:rsidP="0013606E">
      <w:pPr>
        <w:numPr>
          <w:ilvl w:val="0"/>
          <w:numId w:val="9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DB7A88">
        <w:rPr>
          <w:rFonts w:ascii="inherit" w:eastAsia="Times New Roman" w:hAnsi="inherit" w:cs="Arial"/>
          <w:color w:val="242729"/>
          <w:sz w:val="23"/>
          <w:szCs w:val="23"/>
          <w:lang w:eastAsia="en-IN"/>
        </w:rPr>
        <w:t>An XSD document is validated as XML, but the opposite may not always be true.</w:t>
      </w:r>
    </w:p>
    <w:p w:rsidR="00DB7A88" w:rsidRPr="00DB7A88" w:rsidRDefault="00DB7A88" w:rsidP="0013606E">
      <w:pPr>
        <w:numPr>
          <w:ilvl w:val="0"/>
          <w:numId w:val="9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DB7A88">
        <w:rPr>
          <w:rFonts w:ascii="inherit" w:eastAsia="Times New Roman" w:hAnsi="inherit" w:cs="Arial"/>
          <w:color w:val="242729"/>
          <w:sz w:val="23"/>
          <w:szCs w:val="23"/>
          <w:lang w:eastAsia="en-IN"/>
        </w:rPr>
        <w:t>XSD is better at catching errors than XML.</w:t>
      </w:r>
    </w:p>
    <w:p w:rsidR="00DB7A88" w:rsidRPr="00DB7A88" w:rsidRDefault="00DB7A88" w:rsidP="00DB7A88">
      <w:pPr>
        <w:shd w:val="clear" w:color="auto" w:fill="FFFFFF"/>
        <w:spacing w:after="0" w:line="240" w:lineRule="auto"/>
        <w:textAlignment w:val="baseline"/>
        <w:rPr>
          <w:rFonts w:ascii="Arial" w:eastAsia="Times New Roman" w:hAnsi="Arial" w:cs="Arial"/>
          <w:color w:val="242729"/>
          <w:sz w:val="23"/>
          <w:szCs w:val="23"/>
          <w:lang w:eastAsia="en-IN"/>
        </w:rPr>
      </w:pPr>
      <w:r w:rsidRPr="00DB7A88">
        <w:rPr>
          <w:rFonts w:ascii="Arial" w:eastAsia="Times New Roman" w:hAnsi="Arial" w:cs="Arial"/>
          <w:color w:val="242729"/>
          <w:sz w:val="23"/>
          <w:szCs w:val="23"/>
          <w:lang w:eastAsia="en-IN"/>
        </w:rPr>
        <w:t>An XSD </w:t>
      </w:r>
      <w:r w:rsidRPr="00DB7A88">
        <w:rPr>
          <w:rFonts w:ascii="inherit" w:eastAsia="Times New Roman" w:hAnsi="inherit" w:cs="Arial"/>
          <w:b/>
          <w:bCs/>
          <w:color w:val="242729"/>
          <w:sz w:val="23"/>
          <w:szCs w:val="23"/>
          <w:bdr w:val="none" w:sz="0" w:space="0" w:color="auto" w:frame="1"/>
          <w:lang w:eastAsia="en-IN"/>
        </w:rPr>
        <w:t>defines elements</w:t>
      </w:r>
      <w:r w:rsidRPr="00DB7A88">
        <w:rPr>
          <w:rFonts w:ascii="Arial" w:eastAsia="Times New Roman" w:hAnsi="Arial" w:cs="Arial"/>
          <w:color w:val="242729"/>
          <w:sz w:val="23"/>
          <w:szCs w:val="23"/>
          <w:lang w:eastAsia="en-IN"/>
        </w:rPr>
        <w:t> that can be used in the documents, relating to the actual data with which it is to be encoded.</w:t>
      </w:r>
    </w:p>
    <w:p w:rsidR="00DB7A88"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72.Difference between XML and JSON?</w:t>
      </w:r>
    </w:p>
    <w:tbl>
      <w:tblPr>
        <w:tblW w:w="909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45"/>
        <w:gridCol w:w="4545"/>
      </w:tblGrid>
      <w:tr w:rsidR="00DB7A88" w:rsidTr="00DB7A88">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DB7A88" w:rsidRDefault="00DB7A88">
            <w:pPr>
              <w:spacing w:after="300" w:line="300" w:lineRule="atLeast"/>
              <w:rPr>
                <w:rFonts w:ascii="Arial" w:hAnsi="Arial" w:cs="Arial"/>
                <w:b/>
                <w:bCs/>
                <w:color w:val="222222"/>
                <w:sz w:val="27"/>
                <w:szCs w:val="27"/>
              </w:rPr>
            </w:pPr>
            <w:r>
              <w:rPr>
                <w:rStyle w:val="Strong"/>
                <w:rFonts w:ascii="Arial" w:hAnsi="Arial" w:cs="Arial"/>
                <w:color w:val="222222"/>
                <w:sz w:val="27"/>
                <w:szCs w:val="27"/>
              </w:rPr>
              <w:lastRenderedPageBreak/>
              <w:t>JSON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DB7A88" w:rsidRDefault="00DB7A88">
            <w:pPr>
              <w:spacing w:after="300" w:line="300" w:lineRule="atLeast"/>
              <w:rPr>
                <w:rFonts w:ascii="Arial" w:hAnsi="Arial" w:cs="Arial"/>
                <w:b/>
                <w:bCs/>
                <w:color w:val="222222"/>
                <w:sz w:val="27"/>
                <w:szCs w:val="27"/>
              </w:rPr>
            </w:pPr>
            <w:r>
              <w:rPr>
                <w:rStyle w:val="Strong"/>
                <w:rFonts w:ascii="Arial" w:hAnsi="Arial" w:cs="Arial"/>
                <w:color w:val="222222"/>
                <w:sz w:val="27"/>
                <w:szCs w:val="27"/>
              </w:rPr>
              <w:t>XML</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JSON object has a type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XML data is typeless</w:t>
            </w:r>
          </w:p>
        </w:tc>
      </w:tr>
      <w:tr w:rsidR="00DB7A88" w:rsidTr="00DB7A8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JSON types: string, number, array, Boolean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All XML data should be string</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Data is readily accessible as JSON objects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XML data needs to be parsed.</w:t>
            </w:r>
          </w:p>
        </w:tc>
      </w:tr>
      <w:tr w:rsidR="00DB7A88" w:rsidTr="00DB7A8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JSON is supported by most browsers.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Cross-browser XML parsing can be tricky</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JSON has no display capabilities.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XML offers the capability to display data because it is a markup language.</w:t>
            </w:r>
          </w:p>
        </w:tc>
      </w:tr>
      <w:tr w:rsidR="00DB7A88" w:rsidTr="00DB7A8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JSON supports only text and number data type.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XML support various data types such as number, text, images, charts, graphs, etc. It also provides options for transferring the structure or format of the data with actual data.</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Retrieving value is easy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Retrieving value is difficult</w:t>
            </w:r>
          </w:p>
        </w:tc>
      </w:tr>
      <w:tr w:rsidR="00DB7A88" w:rsidTr="00DB7A8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Supported by many Ajax toolkit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Not fully supported by Ajax toolkit</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A fully automated way of deserializing/serializing JavaScript.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Developers have to write JavaScript code to serialize/de-serialize from XML</w:t>
            </w:r>
          </w:p>
        </w:tc>
      </w:tr>
      <w:tr w:rsidR="00DB7A88" w:rsidTr="00DB7A8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Native support for object.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The object has to be express by conventions - mostly missed use of attributes and elements.</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lastRenderedPageBreak/>
              <w:t>It supports only UTF-8 encoding.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It supports various encoding.</w:t>
            </w:r>
          </w:p>
        </w:tc>
      </w:tr>
      <w:tr w:rsidR="00DB7A88" w:rsidTr="00DB7A8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It doesn't support comments.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It supports comments.</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JSON files are easy to read as compared to XML.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XML documents are relatively more difficult to read and interpret.</w:t>
            </w:r>
          </w:p>
        </w:tc>
      </w:tr>
      <w:tr w:rsidR="00DB7A88" w:rsidTr="00DB7A8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It does not provide any support for namespaces.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It supports namespaces.</w:t>
            </w:r>
          </w:p>
        </w:tc>
      </w:tr>
      <w:tr w:rsidR="00DB7A88" w:rsidTr="00DB7A88">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It is less secured.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A88" w:rsidRDefault="00DB7A88">
            <w:pPr>
              <w:spacing w:after="300" w:line="300" w:lineRule="atLeast"/>
              <w:rPr>
                <w:rFonts w:ascii="Arial" w:hAnsi="Arial" w:cs="Arial"/>
                <w:color w:val="222222"/>
                <w:sz w:val="27"/>
                <w:szCs w:val="27"/>
              </w:rPr>
            </w:pPr>
            <w:r>
              <w:rPr>
                <w:rFonts w:ascii="Arial" w:hAnsi="Arial" w:cs="Arial"/>
                <w:color w:val="222222"/>
                <w:sz w:val="27"/>
                <w:szCs w:val="27"/>
              </w:rPr>
              <w:t>It is more secure than JSON.</w:t>
            </w:r>
          </w:p>
        </w:tc>
      </w:tr>
    </w:tbl>
    <w:p w:rsidR="00DB7A88" w:rsidRDefault="00DB7A88" w:rsidP="00DB7A88">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JSON Code vs XML Code</w:t>
      </w:r>
    </w:p>
    <w:p w:rsidR="00DB7A88" w:rsidRDefault="00DB7A88" w:rsidP="00DB7A88">
      <w:pPr>
        <w:pStyle w:val="NormalWeb"/>
        <w:shd w:val="clear" w:color="auto" w:fill="FFFFFF"/>
        <w:rPr>
          <w:rFonts w:ascii="Arial" w:hAnsi="Arial" w:cs="Arial"/>
          <w:color w:val="222222"/>
          <w:sz w:val="27"/>
          <w:szCs w:val="27"/>
        </w:rPr>
      </w:pPr>
      <w:r>
        <w:rPr>
          <w:rFonts w:ascii="Arial" w:hAnsi="Arial" w:cs="Arial"/>
          <w:color w:val="222222"/>
          <w:sz w:val="27"/>
          <w:szCs w:val="27"/>
        </w:rPr>
        <w:t>Let's see a sample JSON Code</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"student": [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"id":"01",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"name": "Tom",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"lastname": "Price"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"id":"02",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"name": "Nick",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"lastname": "Thameson"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DB7A88" w:rsidRDefault="00DB7A88" w:rsidP="00DB7A88">
      <w:pPr>
        <w:pStyle w:val="NormalWeb"/>
        <w:shd w:val="clear" w:color="auto" w:fill="FFFFFF"/>
        <w:rPr>
          <w:rFonts w:ascii="Arial" w:hAnsi="Arial" w:cs="Arial"/>
          <w:color w:val="222222"/>
          <w:sz w:val="27"/>
          <w:szCs w:val="27"/>
        </w:rPr>
      </w:pPr>
      <w:r>
        <w:rPr>
          <w:rFonts w:ascii="Arial" w:hAnsi="Arial" w:cs="Arial"/>
          <w:color w:val="222222"/>
          <w:sz w:val="27"/>
          <w:szCs w:val="27"/>
        </w:rPr>
        <w:t>Let's study the same code in XML</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&lt;?xml version="1.0" encoding="UTF-8" ?&gt;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&lt;root&gt;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t>&lt;student&gt;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&lt;id&gt;01&lt;/id&gt;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&lt;name&gt;Tom&lt;/name&gt;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&lt;lastname&gt;Price&lt;/lastname&gt;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ab/>
        <w:t>&lt;/student&gt;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t>&lt;student&gt;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&lt;id&gt;02&lt;/id&gt;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&lt;name&gt;Nick&lt;/name&gt;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&lt;lastname&gt;Thameson&lt;/lastname&gt;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ab/>
        <w:t>&lt;/student&gt;</w:t>
      </w:r>
    </w:p>
    <w:p w:rsidR="00DB7A88" w:rsidRDefault="00DB7A88" w:rsidP="00DB7A88">
      <w:pPr>
        <w:pStyle w:val="HTMLPreformatted"/>
        <w:shd w:val="clear" w:color="auto" w:fill="F7F7F7"/>
        <w:wordWrap w:val="0"/>
        <w:spacing w:line="300" w:lineRule="atLeast"/>
        <w:rPr>
          <w:rFonts w:ascii="Consolas" w:hAnsi="Consolas"/>
          <w:color w:val="222222"/>
        </w:rPr>
      </w:pPr>
      <w:r>
        <w:rPr>
          <w:rFonts w:ascii="Consolas" w:hAnsi="Consolas"/>
          <w:color w:val="222222"/>
        </w:rPr>
        <w:t>&lt;/root&gt;</w:t>
      </w:r>
    </w:p>
    <w:p w:rsidR="00DB7A88" w:rsidRDefault="00DB7A88" w:rsidP="000D0BD4">
      <w:pPr>
        <w:pStyle w:val="NormalWeb"/>
        <w:shd w:val="clear" w:color="auto" w:fill="FFFFFF"/>
        <w:spacing w:before="90" w:beforeAutospacing="0" w:after="90" w:afterAutospacing="0"/>
        <w:rPr>
          <w:rFonts w:asciiTheme="minorHAnsi" w:hAnsiTheme="minorHAnsi" w:cstheme="minorHAnsi"/>
          <w:color w:val="FF0000"/>
          <w:sz w:val="28"/>
          <w:szCs w:val="28"/>
        </w:rPr>
      </w:pPr>
    </w:p>
    <w:p w:rsidR="00DB7A88" w:rsidRDefault="00DB7A88" w:rsidP="00DB7A88">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Advantages of using JSON</w:t>
      </w:r>
    </w:p>
    <w:p w:rsidR="00DB7A88" w:rsidRDefault="00DB7A88" w:rsidP="00DB7A88">
      <w:pPr>
        <w:pStyle w:val="NormalWeb"/>
        <w:shd w:val="clear" w:color="auto" w:fill="FFFFFF"/>
        <w:rPr>
          <w:rFonts w:ascii="Arial" w:hAnsi="Arial" w:cs="Arial"/>
          <w:color w:val="222222"/>
          <w:sz w:val="27"/>
          <w:szCs w:val="27"/>
        </w:rPr>
      </w:pPr>
      <w:r>
        <w:rPr>
          <w:rFonts w:ascii="Arial" w:hAnsi="Arial" w:cs="Arial"/>
          <w:color w:val="222222"/>
          <w:sz w:val="27"/>
          <w:szCs w:val="27"/>
        </w:rPr>
        <w:t>Here are the important benefits/ pros of using JSON:</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Provide support for all browsers</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Easy to read and write</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Straightforward syntax</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You can natively parse in JavaScript using eval() function</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Easy to create and manipulate</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Supported by all major JavaScript frameworks</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Supported by most backend technologies</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JSON is recognized natively by JavaScript</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allows you to transmit and serialize structured data using a network connection.</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You can use it with modern programming languages.</w:t>
      </w:r>
    </w:p>
    <w:p w:rsidR="00DB7A88" w:rsidRDefault="00DB7A88" w:rsidP="0013606E">
      <w:pPr>
        <w:numPr>
          <w:ilvl w:val="0"/>
          <w:numId w:val="9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JSON is text which can be converted to any object of JavaScript into JSON and send this JSON to the server.</w:t>
      </w:r>
    </w:p>
    <w:p w:rsidR="00DB7A88" w:rsidRDefault="00DB7A88" w:rsidP="00DB7A88">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Advantages of using XML</w:t>
      </w:r>
    </w:p>
    <w:p w:rsidR="00DB7A88" w:rsidRDefault="00DB7A88" w:rsidP="00DB7A88">
      <w:pPr>
        <w:pStyle w:val="NormalWeb"/>
        <w:shd w:val="clear" w:color="auto" w:fill="FFFFFF"/>
        <w:rPr>
          <w:rFonts w:ascii="Arial" w:hAnsi="Arial" w:cs="Arial"/>
          <w:color w:val="222222"/>
          <w:sz w:val="27"/>
          <w:szCs w:val="27"/>
        </w:rPr>
      </w:pPr>
      <w:r>
        <w:rPr>
          <w:rFonts w:ascii="Arial" w:hAnsi="Arial" w:cs="Arial"/>
          <w:color w:val="222222"/>
          <w:sz w:val="27"/>
          <w:szCs w:val="27"/>
        </w:rPr>
        <w:t>Here are significant benefits/cons of using XML:</w:t>
      </w:r>
    </w:p>
    <w:p w:rsidR="00DB7A88" w:rsidRDefault="00DB7A88" w:rsidP="0013606E">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Makes documents transportable across systems and applications. With the help of XML, you can exchange data quickly between different platforms.</w:t>
      </w:r>
    </w:p>
    <w:p w:rsidR="00DB7A88" w:rsidRDefault="00DB7A88" w:rsidP="0013606E">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separates the data from HTML</w:t>
      </w:r>
    </w:p>
    <w:p w:rsidR="00DB7A88" w:rsidRDefault="00DB7A88" w:rsidP="0013606E">
      <w:pPr>
        <w:numPr>
          <w:ilvl w:val="0"/>
          <w:numId w:val="9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simplifies platform change process</w:t>
      </w:r>
    </w:p>
    <w:p w:rsidR="00DB7A88" w:rsidRDefault="00DB7A88" w:rsidP="00DB7A88">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Disadvantages of using JSON</w:t>
      </w:r>
    </w:p>
    <w:p w:rsidR="00DB7A88" w:rsidRDefault="00DB7A88" w:rsidP="00DB7A88">
      <w:pPr>
        <w:pStyle w:val="NormalWeb"/>
        <w:shd w:val="clear" w:color="auto" w:fill="FFFFFF"/>
        <w:rPr>
          <w:rFonts w:ascii="Arial" w:hAnsi="Arial" w:cs="Arial"/>
          <w:color w:val="222222"/>
          <w:sz w:val="27"/>
          <w:szCs w:val="27"/>
        </w:rPr>
      </w:pPr>
      <w:r>
        <w:rPr>
          <w:rFonts w:ascii="Arial" w:hAnsi="Arial" w:cs="Arial"/>
          <w:color w:val="222222"/>
          <w:sz w:val="27"/>
          <w:szCs w:val="27"/>
        </w:rPr>
        <w:t>Here are cons/ drawback of using JSON:</w:t>
      </w:r>
    </w:p>
    <w:p w:rsidR="00DB7A88" w:rsidRDefault="00DB7A88" w:rsidP="0013606E">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 namespace support, hence poor extensibility</w:t>
      </w:r>
    </w:p>
    <w:p w:rsidR="00DB7A88" w:rsidRDefault="00DB7A88" w:rsidP="0013606E">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Limited development tools support</w:t>
      </w:r>
    </w:p>
    <w:p w:rsidR="00DB7A88" w:rsidRDefault="00DB7A88" w:rsidP="0013606E">
      <w:pPr>
        <w:numPr>
          <w:ilvl w:val="0"/>
          <w:numId w:val="9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offers support for formal grammar definition</w:t>
      </w:r>
    </w:p>
    <w:p w:rsidR="00DB7A88" w:rsidRDefault="00DB7A88" w:rsidP="00DB7A88">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lastRenderedPageBreak/>
        <w:t>Disadvantages of using XML</w:t>
      </w:r>
    </w:p>
    <w:p w:rsidR="00DB7A88" w:rsidRDefault="00DB7A88" w:rsidP="00DB7A88">
      <w:pPr>
        <w:pStyle w:val="NormalWeb"/>
        <w:shd w:val="clear" w:color="auto" w:fill="FFFFFF"/>
        <w:rPr>
          <w:rFonts w:ascii="Arial" w:hAnsi="Arial" w:cs="Arial"/>
          <w:color w:val="222222"/>
          <w:sz w:val="27"/>
          <w:szCs w:val="27"/>
        </w:rPr>
      </w:pPr>
      <w:r>
        <w:rPr>
          <w:rFonts w:ascii="Arial" w:hAnsi="Arial" w:cs="Arial"/>
          <w:color w:val="222222"/>
          <w:sz w:val="27"/>
          <w:szCs w:val="27"/>
        </w:rPr>
        <w:t>Here, are cons/ drawbacks of using XML:</w:t>
      </w:r>
    </w:p>
    <w:p w:rsidR="00DB7A88" w:rsidRDefault="00DB7A88" w:rsidP="0013606E">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XML requires a processing application</w:t>
      </w:r>
    </w:p>
    <w:p w:rsidR="00DB7A88" w:rsidRDefault="00DB7A88" w:rsidP="0013606E">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XML syntax is very similar to other alternatives 'text-based' data transmission formats which is sometimes confusing</w:t>
      </w:r>
    </w:p>
    <w:p w:rsidR="00DB7A88" w:rsidRDefault="00DB7A88" w:rsidP="0013606E">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 intrinsic data type support</w:t>
      </w:r>
    </w:p>
    <w:p w:rsidR="00DB7A88" w:rsidRDefault="00DB7A88" w:rsidP="0013606E">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XML syntax is redundant</w:t>
      </w:r>
    </w:p>
    <w:p w:rsidR="00DB7A88" w:rsidRDefault="00DB7A88" w:rsidP="0013606E">
      <w:pPr>
        <w:numPr>
          <w:ilvl w:val="0"/>
          <w:numId w:val="9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Does n't allow the user to create his tags.</w:t>
      </w:r>
    </w:p>
    <w:p w:rsidR="00DB7A88"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73.Difference between SAX and DOM?</w:t>
      </w:r>
    </w:p>
    <w:p w:rsidR="00DB7A88" w:rsidRDefault="00DB7A88" w:rsidP="00DB7A88">
      <w:pPr>
        <w:pStyle w:val="Heading2"/>
        <w:rPr>
          <w:color w:val="000000"/>
        </w:rPr>
      </w:pPr>
      <w:r>
        <w:rPr>
          <w:rFonts w:asciiTheme="minorHAnsi" w:hAnsiTheme="minorHAnsi" w:cstheme="minorHAnsi"/>
          <w:color w:val="FF0000"/>
          <w:sz w:val="28"/>
          <w:szCs w:val="28"/>
        </w:rPr>
        <w:t xml:space="preserve">     </w:t>
      </w:r>
      <w:r>
        <w:rPr>
          <w:color w:val="000000"/>
        </w:rPr>
        <w:t>1. Key Difference of DOM and SAX</w:t>
      </w:r>
    </w:p>
    <w:p w:rsidR="00DB7A88" w:rsidRDefault="00DB7A88" w:rsidP="0013606E">
      <w:pPr>
        <w:numPr>
          <w:ilvl w:val="0"/>
          <w:numId w:val="96"/>
        </w:numPr>
        <w:spacing w:before="100" w:beforeAutospacing="1" w:after="100" w:afterAutospacing="1" w:line="240" w:lineRule="auto"/>
        <w:rPr>
          <w:color w:val="000000"/>
          <w:sz w:val="27"/>
          <w:szCs w:val="27"/>
        </w:rPr>
      </w:pPr>
      <w:r>
        <w:rPr>
          <w:rStyle w:val="Strong"/>
          <w:color w:val="000000"/>
          <w:sz w:val="27"/>
          <w:szCs w:val="27"/>
        </w:rPr>
        <w:t>DOM </w:t>
      </w:r>
      <w:r>
        <w:rPr>
          <w:color w:val="000000"/>
          <w:sz w:val="27"/>
          <w:szCs w:val="27"/>
        </w:rPr>
        <w:t>stands for Document Object Model while </w:t>
      </w:r>
      <w:r>
        <w:rPr>
          <w:rStyle w:val="Strong"/>
          <w:color w:val="000000"/>
          <w:sz w:val="27"/>
          <w:szCs w:val="27"/>
        </w:rPr>
        <w:t>SAX </w:t>
      </w:r>
      <w:r>
        <w:rPr>
          <w:color w:val="000000"/>
          <w:sz w:val="27"/>
          <w:szCs w:val="27"/>
        </w:rPr>
        <w:t>stands for Simple API for XML parsing.</w:t>
      </w:r>
    </w:p>
    <w:p w:rsidR="00DB7A88" w:rsidRDefault="00DB7A88" w:rsidP="0013606E">
      <w:pPr>
        <w:numPr>
          <w:ilvl w:val="0"/>
          <w:numId w:val="96"/>
        </w:numPr>
        <w:spacing w:before="100" w:beforeAutospacing="1" w:after="100" w:afterAutospacing="1" w:line="240" w:lineRule="auto"/>
        <w:rPr>
          <w:color w:val="000000"/>
          <w:sz w:val="27"/>
          <w:szCs w:val="27"/>
        </w:rPr>
      </w:pPr>
      <w:r>
        <w:rPr>
          <w:color w:val="000000"/>
          <w:sz w:val="27"/>
          <w:szCs w:val="27"/>
        </w:rPr>
        <w:t>DOM parser load full XML file in memory and creates a tree representation of XML document, while SAX is an event based XML parser and doesn’t load whole XML document into memory.</w:t>
      </w:r>
    </w:p>
    <w:p w:rsidR="00DB7A88" w:rsidRDefault="00DB7A88" w:rsidP="0013606E">
      <w:pPr>
        <w:numPr>
          <w:ilvl w:val="0"/>
          <w:numId w:val="96"/>
        </w:numPr>
        <w:spacing w:before="100" w:beforeAutospacing="1" w:after="100" w:afterAutospacing="1" w:line="240" w:lineRule="auto"/>
        <w:rPr>
          <w:color w:val="000000"/>
          <w:sz w:val="27"/>
          <w:szCs w:val="27"/>
        </w:rPr>
      </w:pPr>
      <w:r>
        <w:rPr>
          <w:color w:val="000000"/>
          <w:sz w:val="27"/>
          <w:szCs w:val="27"/>
        </w:rPr>
        <w:t>DOM parser load entire XML file in memory and creates a tree structure of XML document, while SAX is an event based XML parser and doesn’t load whole XML document into memory</w:t>
      </w:r>
    </w:p>
    <w:p w:rsidR="00DB7A88" w:rsidRDefault="00DB7A88" w:rsidP="0013606E">
      <w:pPr>
        <w:numPr>
          <w:ilvl w:val="0"/>
          <w:numId w:val="96"/>
        </w:numPr>
        <w:spacing w:before="100" w:beforeAutospacing="1" w:after="100" w:afterAutospacing="1" w:line="240" w:lineRule="auto"/>
        <w:rPr>
          <w:color w:val="000000"/>
          <w:sz w:val="27"/>
          <w:szCs w:val="27"/>
        </w:rPr>
      </w:pPr>
      <w:r>
        <w:rPr>
          <w:color w:val="000000"/>
          <w:sz w:val="27"/>
          <w:szCs w:val="27"/>
        </w:rPr>
        <w:t>If you know you have sufficient amount of memory in your server you can choose DOM as this faster because load entire xml in memory and works as tree structure which is faster to access.</w:t>
      </w:r>
    </w:p>
    <w:p w:rsidR="00DB7A88" w:rsidRDefault="00DB7A88" w:rsidP="0013606E">
      <w:pPr>
        <w:numPr>
          <w:ilvl w:val="0"/>
          <w:numId w:val="96"/>
        </w:numPr>
        <w:spacing w:before="100" w:beforeAutospacing="1" w:after="100" w:afterAutospacing="1" w:line="240" w:lineRule="auto"/>
        <w:rPr>
          <w:color w:val="000000"/>
          <w:sz w:val="27"/>
          <w:szCs w:val="27"/>
        </w:rPr>
      </w:pPr>
      <w:r>
        <w:rPr>
          <w:color w:val="000000"/>
          <w:sz w:val="27"/>
          <w:szCs w:val="27"/>
        </w:rPr>
        <w:t>As a thumb rule, for small and medium sized XML documents, DOM is much faster than SAX because of in memory agnostic.</w:t>
      </w:r>
    </w:p>
    <w:p w:rsidR="00DB7A88" w:rsidRDefault="00DB7A88" w:rsidP="00DB7A88">
      <w:pPr>
        <w:pStyle w:val="Heading2"/>
        <w:rPr>
          <w:color w:val="000000"/>
          <w:sz w:val="36"/>
          <w:szCs w:val="36"/>
        </w:rPr>
      </w:pPr>
      <w:r>
        <w:rPr>
          <w:color w:val="000000"/>
        </w:rPr>
        <w:t>2. DOM Vs SAX</w:t>
      </w:r>
    </w:p>
    <w:tbl>
      <w:tblPr>
        <w:tblW w:w="19965" w:type="dxa"/>
        <w:tblCellSpacing w:w="15" w:type="dxa"/>
        <w:tblInd w:w="-1440" w:type="dxa"/>
        <w:tblCellMar>
          <w:top w:w="15" w:type="dxa"/>
          <w:left w:w="15" w:type="dxa"/>
          <w:bottom w:w="15" w:type="dxa"/>
          <w:right w:w="15" w:type="dxa"/>
        </w:tblCellMar>
        <w:tblLook w:val="04A0" w:firstRow="1" w:lastRow="0" w:firstColumn="1" w:lastColumn="0" w:noHBand="0" w:noVBand="1"/>
      </w:tblPr>
      <w:tblGrid>
        <w:gridCol w:w="2574"/>
        <w:gridCol w:w="4962"/>
        <w:gridCol w:w="12429"/>
      </w:tblGrid>
      <w:tr w:rsidR="00DB7A88" w:rsidTr="00DB7A88">
        <w:trPr>
          <w:tblHeader/>
          <w:tblCellSpacing w:w="15" w:type="dxa"/>
        </w:trPr>
        <w:tc>
          <w:tcPr>
            <w:tcW w:w="2529" w:type="dxa"/>
            <w:vAlign w:val="center"/>
            <w:hideMark/>
          </w:tcPr>
          <w:p w:rsidR="00DB7A88" w:rsidRDefault="00DB7A88">
            <w:pPr>
              <w:rPr>
                <w:color w:val="000000"/>
              </w:rPr>
            </w:pPr>
          </w:p>
        </w:tc>
        <w:tc>
          <w:tcPr>
            <w:tcW w:w="4932" w:type="dxa"/>
            <w:vAlign w:val="center"/>
            <w:hideMark/>
          </w:tcPr>
          <w:p w:rsidR="00DB7A88" w:rsidRDefault="00DB7A88">
            <w:pPr>
              <w:jc w:val="center"/>
              <w:rPr>
                <w:b/>
                <w:bCs/>
                <w:sz w:val="24"/>
                <w:szCs w:val="24"/>
              </w:rPr>
            </w:pPr>
            <w:r>
              <w:rPr>
                <w:b/>
                <w:bCs/>
              </w:rPr>
              <w:t>DOM (Document Object Model) Parser</w:t>
            </w:r>
          </w:p>
        </w:tc>
        <w:tc>
          <w:tcPr>
            <w:tcW w:w="12384" w:type="dxa"/>
            <w:vAlign w:val="center"/>
            <w:hideMark/>
          </w:tcPr>
          <w:p w:rsidR="00DB7A88" w:rsidRDefault="00DB7A88">
            <w:pPr>
              <w:jc w:val="center"/>
              <w:rPr>
                <w:b/>
                <w:bCs/>
              </w:rPr>
            </w:pPr>
            <w:r>
              <w:rPr>
                <w:b/>
                <w:bCs/>
              </w:rPr>
              <w:t>SAX (Simple API for XML) Parser</w:t>
            </w:r>
          </w:p>
        </w:tc>
      </w:tr>
      <w:tr w:rsidR="00DB7A88" w:rsidTr="00DB7A88">
        <w:trPr>
          <w:tblCellSpacing w:w="15" w:type="dxa"/>
        </w:trPr>
        <w:tc>
          <w:tcPr>
            <w:tcW w:w="2529" w:type="dxa"/>
            <w:vAlign w:val="center"/>
            <w:hideMark/>
          </w:tcPr>
          <w:p w:rsidR="00DB7A88" w:rsidRDefault="00DB7A88">
            <w:r>
              <w:t>Abbreviation</w:t>
            </w:r>
          </w:p>
        </w:tc>
        <w:tc>
          <w:tcPr>
            <w:tcW w:w="4932" w:type="dxa"/>
            <w:vAlign w:val="center"/>
            <w:hideMark/>
          </w:tcPr>
          <w:p w:rsidR="00DB7A88" w:rsidRDefault="00DB7A88">
            <w:r>
              <w:rPr>
                <w:rStyle w:val="Strong"/>
              </w:rPr>
              <w:t>DOM </w:t>
            </w:r>
            <w:r>
              <w:t>stands for Document Object Model</w:t>
            </w:r>
          </w:p>
        </w:tc>
        <w:tc>
          <w:tcPr>
            <w:tcW w:w="12384" w:type="dxa"/>
            <w:vAlign w:val="center"/>
            <w:hideMark/>
          </w:tcPr>
          <w:p w:rsidR="00DB7A88" w:rsidRDefault="00DB7A88">
            <w:r>
              <w:rPr>
                <w:rStyle w:val="Strong"/>
              </w:rPr>
              <w:t>SAX </w:t>
            </w:r>
            <w:r>
              <w:t>stands for Simple API for XML Parsing</w:t>
            </w:r>
          </w:p>
        </w:tc>
      </w:tr>
      <w:tr w:rsidR="00DB7A88" w:rsidTr="00DB7A88">
        <w:trPr>
          <w:tblCellSpacing w:w="15" w:type="dxa"/>
        </w:trPr>
        <w:tc>
          <w:tcPr>
            <w:tcW w:w="2529" w:type="dxa"/>
            <w:vAlign w:val="center"/>
            <w:hideMark/>
          </w:tcPr>
          <w:p w:rsidR="00DB7A88" w:rsidRDefault="00DB7A88">
            <w:r>
              <w:t>type</w:t>
            </w:r>
          </w:p>
        </w:tc>
        <w:tc>
          <w:tcPr>
            <w:tcW w:w="4932" w:type="dxa"/>
            <w:vAlign w:val="center"/>
            <w:hideMark/>
          </w:tcPr>
          <w:p w:rsidR="00DB7A88" w:rsidRDefault="00DB7A88">
            <w:r>
              <w:t>Load entire memory and keep in tree structure</w:t>
            </w:r>
          </w:p>
        </w:tc>
        <w:tc>
          <w:tcPr>
            <w:tcW w:w="12384" w:type="dxa"/>
            <w:vAlign w:val="center"/>
            <w:hideMark/>
          </w:tcPr>
          <w:p w:rsidR="00DB7A88" w:rsidRDefault="00DB7A88">
            <w:r>
              <w:t>event based parser</w:t>
            </w:r>
          </w:p>
        </w:tc>
      </w:tr>
      <w:tr w:rsidR="00DB7A88" w:rsidTr="00DB7A88">
        <w:trPr>
          <w:tblCellSpacing w:w="15" w:type="dxa"/>
        </w:trPr>
        <w:tc>
          <w:tcPr>
            <w:tcW w:w="2529" w:type="dxa"/>
            <w:vAlign w:val="center"/>
            <w:hideMark/>
          </w:tcPr>
          <w:p w:rsidR="00DB7A88" w:rsidRDefault="00DB7A88">
            <w:r>
              <w:t>size of Document</w:t>
            </w:r>
          </w:p>
        </w:tc>
        <w:tc>
          <w:tcPr>
            <w:tcW w:w="4932" w:type="dxa"/>
            <w:vAlign w:val="center"/>
            <w:hideMark/>
          </w:tcPr>
          <w:p w:rsidR="00DB7A88" w:rsidRDefault="00DB7A88">
            <w:r>
              <w:t>good for smaller size</w:t>
            </w:r>
          </w:p>
        </w:tc>
        <w:tc>
          <w:tcPr>
            <w:tcW w:w="12384" w:type="dxa"/>
            <w:vAlign w:val="center"/>
            <w:hideMark/>
          </w:tcPr>
          <w:p w:rsidR="00DB7A88" w:rsidRDefault="00DB7A88">
            <w:r>
              <w:t>good to choose for larger size of file.</w:t>
            </w:r>
          </w:p>
        </w:tc>
      </w:tr>
      <w:tr w:rsidR="00DB7A88" w:rsidTr="00DB7A88">
        <w:trPr>
          <w:tblCellSpacing w:w="15" w:type="dxa"/>
        </w:trPr>
        <w:tc>
          <w:tcPr>
            <w:tcW w:w="2529" w:type="dxa"/>
            <w:vAlign w:val="center"/>
            <w:hideMark/>
          </w:tcPr>
          <w:p w:rsidR="00DB7A88" w:rsidRDefault="00DB7A88">
            <w:r>
              <w:t>Load</w:t>
            </w:r>
          </w:p>
        </w:tc>
        <w:tc>
          <w:tcPr>
            <w:tcW w:w="4932" w:type="dxa"/>
            <w:vAlign w:val="center"/>
            <w:hideMark/>
          </w:tcPr>
          <w:p w:rsidR="00DB7A88" w:rsidRDefault="00DB7A88">
            <w:r>
              <w:t>Load entire document in memory</w:t>
            </w:r>
          </w:p>
        </w:tc>
        <w:tc>
          <w:tcPr>
            <w:tcW w:w="12384" w:type="dxa"/>
            <w:vAlign w:val="center"/>
            <w:hideMark/>
          </w:tcPr>
          <w:p w:rsidR="00DB7A88" w:rsidRDefault="00DB7A88">
            <w:r>
              <w:t>does not load entire document.</w:t>
            </w:r>
          </w:p>
        </w:tc>
      </w:tr>
      <w:tr w:rsidR="00DB7A88" w:rsidTr="00DB7A88">
        <w:trPr>
          <w:tblCellSpacing w:w="15" w:type="dxa"/>
        </w:trPr>
        <w:tc>
          <w:tcPr>
            <w:tcW w:w="2529" w:type="dxa"/>
            <w:vAlign w:val="center"/>
            <w:hideMark/>
          </w:tcPr>
          <w:p w:rsidR="00DB7A88" w:rsidRDefault="00DB7A88">
            <w:r>
              <w:t>suitable</w:t>
            </w:r>
          </w:p>
        </w:tc>
        <w:tc>
          <w:tcPr>
            <w:tcW w:w="4932" w:type="dxa"/>
            <w:vAlign w:val="center"/>
            <w:hideMark/>
          </w:tcPr>
          <w:p w:rsidR="00DB7A88" w:rsidRDefault="00DB7A88">
            <w:r>
              <w:t>better suitable for smaller and efficient memory</w:t>
            </w:r>
          </w:p>
        </w:tc>
        <w:tc>
          <w:tcPr>
            <w:tcW w:w="12384" w:type="dxa"/>
            <w:vAlign w:val="center"/>
            <w:hideMark/>
          </w:tcPr>
          <w:p w:rsidR="00DB7A88" w:rsidRDefault="00DB7A88">
            <w:r>
              <w:t>SAX is suitable for larger XML doc</w:t>
            </w:r>
          </w:p>
        </w:tc>
      </w:tr>
    </w:tbl>
    <w:p w:rsidR="00BA33AC"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74.Difference between SOAP and Restful web Services?</w:t>
      </w:r>
      <w:r w:rsidRPr="00094CB6">
        <w:rPr>
          <w:rFonts w:asciiTheme="minorHAnsi" w:hAnsiTheme="minorHAnsi" w:cstheme="minorHAnsi"/>
          <w:color w:val="FF0000"/>
          <w:sz w:val="28"/>
          <w:szCs w:val="28"/>
        </w:rPr>
        <w:br/>
        <w:t>75.Which SOAP based Web Services API is used in Project?</w:t>
      </w:r>
    </w:p>
    <w:p w:rsidR="00BA33AC" w:rsidRDefault="00BA33AC" w:rsidP="000D0BD4">
      <w:pPr>
        <w:pStyle w:val="NormalWeb"/>
        <w:shd w:val="clear" w:color="auto" w:fill="FFFFFF"/>
        <w:spacing w:before="90" w:beforeAutospacing="0" w:after="90" w:afterAutospacing="0"/>
        <w:rPr>
          <w:rFonts w:asciiTheme="minorHAnsi" w:hAnsiTheme="minorHAnsi" w:cstheme="minorHAnsi"/>
          <w:color w:val="FF0000"/>
          <w:sz w:val="28"/>
          <w:szCs w:val="28"/>
        </w:rPr>
      </w:pPr>
    </w:p>
    <w:p w:rsidR="00BA33AC" w:rsidRDefault="00BA33AC" w:rsidP="000D0BD4">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What Is a SOAP API</w:t>
      </w:r>
      <w:r>
        <w:rPr>
          <w:rFonts w:ascii="Arial" w:hAnsi="Arial" w:cs="Arial"/>
          <w:color w:val="222222"/>
          <w:shd w:val="clear" w:color="auto" w:fill="FFFFFF"/>
        </w:rPr>
        <w:t>? </w:t>
      </w:r>
      <w:r>
        <w:rPr>
          <w:rFonts w:ascii="Arial" w:hAnsi="Arial" w:cs="Arial"/>
          <w:b/>
          <w:bCs/>
          <w:color w:val="222222"/>
          <w:shd w:val="clear" w:color="auto" w:fill="FFFFFF"/>
        </w:rPr>
        <w:t>SOAP</w:t>
      </w:r>
      <w:r>
        <w:rPr>
          <w:rFonts w:ascii="Arial" w:hAnsi="Arial" w:cs="Arial"/>
          <w:color w:val="222222"/>
          <w:shd w:val="clear" w:color="auto" w:fill="FFFFFF"/>
        </w:rPr>
        <w:t> is a standard communication protocol system that permits processes using different operating systems like Linux and Windows to communicate via HTTP and its XML. </w:t>
      </w:r>
      <w:r>
        <w:rPr>
          <w:rFonts w:ascii="Arial" w:hAnsi="Arial" w:cs="Arial"/>
          <w:b/>
          <w:bCs/>
          <w:color w:val="222222"/>
          <w:shd w:val="clear" w:color="auto" w:fill="FFFFFF"/>
        </w:rPr>
        <w:t>SOAP</w:t>
      </w:r>
      <w:r>
        <w:rPr>
          <w:rFonts w:ascii="Arial" w:hAnsi="Arial" w:cs="Arial"/>
          <w:color w:val="222222"/>
          <w:shd w:val="clear" w:color="auto" w:fill="FFFFFF"/>
        </w:rPr>
        <w:t> based </w:t>
      </w:r>
      <w:r>
        <w:rPr>
          <w:rFonts w:ascii="Arial" w:hAnsi="Arial" w:cs="Arial"/>
          <w:b/>
          <w:bCs/>
          <w:color w:val="222222"/>
          <w:shd w:val="clear" w:color="auto" w:fill="FFFFFF"/>
        </w:rPr>
        <w:t>APIs</w:t>
      </w:r>
      <w:r>
        <w:rPr>
          <w:rFonts w:ascii="Arial" w:hAnsi="Arial" w:cs="Arial"/>
          <w:color w:val="222222"/>
          <w:shd w:val="clear" w:color="auto" w:fill="FFFFFF"/>
        </w:rPr>
        <w:t> are designed to create, recover, update and delete records like accounts, passwords, leads, and custom objects</w:t>
      </w:r>
    </w:p>
    <w:p w:rsidR="00BA33AC"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76.How to apply Security in SOAP Web Services?</w:t>
      </w:r>
    </w:p>
    <w:p w:rsidR="00BA33AC" w:rsidRPr="00BA33AC" w:rsidRDefault="00BA33AC" w:rsidP="00BA33AC">
      <w:pPr>
        <w:shd w:val="clear" w:color="auto" w:fill="FFFFFF"/>
        <w:spacing w:after="30" w:line="240" w:lineRule="auto"/>
        <w:textAlignment w:val="baseline"/>
        <w:rPr>
          <w:rFonts w:ascii="inherit" w:eastAsia="Times New Roman" w:hAnsi="inherit" w:cs="Arial"/>
          <w:color w:val="242729"/>
          <w:sz w:val="20"/>
          <w:szCs w:val="20"/>
          <w:lang w:eastAsia="en-IN"/>
        </w:rPr>
      </w:pPr>
      <w:r w:rsidRPr="00BA33AC">
        <w:rPr>
          <w:rFonts w:ascii="inherit" w:eastAsia="Times New Roman" w:hAnsi="inherit" w:cs="Arial"/>
          <w:color w:val="242729"/>
          <w:sz w:val="20"/>
          <w:szCs w:val="20"/>
          <w:lang w:eastAsia="en-IN"/>
        </w:rPr>
        <w:t>8</w:t>
      </w:r>
    </w:p>
    <w:p w:rsidR="00BA33AC" w:rsidRPr="00BA33AC" w:rsidRDefault="00BA33AC" w:rsidP="00BA33AC">
      <w:pPr>
        <w:shd w:val="clear" w:color="auto" w:fill="FFFFFF"/>
        <w:spacing w:after="24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Different ways and different types of security we can implement: Message-level security</w:t>
      </w:r>
    </w:p>
    <w:p w:rsidR="00BA33AC" w:rsidRPr="00BA33AC" w:rsidRDefault="00BA33AC" w:rsidP="0013606E">
      <w:pPr>
        <w:numPr>
          <w:ilvl w:val="0"/>
          <w:numId w:val="97"/>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33AC">
        <w:rPr>
          <w:rFonts w:ascii="inherit" w:eastAsia="Times New Roman" w:hAnsi="inherit" w:cs="Arial"/>
          <w:b/>
          <w:bCs/>
          <w:color w:val="242729"/>
          <w:sz w:val="23"/>
          <w:szCs w:val="23"/>
          <w:bdr w:val="none" w:sz="0" w:space="0" w:color="auto" w:frame="1"/>
          <w:lang w:eastAsia="en-IN"/>
        </w:rPr>
        <w:t>Transport-level security</w:t>
      </w:r>
      <w:r w:rsidRPr="00BA33AC">
        <w:rPr>
          <w:rFonts w:ascii="inherit" w:eastAsia="Times New Roman" w:hAnsi="inherit" w:cs="Arial"/>
          <w:color w:val="242729"/>
          <w:sz w:val="23"/>
          <w:szCs w:val="23"/>
          <w:lang w:eastAsia="en-IN"/>
        </w:rPr>
        <w:t>: Such as HTTP Basic/Digest and SSL</w:t>
      </w:r>
    </w:p>
    <w:p w:rsidR="00BA33AC" w:rsidRPr="00BA33AC" w:rsidRDefault="00BA33AC" w:rsidP="0013606E">
      <w:pPr>
        <w:numPr>
          <w:ilvl w:val="0"/>
          <w:numId w:val="97"/>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33AC">
        <w:rPr>
          <w:rFonts w:ascii="inherit" w:eastAsia="Times New Roman" w:hAnsi="inherit" w:cs="Arial"/>
          <w:b/>
          <w:bCs/>
          <w:color w:val="242729"/>
          <w:sz w:val="23"/>
          <w:szCs w:val="23"/>
          <w:bdr w:val="none" w:sz="0" w:space="0" w:color="auto" w:frame="1"/>
          <w:lang w:eastAsia="en-IN"/>
        </w:rPr>
        <w:t>Message level security</w:t>
      </w:r>
      <w:r w:rsidRPr="00BA33AC">
        <w:rPr>
          <w:rFonts w:ascii="inherit" w:eastAsia="Times New Roman" w:hAnsi="inherit" w:cs="Arial"/>
          <w:color w:val="242729"/>
          <w:sz w:val="23"/>
          <w:szCs w:val="23"/>
          <w:lang w:eastAsia="en-IN"/>
        </w:rPr>
        <w:t>: Such as WS-Security, XML digital signature, XML Encryption,XKMS (</w:t>
      </w:r>
      <w:r w:rsidRPr="00BA33AC">
        <w:rPr>
          <w:rFonts w:ascii="inherit" w:eastAsia="Times New Roman" w:hAnsi="inherit" w:cs="Arial"/>
          <w:b/>
          <w:bCs/>
          <w:color w:val="242729"/>
          <w:sz w:val="23"/>
          <w:szCs w:val="23"/>
          <w:bdr w:val="none" w:sz="0" w:space="0" w:color="auto" w:frame="1"/>
          <w:lang w:eastAsia="en-IN"/>
        </w:rPr>
        <w:t>X</w:t>
      </w:r>
      <w:r w:rsidRPr="00BA33AC">
        <w:rPr>
          <w:rFonts w:ascii="inherit" w:eastAsia="Times New Roman" w:hAnsi="inherit" w:cs="Arial"/>
          <w:color w:val="242729"/>
          <w:sz w:val="23"/>
          <w:szCs w:val="23"/>
          <w:lang w:eastAsia="en-IN"/>
        </w:rPr>
        <w:t>ML </w:t>
      </w:r>
      <w:r w:rsidRPr="00BA33AC">
        <w:rPr>
          <w:rFonts w:ascii="inherit" w:eastAsia="Times New Roman" w:hAnsi="inherit" w:cs="Arial"/>
          <w:b/>
          <w:bCs/>
          <w:color w:val="242729"/>
          <w:sz w:val="23"/>
          <w:szCs w:val="23"/>
          <w:bdr w:val="none" w:sz="0" w:space="0" w:color="auto" w:frame="1"/>
          <w:lang w:eastAsia="en-IN"/>
        </w:rPr>
        <w:t>K</w:t>
      </w:r>
      <w:r w:rsidRPr="00BA33AC">
        <w:rPr>
          <w:rFonts w:ascii="inherit" w:eastAsia="Times New Roman" w:hAnsi="inherit" w:cs="Arial"/>
          <w:color w:val="242729"/>
          <w:sz w:val="23"/>
          <w:szCs w:val="23"/>
          <w:lang w:eastAsia="en-IN"/>
        </w:rPr>
        <w:t>ey </w:t>
      </w:r>
      <w:r w:rsidRPr="00BA33AC">
        <w:rPr>
          <w:rFonts w:ascii="inherit" w:eastAsia="Times New Roman" w:hAnsi="inherit" w:cs="Arial"/>
          <w:b/>
          <w:bCs/>
          <w:color w:val="242729"/>
          <w:sz w:val="23"/>
          <w:szCs w:val="23"/>
          <w:bdr w:val="none" w:sz="0" w:space="0" w:color="auto" w:frame="1"/>
          <w:lang w:eastAsia="en-IN"/>
        </w:rPr>
        <w:t>M</w:t>
      </w:r>
      <w:r w:rsidRPr="00BA33AC">
        <w:rPr>
          <w:rFonts w:ascii="inherit" w:eastAsia="Times New Roman" w:hAnsi="inherit" w:cs="Arial"/>
          <w:color w:val="242729"/>
          <w:sz w:val="23"/>
          <w:szCs w:val="23"/>
          <w:lang w:eastAsia="en-IN"/>
        </w:rPr>
        <w:t>anagement </w:t>
      </w:r>
      <w:r w:rsidRPr="00BA33AC">
        <w:rPr>
          <w:rFonts w:ascii="inherit" w:eastAsia="Times New Roman" w:hAnsi="inherit" w:cs="Arial"/>
          <w:b/>
          <w:bCs/>
          <w:color w:val="242729"/>
          <w:sz w:val="23"/>
          <w:szCs w:val="23"/>
          <w:bdr w:val="none" w:sz="0" w:space="0" w:color="auto" w:frame="1"/>
          <w:lang w:eastAsia="en-IN"/>
        </w:rPr>
        <w:t>S</w:t>
      </w:r>
      <w:r w:rsidRPr="00BA33AC">
        <w:rPr>
          <w:rFonts w:ascii="inherit" w:eastAsia="Times New Roman" w:hAnsi="inherit" w:cs="Arial"/>
          <w:color w:val="242729"/>
          <w:sz w:val="23"/>
          <w:szCs w:val="23"/>
          <w:lang w:eastAsia="en-IN"/>
        </w:rPr>
        <w:t>pecification), XACML (e</w:t>
      </w:r>
      <w:r w:rsidRPr="00BA33AC">
        <w:rPr>
          <w:rFonts w:ascii="inherit" w:eastAsia="Times New Roman" w:hAnsi="inherit" w:cs="Arial"/>
          <w:b/>
          <w:bCs/>
          <w:color w:val="242729"/>
          <w:sz w:val="23"/>
          <w:szCs w:val="23"/>
          <w:bdr w:val="none" w:sz="0" w:space="0" w:color="auto" w:frame="1"/>
          <w:lang w:eastAsia="en-IN"/>
        </w:rPr>
        <w:t>X</w:t>
      </w:r>
      <w:r w:rsidRPr="00BA33AC">
        <w:rPr>
          <w:rFonts w:ascii="inherit" w:eastAsia="Times New Roman" w:hAnsi="inherit" w:cs="Arial"/>
          <w:color w:val="242729"/>
          <w:sz w:val="23"/>
          <w:szCs w:val="23"/>
          <w:lang w:eastAsia="en-IN"/>
        </w:rPr>
        <w:t>tensible </w:t>
      </w:r>
      <w:r w:rsidRPr="00BA33AC">
        <w:rPr>
          <w:rFonts w:ascii="inherit" w:eastAsia="Times New Roman" w:hAnsi="inherit" w:cs="Arial"/>
          <w:b/>
          <w:bCs/>
          <w:color w:val="242729"/>
          <w:sz w:val="23"/>
          <w:szCs w:val="23"/>
          <w:bdr w:val="none" w:sz="0" w:space="0" w:color="auto" w:frame="1"/>
          <w:lang w:eastAsia="en-IN"/>
        </w:rPr>
        <w:t>A</w:t>
      </w:r>
      <w:r w:rsidRPr="00BA33AC">
        <w:rPr>
          <w:rFonts w:ascii="inherit" w:eastAsia="Times New Roman" w:hAnsi="inherit" w:cs="Arial"/>
          <w:color w:val="242729"/>
          <w:sz w:val="23"/>
          <w:szCs w:val="23"/>
          <w:lang w:eastAsia="en-IN"/>
        </w:rPr>
        <w:t>ccess </w:t>
      </w:r>
      <w:r w:rsidRPr="00BA33AC">
        <w:rPr>
          <w:rFonts w:ascii="inherit" w:eastAsia="Times New Roman" w:hAnsi="inherit" w:cs="Arial"/>
          <w:b/>
          <w:bCs/>
          <w:color w:val="242729"/>
          <w:sz w:val="23"/>
          <w:szCs w:val="23"/>
          <w:bdr w:val="none" w:sz="0" w:space="0" w:color="auto" w:frame="1"/>
          <w:lang w:eastAsia="en-IN"/>
        </w:rPr>
        <w:t>C</w:t>
      </w:r>
      <w:r w:rsidRPr="00BA33AC">
        <w:rPr>
          <w:rFonts w:ascii="inherit" w:eastAsia="Times New Roman" w:hAnsi="inherit" w:cs="Arial"/>
          <w:color w:val="242729"/>
          <w:sz w:val="23"/>
          <w:szCs w:val="23"/>
          <w:lang w:eastAsia="en-IN"/>
        </w:rPr>
        <w:t>ontrol </w:t>
      </w:r>
      <w:r w:rsidRPr="00BA33AC">
        <w:rPr>
          <w:rFonts w:ascii="inherit" w:eastAsia="Times New Roman" w:hAnsi="inherit" w:cs="Arial"/>
          <w:b/>
          <w:bCs/>
          <w:color w:val="242729"/>
          <w:sz w:val="23"/>
          <w:szCs w:val="23"/>
          <w:bdr w:val="none" w:sz="0" w:space="0" w:color="auto" w:frame="1"/>
          <w:lang w:eastAsia="en-IN"/>
        </w:rPr>
        <w:t>M</w:t>
      </w:r>
      <w:r w:rsidRPr="00BA33AC">
        <w:rPr>
          <w:rFonts w:ascii="inherit" w:eastAsia="Times New Roman" w:hAnsi="inherit" w:cs="Arial"/>
          <w:color w:val="242729"/>
          <w:sz w:val="23"/>
          <w:szCs w:val="23"/>
          <w:lang w:eastAsia="en-IN"/>
        </w:rPr>
        <w:t>arkup </w:t>
      </w:r>
      <w:r w:rsidRPr="00BA33AC">
        <w:rPr>
          <w:rFonts w:ascii="inherit" w:eastAsia="Times New Roman" w:hAnsi="inherit" w:cs="Arial"/>
          <w:b/>
          <w:bCs/>
          <w:color w:val="242729"/>
          <w:sz w:val="23"/>
          <w:szCs w:val="23"/>
          <w:bdr w:val="none" w:sz="0" w:space="0" w:color="auto" w:frame="1"/>
          <w:lang w:eastAsia="en-IN"/>
        </w:rPr>
        <w:t>L</w:t>
      </w:r>
      <w:r w:rsidRPr="00BA33AC">
        <w:rPr>
          <w:rFonts w:ascii="inherit" w:eastAsia="Times New Roman" w:hAnsi="inherit" w:cs="Arial"/>
          <w:color w:val="242729"/>
          <w:sz w:val="23"/>
          <w:szCs w:val="23"/>
          <w:lang w:eastAsia="en-IN"/>
        </w:rPr>
        <w:t>anguage), SAML (</w:t>
      </w:r>
      <w:r w:rsidRPr="00BA33AC">
        <w:rPr>
          <w:rFonts w:ascii="inherit" w:eastAsia="Times New Roman" w:hAnsi="inherit" w:cs="Arial"/>
          <w:b/>
          <w:bCs/>
          <w:color w:val="242729"/>
          <w:sz w:val="23"/>
          <w:szCs w:val="23"/>
          <w:bdr w:val="none" w:sz="0" w:space="0" w:color="auto" w:frame="1"/>
          <w:lang w:eastAsia="en-IN"/>
        </w:rPr>
        <w:t>S</w:t>
      </w:r>
      <w:r w:rsidRPr="00BA33AC">
        <w:rPr>
          <w:rFonts w:ascii="inherit" w:eastAsia="Times New Roman" w:hAnsi="inherit" w:cs="Arial"/>
          <w:color w:val="242729"/>
          <w:sz w:val="23"/>
          <w:szCs w:val="23"/>
          <w:lang w:eastAsia="en-IN"/>
        </w:rPr>
        <w:t>ecure </w:t>
      </w:r>
      <w:r w:rsidRPr="00BA33AC">
        <w:rPr>
          <w:rFonts w:ascii="inherit" w:eastAsia="Times New Roman" w:hAnsi="inherit" w:cs="Arial"/>
          <w:b/>
          <w:bCs/>
          <w:color w:val="242729"/>
          <w:sz w:val="23"/>
          <w:szCs w:val="23"/>
          <w:bdr w:val="none" w:sz="0" w:space="0" w:color="auto" w:frame="1"/>
          <w:lang w:eastAsia="en-IN"/>
        </w:rPr>
        <w:t>A</w:t>
      </w:r>
      <w:r w:rsidRPr="00BA33AC">
        <w:rPr>
          <w:rFonts w:ascii="inherit" w:eastAsia="Times New Roman" w:hAnsi="inherit" w:cs="Arial"/>
          <w:color w:val="242729"/>
          <w:sz w:val="23"/>
          <w:szCs w:val="23"/>
          <w:lang w:eastAsia="en-IN"/>
        </w:rPr>
        <w:t>ssertion </w:t>
      </w:r>
      <w:r w:rsidRPr="00BA33AC">
        <w:rPr>
          <w:rFonts w:ascii="inherit" w:eastAsia="Times New Roman" w:hAnsi="inherit" w:cs="Arial"/>
          <w:b/>
          <w:bCs/>
          <w:color w:val="242729"/>
          <w:sz w:val="23"/>
          <w:szCs w:val="23"/>
          <w:bdr w:val="none" w:sz="0" w:space="0" w:color="auto" w:frame="1"/>
          <w:lang w:eastAsia="en-IN"/>
        </w:rPr>
        <w:t>M</w:t>
      </w:r>
      <w:r w:rsidRPr="00BA33AC">
        <w:rPr>
          <w:rFonts w:ascii="inherit" w:eastAsia="Times New Roman" w:hAnsi="inherit" w:cs="Arial"/>
          <w:color w:val="242729"/>
          <w:sz w:val="23"/>
          <w:szCs w:val="23"/>
          <w:lang w:eastAsia="en-IN"/>
        </w:rPr>
        <w:t>arkup </w:t>
      </w:r>
      <w:r w:rsidRPr="00BA33AC">
        <w:rPr>
          <w:rFonts w:ascii="inherit" w:eastAsia="Times New Roman" w:hAnsi="inherit" w:cs="Arial"/>
          <w:b/>
          <w:bCs/>
          <w:color w:val="242729"/>
          <w:sz w:val="23"/>
          <w:szCs w:val="23"/>
          <w:bdr w:val="none" w:sz="0" w:space="0" w:color="auto" w:frame="1"/>
          <w:lang w:eastAsia="en-IN"/>
        </w:rPr>
        <w:t>L</w:t>
      </w:r>
      <w:r w:rsidRPr="00BA33AC">
        <w:rPr>
          <w:rFonts w:ascii="inherit" w:eastAsia="Times New Roman" w:hAnsi="inherit" w:cs="Arial"/>
          <w:color w:val="242729"/>
          <w:sz w:val="23"/>
          <w:szCs w:val="23"/>
          <w:lang w:eastAsia="en-IN"/>
        </w:rPr>
        <w:t>anguage), ebXML Message Service, The Liberty Alliance Project. </w:t>
      </w:r>
      <w:hyperlink r:id="rId170" w:history="1">
        <w:r w:rsidRPr="00BA33AC">
          <w:rPr>
            <w:rFonts w:ascii="inherit" w:eastAsia="Times New Roman" w:hAnsi="inherit" w:cs="Arial"/>
            <w:color w:val="0064BD"/>
            <w:sz w:val="23"/>
            <w:szCs w:val="23"/>
            <w:u w:val="single"/>
            <w:bdr w:val="none" w:sz="0" w:space="0" w:color="auto" w:frame="1"/>
            <w:lang w:eastAsia="en-IN"/>
          </w:rPr>
          <w:t>for more detals</w:t>
        </w:r>
      </w:hyperlink>
    </w:p>
    <w:p w:rsidR="00BA33AC" w:rsidRPr="00BA33AC" w:rsidRDefault="00BA33AC" w:rsidP="0013606E">
      <w:pPr>
        <w:numPr>
          <w:ilvl w:val="0"/>
          <w:numId w:val="97"/>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33AC">
        <w:rPr>
          <w:rFonts w:ascii="inherit" w:eastAsia="Times New Roman" w:hAnsi="inherit" w:cs="Arial"/>
          <w:b/>
          <w:bCs/>
          <w:color w:val="242729"/>
          <w:sz w:val="23"/>
          <w:szCs w:val="23"/>
          <w:bdr w:val="none" w:sz="0" w:space="0" w:color="auto" w:frame="1"/>
          <w:lang w:eastAsia="en-IN"/>
        </w:rPr>
        <w:t>Access control security</w:t>
      </w:r>
      <w:r w:rsidRPr="00BA33AC">
        <w:rPr>
          <w:rFonts w:ascii="inherit" w:eastAsia="Times New Roman" w:hAnsi="inherit" w:cs="Arial"/>
          <w:color w:val="242729"/>
          <w:sz w:val="23"/>
          <w:szCs w:val="23"/>
          <w:lang w:eastAsia="en-IN"/>
        </w:rPr>
        <w:t>:A security role is a privilege granted to users or groups based on specific conditions.</w:t>
      </w:r>
    </w:p>
    <w:p w:rsidR="00BA33AC" w:rsidRPr="00BA33AC" w:rsidRDefault="00BA33AC" w:rsidP="00BA33AC">
      <w:pPr>
        <w:shd w:val="clear" w:color="auto" w:fill="FFFFFF"/>
        <w:spacing w:after="240" w:line="240" w:lineRule="auto"/>
        <w:textAlignment w:val="baseline"/>
        <w:rPr>
          <w:rFonts w:ascii="Arial" w:eastAsia="Times New Roman" w:hAnsi="Arial" w:cs="Arial"/>
          <w:color w:val="242729"/>
          <w:sz w:val="23"/>
          <w:szCs w:val="23"/>
          <w:lang w:eastAsia="en-IN"/>
        </w:rPr>
      </w:pPr>
      <w:r w:rsidRPr="00BA33AC">
        <w:rPr>
          <w:rFonts w:ascii="Arial" w:eastAsia="Times New Roman" w:hAnsi="Arial" w:cs="Arial"/>
          <w:color w:val="242729"/>
          <w:sz w:val="23"/>
          <w:szCs w:val="23"/>
          <w:lang w:eastAsia="en-IN"/>
        </w:rPr>
        <w:pict>
          <v:rect id="_x0000_i1157" style="width:0;height:.75pt" o:hralign="center" o:hrstd="t" o:hr="t" fillcolor="#a0a0a0" stroked="f"/>
        </w:pict>
      </w:r>
    </w:p>
    <w:p w:rsidR="00BA33AC" w:rsidRPr="00BA33AC" w:rsidRDefault="00BA33AC" w:rsidP="00BA33AC">
      <w:pPr>
        <w:shd w:val="clear" w:color="auto" w:fill="FFFFFF"/>
        <w:spacing w:after="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Most commonly we use WS-Security for SOAP Web Services. A </w:t>
      </w:r>
      <w:hyperlink r:id="rId171" w:history="1">
        <w:r w:rsidRPr="00BA33AC">
          <w:rPr>
            <w:rFonts w:ascii="inherit" w:eastAsia="Times New Roman" w:hAnsi="inherit" w:cs="Arial"/>
            <w:b/>
            <w:bCs/>
            <w:color w:val="0064BD"/>
            <w:sz w:val="23"/>
            <w:szCs w:val="23"/>
            <w:u w:val="single"/>
            <w:bdr w:val="none" w:sz="0" w:space="0" w:color="auto" w:frame="1"/>
            <w:lang w:eastAsia="en-IN"/>
          </w:rPr>
          <w:t>WS-security profile</w:t>
        </w:r>
      </w:hyperlink>
      <w:r w:rsidRPr="00BA33AC">
        <w:rPr>
          <w:rFonts w:ascii="inherit" w:eastAsia="Times New Roman" w:hAnsi="inherit" w:cs="Arial"/>
          <w:color w:val="242729"/>
          <w:sz w:val="23"/>
          <w:szCs w:val="23"/>
          <w:lang w:eastAsia="en-IN"/>
        </w:rPr>
        <w:t> determines how WS-security is enabled.</w:t>
      </w:r>
    </w:p>
    <w:p w:rsidR="00BA33AC" w:rsidRPr="00BA33AC" w:rsidRDefault="00BA33AC" w:rsidP="0013606E">
      <w:pPr>
        <w:numPr>
          <w:ilvl w:val="0"/>
          <w:numId w:val="98"/>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33AC">
        <w:rPr>
          <w:rFonts w:ascii="inherit" w:eastAsia="Times New Roman" w:hAnsi="inherit" w:cs="Arial"/>
          <w:b/>
          <w:bCs/>
          <w:color w:val="242729"/>
          <w:sz w:val="23"/>
          <w:szCs w:val="23"/>
          <w:bdr w:val="none" w:sz="0" w:space="0" w:color="auto" w:frame="1"/>
          <w:lang w:eastAsia="en-IN"/>
        </w:rPr>
        <w:t>WSS X.509 Token Profile:</w:t>
      </w:r>
      <w:r w:rsidRPr="00BA33AC">
        <w:rPr>
          <w:rFonts w:ascii="inherit" w:eastAsia="Times New Roman" w:hAnsi="inherit" w:cs="Arial"/>
          <w:color w:val="242729"/>
          <w:sz w:val="23"/>
          <w:szCs w:val="23"/>
          <w:lang w:eastAsia="en-IN"/>
        </w:rPr>
        <w:t> Use the X.509 framework for a WSS X.509 security profile.</w:t>
      </w:r>
    </w:p>
    <w:p w:rsidR="00BA33AC" w:rsidRPr="00BA33AC" w:rsidRDefault="00BA33AC" w:rsidP="0013606E">
      <w:pPr>
        <w:numPr>
          <w:ilvl w:val="0"/>
          <w:numId w:val="98"/>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A33AC">
        <w:rPr>
          <w:rFonts w:ascii="inherit" w:eastAsia="Times New Roman" w:hAnsi="inherit" w:cs="Arial"/>
          <w:b/>
          <w:bCs/>
          <w:color w:val="242729"/>
          <w:sz w:val="23"/>
          <w:szCs w:val="23"/>
          <w:bdr w:val="none" w:sz="0" w:space="0" w:color="auto" w:frame="1"/>
          <w:lang w:eastAsia="en-IN"/>
        </w:rPr>
        <w:t>WSS UsernameToken Profile</w:t>
      </w:r>
      <w:r w:rsidRPr="00BA33AC">
        <w:rPr>
          <w:rFonts w:ascii="inherit" w:eastAsia="Times New Roman" w:hAnsi="inherit" w:cs="Arial"/>
          <w:color w:val="242729"/>
          <w:sz w:val="23"/>
          <w:szCs w:val="23"/>
          <w:lang w:eastAsia="en-IN"/>
        </w:rPr>
        <w:t>: When specifying the X.509 Token Profile, you can also supply a UsernameToken in the SOAP request.</w:t>
      </w:r>
    </w:p>
    <w:p w:rsidR="00BA33AC" w:rsidRPr="00BA33AC" w:rsidRDefault="00BA33AC" w:rsidP="00BA33AC">
      <w:pPr>
        <w:shd w:val="clear" w:color="auto" w:fill="FFFFFF"/>
        <w:spacing w:after="24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example:</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&lt;wsse:</w:t>
      </w:r>
      <w:r w:rsidRPr="00BA33AC">
        <w:rPr>
          <w:rFonts w:ascii="inherit" w:eastAsia="Times New Roman" w:hAnsi="inherit" w:cs="Courier New"/>
          <w:color w:val="2B91AF"/>
          <w:sz w:val="20"/>
          <w:szCs w:val="20"/>
          <w:bdr w:val="none" w:sz="0" w:space="0" w:color="auto" w:frame="1"/>
          <w:lang w:eastAsia="en-IN"/>
        </w:rPr>
        <w:t>UsernameToken</w:t>
      </w:r>
      <w:r w:rsidRPr="00BA33AC">
        <w:rPr>
          <w:rFonts w:ascii="inherit" w:eastAsia="Times New Roman" w:hAnsi="inherit" w:cs="Courier New"/>
          <w:color w:val="303336"/>
          <w:sz w:val="20"/>
          <w:szCs w:val="20"/>
          <w:bdr w:val="none" w:sz="0" w:space="0" w:color="auto" w:frame="1"/>
          <w:lang w:eastAsia="en-IN"/>
        </w:rPr>
        <w:t xml:space="preserve"> xmlns:wsu=</w:t>
      </w:r>
      <w:r w:rsidRPr="00BA33AC">
        <w:rPr>
          <w:rFonts w:ascii="inherit" w:eastAsia="Times New Roman" w:hAnsi="inherit" w:cs="Courier New"/>
          <w:color w:val="7D2727"/>
          <w:sz w:val="20"/>
          <w:szCs w:val="20"/>
          <w:bdr w:val="none" w:sz="0" w:space="0" w:color="auto" w:frame="1"/>
          <w:lang w:eastAsia="en-IN"/>
        </w:rPr>
        <w:t>"http://docs.oasis-open.org/wss/2004/01/oasis-200401-wss-wssecurity-utility-1.0.xsd"</w:t>
      </w:r>
      <w:r w:rsidRPr="00BA33AC">
        <w:rPr>
          <w:rFonts w:ascii="inherit" w:eastAsia="Times New Roman" w:hAnsi="inherit" w:cs="Courier New"/>
          <w:color w:val="303336"/>
          <w:sz w:val="20"/>
          <w:szCs w:val="20"/>
          <w:bdr w:val="none" w:sz="0" w:space="0" w:color="auto" w:frame="1"/>
          <w:lang w:eastAsia="en-IN"/>
        </w:rPr>
        <w:t xml:space="preserve"> wsu:</w:t>
      </w:r>
      <w:r w:rsidRPr="00BA33AC">
        <w:rPr>
          <w:rFonts w:ascii="inherit" w:eastAsia="Times New Roman" w:hAnsi="inherit" w:cs="Courier New"/>
          <w:color w:val="2B91AF"/>
          <w:sz w:val="20"/>
          <w:szCs w:val="20"/>
          <w:bdr w:val="none" w:sz="0" w:space="0" w:color="auto" w:frame="1"/>
          <w:lang w:eastAsia="en-IN"/>
        </w:rPr>
        <w:t>Id</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"SecurityToken-6138db82-5a4c-4bf7-915f-af7a10d9ae96"</w:t>
      </w:r>
      <w:r w:rsidRPr="00BA33AC">
        <w:rPr>
          <w:rFonts w:ascii="inherit" w:eastAsia="Times New Roman" w:hAnsi="inherit" w:cs="Courier New"/>
          <w:color w:val="303336"/>
          <w:sz w:val="20"/>
          <w:szCs w:val="20"/>
          <w:bdr w:val="none" w:sz="0" w:space="0" w:color="auto" w:frame="1"/>
          <w:lang w:eastAsia="en-IN"/>
        </w:rPr>
        <w:t>&gt;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&lt;wsse:</w:t>
      </w:r>
      <w:r w:rsidRPr="00BA33AC">
        <w:rPr>
          <w:rFonts w:ascii="inherit" w:eastAsia="Times New Roman" w:hAnsi="inherit" w:cs="Courier New"/>
          <w:color w:val="2B91AF"/>
          <w:sz w:val="20"/>
          <w:szCs w:val="20"/>
          <w:bdr w:val="none" w:sz="0" w:space="0" w:color="auto" w:frame="1"/>
          <w:lang w:eastAsia="en-IN"/>
        </w:rPr>
        <w:t>Username</w:t>
      </w:r>
      <w:r w:rsidRPr="00BA33AC">
        <w:rPr>
          <w:rFonts w:ascii="inherit" w:eastAsia="Times New Roman" w:hAnsi="inherit" w:cs="Courier New"/>
          <w:color w:val="303336"/>
          <w:sz w:val="20"/>
          <w:szCs w:val="20"/>
          <w:bdr w:val="none" w:sz="0" w:space="0" w:color="auto" w:frame="1"/>
          <w:lang w:eastAsia="en-IN"/>
        </w:rPr>
        <w:t>&gt;user&lt;/wsse:</w:t>
      </w:r>
      <w:r w:rsidRPr="00BA33AC">
        <w:rPr>
          <w:rFonts w:ascii="inherit" w:eastAsia="Times New Roman" w:hAnsi="inherit" w:cs="Courier New"/>
          <w:color w:val="2B91AF"/>
          <w:sz w:val="20"/>
          <w:szCs w:val="20"/>
          <w:bdr w:val="none" w:sz="0" w:space="0" w:color="auto" w:frame="1"/>
          <w:lang w:eastAsia="en-IN"/>
        </w:rPr>
        <w:t>Username</w:t>
      </w:r>
      <w:r w:rsidRPr="00BA33AC">
        <w:rPr>
          <w:rFonts w:ascii="inherit" w:eastAsia="Times New Roman" w:hAnsi="inherit" w:cs="Courier New"/>
          <w:color w:val="303336"/>
          <w:sz w:val="20"/>
          <w:szCs w:val="20"/>
          <w:bdr w:val="none" w:sz="0" w:space="0" w:color="auto" w:frame="1"/>
          <w:lang w:eastAsia="en-IN"/>
        </w:rPr>
        <w:t>&gt;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&lt;wsse:</w:t>
      </w:r>
      <w:r w:rsidRPr="00BA33AC">
        <w:rPr>
          <w:rFonts w:ascii="inherit" w:eastAsia="Times New Roman" w:hAnsi="inherit" w:cs="Courier New"/>
          <w:color w:val="2B91AF"/>
          <w:sz w:val="20"/>
          <w:szCs w:val="20"/>
          <w:bdr w:val="none" w:sz="0" w:space="0" w:color="auto" w:frame="1"/>
          <w:lang w:eastAsia="en-IN"/>
        </w:rPr>
        <w:t>Password</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Type</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"http://docs.oasis-open.org/wss/2004/01/oasis-200401-wss-username-token-profile-1.0#PasswordDigest"</w:t>
      </w:r>
      <w:r w:rsidRPr="00BA33AC">
        <w:rPr>
          <w:rFonts w:ascii="inherit" w:eastAsia="Times New Roman" w:hAnsi="inherit" w:cs="Courier New"/>
          <w:color w:val="303336"/>
          <w:sz w:val="20"/>
          <w:szCs w:val="20"/>
          <w:bdr w:val="none" w:sz="0" w:space="0" w:color="auto" w:frame="1"/>
          <w:lang w:eastAsia="en-IN"/>
        </w:rPr>
        <w:t>&gt;</w:t>
      </w:r>
      <w:r w:rsidRPr="00BA33AC">
        <w:rPr>
          <w:rFonts w:ascii="inherit" w:eastAsia="Times New Roman" w:hAnsi="inherit" w:cs="Courier New"/>
          <w:color w:val="2B91AF"/>
          <w:sz w:val="20"/>
          <w:szCs w:val="20"/>
          <w:bdr w:val="none" w:sz="0" w:space="0" w:color="auto" w:frame="1"/>
          <w:lang w:eastAsia="en-IN"/>
        </w:rPr>
        <w:t>CBb7a2itQDgxVkqYnFtggUxtuqk</w:t>
      </w:r>
      <w:r w:rsidRPr="00BA33AC">
        <w:rPr>
          <w:rFonts w:ascii="inherit" w:eastAsia="Times New Roman" w:hAnsi="inherit" w:cs="Courier New"/>
          <w:color w:val="303336"/>
          <w:sz w:val="20"/>
          <w:szCs w:val="20"/>
          <w:bdr w:val="none" w:sz="0" w:space="0" w:color="auto" w:frame="1"/>
          <w:lang w:eastAsia="en-IN"/>
        </w:rPr>
        <w:t>=&lt;/wsse:</w:t>
      </w:r>
      <w:r w:rsidRPr="00BA33AC">
        <w:rPr>
          <w:rFonts w:ascii="inherit" w:eastAsia="Times New Roman" w:hAnsi="inherit" w:cs="Courier New"/>
          <w:color w:val="2B91AF"/>
          <w:sz w:val="20"/>
          <w:szCs w:val="20"/>
          <w:bdr w:val="none" w:sz="0" w:space="0" w:color="auto" w:frame="1"/>
          <w:lang w:eastAsia="en-IN"/>
        </w:rPr>
        <w:t>Password</w:t>
      </w:r>
      <w:r w:rsidRPr="00BA33AC">
        <w:rPr>
          <w:rFonts w:ascii="inherit" w:eastAsia="Times New Roman" w:hAnsi="inherit" w:cs="Courier New"/>
          <w:color w:val="303336"/>
          <w:sz w:val="20"/>
          <w:szCs w:val="20"/>
          <w:bdr w:val="none" w:sz="0" w:space="0" w:color="auto" w:frame="1"/>
          <w:lang w:eastAsia="en-IN"/>
        </w:rPr>
        <w:t>&gt;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&lt;wsse:</w:t>
      </w:r>
      <w:r w:rsidRPr="00BA33AC">
        <w:rPr>
          <w:rFonts w:ascii="inherit" w:eastAsia="Times New Roman" w:hAnsi="inherit" w:cs="Courier New"/>
          <w:color w:val="2B91AF"/>
          <w:sz w:val="20"/>
          <w:szCs w:val="20"/>
          <w:bdr w:val="none" w:sz="0" w:space="0" w:color="auto" w:frame="1"/>
          <w:lang w:eastAsia="en-IN"/>
        </w:rPr>
        <w:t>Nonce</w:t>
      </w:r>
      <w:r w:rsidRPr="00BA33AC">
        <w:rPr>
          <w:rFonts w:ascii="inherit" w:eastAsia="Times New Roman" w:hAnsi="inherit" w:cs="Courier New"/>
          <w:color w:val="303336"/>
          <w:sz w:val="20"/>
          <w:szCs w:val="20"/>
          <w:bdr w:val="none" w:sz="0" w:space="0" w:color="auto" w:frame="1"/>
          <w:lang w:eastAsia="en-IN"/>
        </w:rPr>
        <w:t>&gt;</w:t>
      </w:r>
      <w:r w:rsidRPr="00BA33AC">
        <w:rPr>
          <w:rFonts w:ascii="inherit" w:eastAsia="Times New Roman" w:hAnsi="inherit" w:cs="Courier New"/>
          <w:color w:val="7D2727"/>
          <w:sz w:val="20"/>
          <w:szCs w:val="20"/>
          <w:bdr w:val="none" w:sz="0" w:space="0" w:color="auto" w:frame="1"/>
          <w:lang w:eastAsia="en-IN"/>
        </w:rPr>
        <w:t>5ABcqPZWb6ImI2E6tob8MQ</w:t>
      </w:r>
      <w:r w:rsidRPr="00BA33AC">
        <w:rPr>
          <w:rFonts w:ascii="inherit" w:eastAsia="Times New Roman" w:hAnsi="inherit" w:cs="Courier New"/>
          <w:color w:val="303336"/>
          <w:sz w:val="20"/>
          <w:szCs w:val="20"/>
          <w:bdr w:val="none" w:sz="0" w:space="0" w:color="auto" w:frame="1"/>
          <w:lang w:eastAsia="en-IN"/>
        </w:rPr>
        <w:t>==&lt;/wsse:</w:t>
      </w:r>
      <w:r w:rsidRPr="00BA33AC">
        <w:rPr>
          <w:rFonts w:ascii="inherit" w:eastAsia="Times New Roman" w:hAnsi="inherit" w:cs="Courier New"/>
          <w:color w:val="2B91AF"/>
          <w:sz w:val="20"/>
          <w:szCs w:val="20"/>
          <w:bdr w:val="none" w:sz="0" w:space="0" w:color="auto" w:frame="1"/>
          <w:lang w:eastAsia="en-IN"/>
        </w:rPr>
        <w:t>Nonce</w:t>
      </w:r>
      <w:r w:rsidRPr="00BA33AC">
        <w:rPr>
          <w:rFonts w:ascii="inherit" w:eastAsia="Times New Roman" w:hAnsi="inherit" w:cs="Courier New"/>
          <w:color w:val="303336"/>
          <w:sz w:val="20"/>
          <w:szCs w:val="20"/>
          <w:bdr w:val="none" w:sz="0" w:space="0" w:color="auto" w:frame="1"/>
          <w:lang w:eastAsia="en-IN"/>
        </w:rPr>
        <w:t>&gt;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&lt;wsu:</w:t>
      </w:r>
      <w:r w:rsidRPr="00BA33AC">
        <w:rPr>
          <w:rFonts w:ascii="inherit" w:eastAsia="Times New Roman" w:hAnsi="inherit" w:cs="Courier New"/>
          <w:color w:val="2B91AF"/>
          <w:sz w:val="20"/>
          <w:szCs w:val="20"/>
          <w:bdr w:val="none" w:sz="0" w:space="0" w:color="auto" w:frame="1"/>
          <w:lang w:eastAsia="en-IN"/>
        </w:rPr>
        <w:t>Created</w:t>
      </w:r>
      <w:r w:rsidRPr="00BA33AC">
        <w:rPr>
          <w:rFonts w:ascii="inherit" w:eastAsia="Times New Roman" w:hAnsi="inherit" w:cs="Courier New"/>
          <w:color w:val="303336"/>
          <w:sz w:val="20"/>
          <w:szCs w:val="20"/>
          <w:bdr w:val="none" w:sz="0" w:space="0" w:color="auto" w:frame="1"/>
          <w:lang w:eastAsia="en-IN"/>
        </w:rPr>
        <w:t>&gt;</w:t>
      </w:r>
      <w:r w:rsidRPr="00BA33AC">
        <w:rPr>
          <w:rFonts w:ascii="inherit" w:eastAsia="Times New Roman" w:hAnsi="inherit" w:cs="Courier New"/>
          <w:color w:val="7D2727"/>
          <w:sz w:val="20"/>
          <w:szCs w:val="20"/>
          <w:bdr w:val="none" w:sz="0" w:space="0" w:color="auto" w:frame="1"/>
          <w:lang w:eastAsia="en-IN"/>
        </w:rPr>
        <w:t>2010</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06</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08T07</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26</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50Z</w:t>
      </w:r>
      <w:r w:rsidRPr="00BA33AC">
        <w:rPr>
          <w:rFonts w:ascii="inherit" w:eastAsia="Times New Roman" w:hAnsi="inherit" w:cs="Courier New"/>
          <w:color w:val="303336"/>
          <w:sz w:val="20"/>
          <w:szCs w:val="20"/>
          <w:bdr w:val="none" w:sz="0" w:space="0" w:color="auto" w:frame="1"/>
          <w:lang w:eastAsia="en-IN"/>
        </w:rPr>
        <w:t>&lt;/wsu:</w:t>
      </w:r>
      <w:r w:rsidRPr="00BA33AC">
        <w:rPr>
          <w:rFonts w:ascii="inherit" w:eastAsia="Times New Roman" w:hAnsi="inherit" w:cs="Courier New"/>
          <w:color w:val="2B91AF"/>
          <w:sz w:val="20"/>
          <w:szCs w:val="20"/>
          <w:bdr w:val="none" w:sz="0" w:space="0" w:color="auto" w:frame="1"/>
          <w:lang w:eastAsia="en-IN"/>
        </w:rPr>
        <w:t>Created</w:t>
      </w:r>
      <w:r w:rsidRPr="00BA33AC">
        <w:rPr>
          <w:rFonts w:ascii="inherit" w:eastAsia="Times New Roman" w:hAnsi="inherit" w:cs="Courier New"/>
          <w:color w:val="303336"/>
          <w:sz w:val="20"/>
          <w:szCs w:val="20"/>
          <w:bdr w:val="none" w:sz="0" w:space="0" w:color="auto" w:frame="1"/>
          <w:lang w:eastAsia="en-IN"/>
        </w:rPr>
        <w:t>&gt;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IN"/>
        </w:rPr>
      </w:pPr>
      <w:r w:rsidRPr="00BA33AC">
        <w:rPr>
          <w:rFonts w:ascii="inherit" w:eastAsia="Times New Roman" w:hAnsi="inherit" w:cs="Courier New"/>
          <w:color w:val="303336"/>
          <w:sz w:val="20"/>
          <w:szCs w:val="20"/>
          <w:bdr w:val="none" w:sz="0" w:space="0" w:color="auto" w:frame="1"/>
          <w:lang w:eastAsia="en-IN"/>
        </w:rPr>
        <w:t>&lt;/wsse:</w:t>
      </w:r>
      <w:r w:rsidRPr="00BA33AC">
        <w:rPr>
          <w:rFonts w:ascii="inherit" w:eastAsia="Times New Roman" w:hAnsi="inherit" w:cs="Courier New"/>
          <w:color w:val="2B91AF"/>
          <w:sz w:val="20"/>
          <w:szCs w:val="20"/>
          <w:bdr w:val="none" w:sz="0" w:space="0" w:color="auto" w:frame="1"/>
          <w:lang w:eastAsia="en-IN"/>
        </w:rPr>
        <w:t>UsernameToken</w:t>
      </w:r>
      <w:r w:rsidRPr="00BA33AC">
        <w:rPr>
          <w:rFonts w:ascii="inherit" w:eastAsia="Times New Roman" w:hAnsi="inherit" w:cs="Courier New"/>
          <w:color w:val="303336"/>
          <w:sz w:val="20"/>
          <w:szCs w:val="20"/>
          <w:bdr w:val="none" w:sz="0" w:space="0" w:color="auto" w:frame="1"/>
          <w:lang w:eastAsia="en-IN"/>
        </w:rPr>
        <w:t>&gt;</w:t>
      </w:r>
    </w:p>
    <w:p w:rsidR="00BA33AC" w:rsidRPr="00BA33AC" w:rsidRDefault="00BA33AC" w:rsidP="00BA33AC">
      <w:pPr>
        <w:shd w:val="clear" w:color="auto" w:fill="FFFFFF"/>
        <w:spacing w:after="24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The above element includes into SOAP header as follows:</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2B91AF"/>
          <w:sz w:val="20"/>
          <w:szCs w:val="20"/>
          <w:bdr w:val="none" w:sz="0" w:space="0" w:color="auto" w:frame="1"/>
          <w:lang w:eastAsia="en-IN"/>
        </w:rPr>
        <w:t>SOAPEnvelope</w:t>
      </w:r>
      <w:r w:rsidRPr="00BA33AC">
        <w:rPr>
          <w:rFonts w:ascii="inherit" w:eastAsia="Times New Roman" w:hAnsi="inherit" w:cs="Courier New"/>
          <w:color w:val="303336"/>
          <w:sz w:val="20"/>
          <w:szCs w:val="20"/>
          <w:bdr w:val="none" w:sz="0" w:space="0" w:color="auto" w:frame="1"/>
          <w:lang w:eastAsia="en-IN"/>
        </w:rPr>
        <w:t xml:space="preserve"> envelope = smc.getMessage().getSOAPPart().getEnvelope();</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SOAPHeader</w:t>
      </w:r>
      <w:r w:rsidRPr="00BA33AC">
        <w:rPr>
          <w:rFonts w:ascii="inherit" w:eastAsia="Times New Roman" w:hAnsi="inherit" w:cs="Courier New"/>
          <w:color w:val="303336"/>
          <w:sz w:val="20"/>
          <w:szCs w:val="20"/>
          <w:bdr w:val="none" w:sz="0" w:space="0" w:color="auto" w:frame="1"/>
          <w:lang w:eastAsia="en-IN"/>
        </w:rPr>
        <w:t xml:space="preserve"> header = envelope.addHeader();</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SOAPElement</w:t>
      </w:r>
      <w:r w:rsidRPr="00BA33AC">
        <w:rPr>
          <w:rFonts w:ascii="inherit" w:eastAsia="Times New Roman" w:hAnsi="inherit" w:cs="Courier New"/>
          <w:color w:val="303336"/>
          <w:sz w:val="20"/>
          <w:szCs w:val="20"/>
          <w:bdr w:val="none" w:sz="0" w:space="0" w:color="auto" w:frame="1"/>
          <w:lang w:eastAsia="en-IN"/>
        </w:rPr>
        <w:t xml:space="preserve"> security = header.addChildElement(</w:t>
      </w:r>
      <w:r w:rsidRPr="00BA33AC">
        <w:rPr>
          <w:rFonts w:ascii="inherit" w:eastAsia="Times New Roman" w:hAnsi="inherit" w:cs="Courier New"/>
          <w:color w:val="7D2727"/>
          <w:sz w:val="20"/>
          <w:szCs w:val="20"/>
          <w:bdr w:val="none" w:sz="0" w:space="0" w:color="auto" w:frame="1"/>
          <w:lang w:eastAsia="en-IN"/>
        </w:rPr>
        <w:t>"Security"</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"wsse"</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"http://docs.oasis-open.org/wss/2004/01/oasis-200401-wss-wssecurity-secext-1.0.xsd"</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SOAPElement</w:t>
      </w:r>
      <w:r w:rsidRPr="00BA33AC">
        <w:rPr>
          <w:rFonts w:ascii="inherit" w:eastAsia="Times New Roman" w:hAnsi="inherit" w:cs="Courier New"/>
          <w:color w:val="303336"/>
          <w:sz w:val="20"/>
          <w:szCs w:val="20"/>
          <w:bdr w:val="none" w:sz="0" w:space="0" w:color="auto" w:frame="1"/>
          <w:lang w:eastAsia="en-IN"/>
        </w:rPr>
        <w:t xml:space="preserve"> usernameToken = security.addChildElement(</w:t>
      </w:r>
      <w:r w:rsidRPr="00BA33AC">
        <w:rPr>
          <w:rFonts w:ascii="inherit" w:eastAsia="Times New Roman" w:hAnsi="inherit" w:cs="Courier New"/>
          <w:color w:val="7D2727"/>
          <w:sz w:val="20"/>
          <w:szCs w:val="20"/>
          <w:bdr w:val="none" w:sz="0" w:space="0" w:color="auto" w:frame="1"/>
          <w:lang w:eastAsia="en-IN"/>
        </w:rPr>
        <w:t>"UsernameToken"</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"wsse"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SOAPElement</w:t>
      </w:r>
      <w:r w:rsidRPr="00BA33AC">
        <w:rPr>
          <w:rFonts w:ascii="inherit" w:eastAsia="Times New Roman" w:hAnsi="inherit" w:cs="Courier New"/>
          <w:color w:val="303336"/>
          <w:sz w:val="20"/>
          <w:szCs w:val="20"/>
          <w:bdr w:val="none" w:sz="0" w:space="0" w:color="auto" w:frame="1"/>
          <w:lang w:eastAsia="en-IN"/>
        </w:rPr>
        <w:t xml:space="preserve"> username = usernameToken.addChildElement(</w:t>
      </w:r>
      <w:r w:rsidRPr="00BA33AC">
        <w:rPr>
          <w:rFonts w:ascii="inherit" w:eastAsia="Times New Roman" w:hAnsi="inherit" w:cs="Courier New"/>
          <w:color w:val="7D2727"/>
          <w:sz w:val="20"/>
          <w:szCs w:val="20"/>
          <w:bdr w:val="none" w:sz="0" w:space="0" w:color="auto" w:frame="1"/>
          <w:lang w:eastAsia="en-IN"/>
        </w:rPr>
        <w:t>"Username"</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"wsse"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username.addTextNode(user);</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SOAPElement</w:t>
      </w:r>
      <w:r w:rsidRPr="00BA33AC">
        <w:rPr>
          <w:rFonts w:ascii="inherit" w:eastAsia="Times New Roman" w:hAnsi="inherit" w:cs="Courier New"/>
          <w:color w:val="303336"/>
          <w:sz w:val="20"/>
          <w:szCs w:val="20"/>
          <w:bdr w:val="none" w:sz="0" w:space="0" w:color="auto" w:frame="1"/>
          <w:lang w:eastAsia="en-IN"/>
        </w:rPr>
        <w:t xml:space="preserve"> password = usernameToken.addChildElement(</w:t>
      </w:r>
      <w:r w:rsidRPr="00BA33AC">
        <w:rPr>
          <w:rFonts w:ascii="inherit" w:eastAsia="Times New Roman" w:hAnsi="inherit" w:cs="Courier New"/>
          <w:color w:val="7D2727"/>
          <w:sz w:val="20"/>
          <w:szCs w:val="20"/>
          <w:bdr w:val="none" w:sz="0" w:space="0" w:color="auto" w:frame="1"/>
          <w:lang w:eastAsia="en-IN"/>
        </w:rPr>
        <w:t>"Password"</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"wsse"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password.setAttribute(</w:t>
      </w:r>
      <w:r w:rsidRPr="00BA33AC">
        <w:rPr>
          <w:rFonts w:ascii="inherit" w:eastAsia="Times New Roman" w:hAnsi="inherit" w:cs="Courier New"/>
          <w:color w:val="7D2727"/>
          <w:sz w:val="20"/>
          <w:szCs w:val="20"/>
          <w:bdr w:val="none" w:sz="0" w:space="0" w:color="auto" w:frame="1"/>
          <w:lang w:eastAsia="en-IN"/>
        </w:rPr>
        <w:t>"Type"</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"http://docs.oasis-open.org/wss/2004/01/oasis-200401-wss-username-token-profile-1.0#PasswordDigest"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lastRenderedPageBreak/>
        <w:t xml:space="preserve">    password.addTextNode(encodedPass); </w:t>
      </w:r>
      <w:r w:rsidRPr="00BA33AC">
        <w:rPr>
          <w:rFonts w:ascii="inherit" w:eastAsia="Times New Roman" w:hAnsi="inherit" w:cs="Courier New"/>
          <w:color w:val="858C93"/>
          <w:sz w:val="20"/>
          <w:szCs w:val="20"/>
          <w:bdr w:val="none" w:sz="0" w:space="0" w:color="auto" w:frame="1"/>
          <w:lang w:eastAsia="en-IN"/>
        </w:rPr>
        <w:t>//encodedPass = Base64 ( SHA-1 ( nonce + created + password )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SOAPElement</w:t>
      </w:r>
      <w:r w:rsidRPr="00BA33AC">
        <w:rPr>
          <w:rFonts w:ascii="inherit" w:eastAsia="Times New Roman" w:hAnsi="inherit" w:cs="Courier New"/>
          <w:color w:val="303336"/>
          <w:sz w:val="20"/>
          <w:szCs w:val="20"/>
          <w:bdr w:val="none" w:sz="0" w:space="0" w:color="auto" w:frame="1"/>
          <w:lang w:eastAsia="en-IN"/>
        </w:rPr>
        <w:t xml:space="preserve"> nonce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usernameToken.addChildElement(</w:t>
      </w:r>
      <w:r w:rsidRPr="00BA33AC">
        <w:rPr>
          <w:rFonts w:ascii="inherit" w:eastAsia="Times New Roman" w:hAnsi="inherit" w:cs="Courier New"/>
          <w:color w:val="7D2727"/>
          <w:sz w:val="20"/>
          <w:szCs w:val="20"/>
          <w:bdr w:val="none" w:sz="0" w:space="0" w:color="auto" w:frame="1"/>
          <w:lang w:eastAsia="en-IN"/>
        </w:rPr>
        <w:t>"Nonce"</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"wsse"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nonce.addTextNode(</w:t>
      </w:r>
      <w:r w:rsidRPr="00BA33AC">
        <w:rPr>
          <w:rFonts w:ascii="inherit" w:eastAsia="Times New Roman" w:hAnsi="inherit" w:cs="Courier New"/>
          <w:color w:val="2B91AF"/>
          <w:sz w:val="20"/>
          <w:szCs w:val="20"/>
          <w:bdr w:val="none" w:sz="0" w:space="0" w:color="auto" w:frame="1"/>
          <w:lang w:eastAsia="en-IN"/>
        </w:rPr>
        <w:t>Base64</w:t>
      </w:r>
      <w:r w:rsidRPr="00BA33AC">
        <w:rPr>
          <w:rFonts w:ascii="inherit" w:eastAsia="Times New Roman" w:hAnsi="inherit" w:cs="Courier New"/>
          <w:color w:val="303336"/>
          <w:sz w:val="20"/>
          <w:szCs w:val="20"/>
          <w:bdr w:val="none" w:sz="0" w:space="0" w:color="auto" w:frame="1"/>
          <w:lang w:eastAsia="en-IN"/>
        </w:rPr>
        <w:t>.encodeBytes(nonceString.getBytes()));</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SOAPElement</w:t>
      </w:r>
      <w:r w:rsidRPr="00BA33AC">
        <w:rPr>
          <w:rFonts w:ascii="inherit" w:eastAsia="Times New Roman" w:hAnsi="inherit" w:cs="Courier New"/>
          <w:color w:val="303336"/>
          <w:sz w:val="20"/>
          <w:szCs w:val="20"/>
          <w:bdr w:val="none" w:sz="0" w:space="0" w:color="auto" w:frame="1"/>
          <w:lang w:eastAsia="en-IN"/>
        </w:rPr>
        <w:t xml:space="preserve"> created = usernameToken.addChildElement(</w:t>
      </w:r>
      <w:r w:rsidRPr="00BA33AC">
        <w:rPr>
          <w:rFonts w:ascii="inherit" w:eastAsia="Times New Roman" w:hAnsi="inherit" w:cs="Courier New"/>
          <w:color w:val="7D2727"/>
          <w:sz w:val="20"/>
          <w:szCs w:val="20"/>
          <w:bdr w:val="none" w:sz="0" w:space="0" w:color="auto" w:frame="1"/>
          <w:lang w:eastAsia="en-IN"/>
        </w:rPr>
        <w:t>"Created"</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"wsu"</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"http://docs.oasis-open.org/wss/2004/01/oasis-200401-wss-wssecurity-utility-1.0.xsd"</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IN"/>
        </w:rPr>
      </w:pPr>
      <w:r w:rsidRPr="00BA33AC">
        <w:rPr>
          <w:rFonts w:ascii="inherit" w:eastAsia="Times New Roman" w:hAnsi="inherit" w:cs="Courier New"/>
          <w:color w:val="303336"/>
          <w:sz w:val="20"/>
          <w:szCs w:val="20"/>
          <w:bdr w:val="none" w:sz="0" w:space="0" w:color="auto" w:frame="1"/>
          <w:lang w:eastAsia="en-IN"/>
        </w:rPr>
        <w:t xml:space="preserve">    created.addTextNode(creatTime);</w:t>
      </w:r>
    </w:p>
    <w:p w:rsidR="00BA33AC" w:rsidRPr="00BA33AC" w:rsidRDefault="00BA33AC" w:rsidP="00BA33AC">
      <w:pPr>
        <w:shd w:val="clear" w:color="auto" w:fill="FFFFFF"/>
        <w:spacing w:after="240" w:line="240" w:lineRule="auto"/>
        <w:textAlignment w:val="baseline"/>
        <w:rPr>
          <w:rFonts w:ascii="Arial" w:eastAsia="Times New Roman" w:hAnsi="Arial" w:cs="Arial"/>
          <w:color w:val="242729"/>
          <w:sz w:val="23"/>
          <w:szCs w:val="23"/>
          <w:lang w:eastAsia="en-IN"/>
        </w:rPr>
      </w:pPr>
      <w:r w:rsidRPr="00BA33AC">
        <w:rPr>
          <w:rFonts w:ascii="Arial" w:eastAsia="Times New Roman" w:hAnsi="Arial" w:cs="Arial"/>
          <w:color w:val="242729"/>
          <w:sz w:val="23"/>
          <w:szCs w:val="23"/>
          <w:lang w:eastAsia="en-IN"/>
        </w:rPr>
        <w:pict>
          <v:rect id="_x0000_i1158" style="width:0;height:.75pt" o:hralign="center" o:hrstd="t" o:hr="t" fillcolor="#a0a0a0" stroked="f"/>
        </w:pict>
      </w:r>
    </w:p>
    <w:p w:rsidR="00BA33AC" w:rsidRPr="00BA33AC" w:rsidRDefault="00BA33AC" w:rsidP="00BA33AC">
      <w:pPr>
        <w:shd w:val="clear" w:color="auto" w:fill="FFFFFF"/>
        <w:spacing w:after="24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The following example is simple adding user and password to HTTP header only.</w:t>
      </w:r>
    </w:p>
    <w:p w:rsidR="00BA33AC" w:rsidRPr="00BA33AC" w:rsidRDefault="00BA33AC" w:rsidP="0013606E">
      <w:pPr>
        <w:numPr>
          <w:ilvl w:val="0"/>
          <w:numId w:val="99"/>
        </w:numPr>
        <w:shd w:val="clear" w:color="auto" w:fill="FFFFFF"/>
        <w:spacing w:after="0" w:line="240" w:lineRule="auto"/>
        <w:ind w:left="450"/>
        <w:textAlignment w:val="baseline"/>
        <w:rPr>
          <w:rFonts w:ascii="inherit" w:eastAsia="Times New Roman" w:hAnsi="inherit" w:cs="Arial"/>
          <w:color w:val="242729"/>
          <w:sz w:val="23"/>
          <w:szCs w:val="23"/>
          <w:lang w:eastAsia="en-IN"/>
        </w:rPr>
      </w:pPr>
      <w:hyperlink r:id="rId172" w:history="1">
        <w:r w:rsidRPr="00BA33AC">
          <w:rPr>
            <w:rFonts w:ascii="inherit" w:eastAsia="Times New Roman" w:hAnsi="inherit" w:cs="Arial"/>
            <w:color w:val="0064BD"/>
            <w:sz w:val="23"/>
            <w:szCs w:val="23"/>
            <w:u w:val="single"/>
            <w:bdr w:val="none" w:sz="0" w:space="0" w:color="auto" w:frame="1"/>
            <w:lang w:eastAsia="en-IN"/>
          </w:rPr>
          <w:t>Application Authentication with JAX-WS</w:t>
        </w:r>
      </w:hyperlink>
      <w:r w:rsidRPr="00BA33AC">
        <w:rPr>
          <w:rFonts w:ascii="inherit" w:eastAsia="Times New Roman" w:hAnsi="inherit" w:cs="Arial"/>
          <w:color w:val="242729"/>
          <w:sz w:val="23"/>
          <w:szCs w:val="23"/>
          <w:lang w:eastAsia="en-IN"/>
        </w:rPr>
        <w:t> Here’s a detail example to show you how to handle application level authentication with JAX-WS.</w:t>
      </w:r>
    </w:p>
    <w:p w:rsidR="00BA33AC" w:rsidRPr="00BA33AC" w:rsidRDefault="00BA33AC" w:rsidP="0013606E">
      <w:pPr>
        <w:numPr>
          <w:ilvl w:val="0"/>
          <w:numId w:val="99"/>
        </w:numPr>
        <w:shd w:val="clear" w:color="auto" w:fill="FFFFFF"/>
        <w:spacing w:after="0" w:line="240" w:lineRule="auto"/>
        <w:ind w:left="450"/>
        <w:textAlignment w:val="baseline"/>
        <w:rPr>
          <w:rFonts w:ascii="inherit" w:eastAsia="Times New Roman" w:hAnsi="inherit" w:cs="Arial"/>
          <w:color w:val="242729"/>
          <w:sz w:val="23"/>
          <w:szCs w:val="23"/>
          <w:lang w:eastAsia="en-IN"/>
        </w:rPr>
      </w:pPr>
      <w:hyperlink r:id="rId173" w:history="1">
        <w:r w:rsidRPr="00BA33AC">
          <w:rPr>
            <w:rFonts w:ascii="inherit" w:eastAsia="Times New Roman" w:hAnsi="inherit" w:cs="Arial"/>
            <w:color w:val="0064BD"/>
            <w:sz w:val="23"/>
            <w:szCs w:val="23"/>
            <w:u w:val="single"/>
            <w:bdr w:val="none" w:sz="0" w:space="0" w:color="auto" w:frame="1"/>
            <w:lang w:eastAsia="en-IN"/>
          </w:rPr>
          <w:t>Container Authentication with JAX-WS + (Tomcat version)</w:t>
        </w:r>
      </w:hyperlink>
      <w:r w:rsidRPr="00BA33AC">
        <w:rPr>
          <w:rFonts w:ascii="inherit" w:eastAsia="Times New Roman" w:hAnsi="inherit" w:cs="Arial"/>
          <w:color w:val="242729"/>
          <w:sz w:val="23"/>
          <w:szCs w:val="23"/>
          <w:lang w:eastAsia="en-IN"/>
        </w:rPr>
        <w:t> Here’s a detail example to show you how to implement container authentication with JAX-WS, under Tomcat.</w:t>
      </w:r>
    </w:p>
    <w:p w:rsidR="00BA33AC" w:rsidRPr="00BA33AC" w:rsidRDefault="00BA33AC" w:rsidP="00BA33AC">
      <w:pPr>
        <w:shd w:val="clear" w:color="auto" w:fill="FFFFFF"/>
        <w:spacing w:after="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Application Authentication with JAX-WS using </w:t>
      </w:r>
      <w:hyperlink r:id="rId174" w:history="1">
        <w:r w:rsidRPr="00BA33AC">
          <w:rPr>
            <w:rFonts w:ascii="inherit" w:eastAsia="Times New Roman" w:hAnsi="inherit" w:cs="Arial"/>
            <w:color w:val="0064BD"/>
            <w:sz w:val="23"/>
            <w:szCs w:val="23"/>
            <w:u w:val="single"/>
            <w:bdr w:val="none" w:sz="0" w:space="0" w:color="auto" w:frame="1"/>
            <w:lang w:eastAsia="en-IN"/>
          </w:rPr>
          <w:t>WebServiceContext</w:t>
        </w:r>
      </w:hyperlink>
      <w:r w:rsidRPr="00BA33AC">
        <w:rPr>
          <w:rFonts w:ascii="inherit" w:eastAsia="Times New Roman" w:hAnsi="inherit" w:cs="Arial"/>
          <w:color w:val="242729"/>
          <w:sz w:val="23"/>
          <w:szCs w:val="23"/>
          <w:lang w:eastAsia="en-IN"/>
        </w:rPr>
        <w:t> interface</w:t>
      </w:r>
    </w:p>
    <w:p w:rsidR="00BA33AC" w:rsidRPr="00BA33AC" w:rsidRDefault="00BA33AC" w:rsidP="00BA33AC">
      <w:pPr>
        <w:shd w:val="clear" w:color="auto" w:fill="FFFFFF"/>
        <w:spacing w:after="24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WebServiceImpl.java</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package</w:t>
      </w:r>
      <w:r w:rsidRPr="00BA33AC">
        <w:rPr>
          <w:rFonts w:ascii="inherit" w:eastAsia="Times New Roman" w:hAnsi="inherit" w:cs="Courier New"/>
          <w:color w:val="303336"/>
          <w:sz w:val="20"/>
          <w:szCs w:val="20"/>
          <w:bdr w:val="none" w:sz="0" w:space="0" w:color="auto" w:frame="1"/>
          <w:lang w:eastAsia="en-IN"/>
        </w:rPr>
        <w:t xml:space="preserve"> com.javacodegeeks.enterprise.ws;</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java.util.</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java.util.</w:t>
      </w:r>
      <w:r w:rsidRPr="00BA33AC">
        <w:rPr>
          <w:rFonts w:ascii="inherit" w:eastAsia="Times New Roman" w:hAnsi="inherit" w:cs="Courier New"/>
          <w:color w:val="2B91AF"/>
          <w:sz w:val="20"/>
          <w:szCs w:val="20"/>
          <w:bdr w:val="none" w:sz="0" w:space="0" w:color="auto" w:frame="1"/>
          <w:lang w:eastAsia="en-IN"/>
        </w:rPr>
        <w:t>Map</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javax.annotation.</w:t>
      </w:r>
      <w:r w:rsidRPr="00BA33AC">
        <w:rPr>
          <w:rFonts w:ascii="inherit" w:eastAsia="Times New Roman" w:hAnsi="inherit" w:cs="Courier New"/>
          <w:color w:val="2B91AF"/>
          <w:sz w:val="20"/>
          <w:szCs w:val="20"/>
          <w:bdr w:val="none" w:sz="0" w:space="0" w:color="auto" w:frame="1"/>
          <w:lang w:eastAsia="en-IN"/>
        </w:rPr>
        <w:t>Resource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javax.jws.</w:t>
      </w:r>
      <w:r w:rsidRPr="00BA33AC">
        <w:rPr>
          <w:rFonts w:ascii="inherit" w:eastAsia="Times New Roman" w:hAnsi="inherit" w:cs="Courier New"/>
          <w:color w:val="2B91AF"/>
          <w:sz w:val="20"/>
          <w:szCs w:val="20"/>
          <w:bdr w:val="none" w:sz="0" w:space="0" w:color="auto" w:frame="1"/>
          <w:lang w:eastAsia="en-IN"/>
        </w:rPr>
        <w:t>WebService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javax.xml.ws.</w:t>
      </w:r>
      <w:r w:rsidRPr="00BA33AC">
        <w:rPr>
          <w:rFonts w:ascii="inherit" w:eastAsia="Times New Roman" w:hAnsi="inherit" w:cs="Courier New"/>
          <w:color w:val="2B91AF"/>
          <w:sz w:val="20"/>
          <w:szCs w:val="20"/>
          <w:bdr w:val="none" w:sz="0" w:space="0" w:color="auto" w:frame="1"/>
          <w:lang w:eastAsia="en-IN"/>
        </w:rPr>
        <w:t>WebServiceContext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javax.xml.ws.handler.</w:t>
      </w:r>
      <w:r w:rsidRPr="00BA33AC">
        <w:rPr>
          <w:rFonts w:ascii="inherit" w:eastAsia="Times New Roman" w:hAnsi="inherit" w:cs="Courier New"/>
          <w:color w:val="2B91AF"/>
          <w:sz w:val="20"/>
          <w:szCs w:val="20"/>
          <w:bdr w:val="none" w:sz="0" w:space="0" w:color="auto" w:frame="1"/>
          <w:lang w:eastAsia="en-IN"/>
        </w:rPr>
        <w:t>MessageContext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7D2727"/>
          <w:sz w:val="20"/>
          <w:szCs w:val="20"/>
          <w:bdr w:val="none" w:sz="0" w:space="0" w:color="auto" w:frame="1"/>
          <w:lang w:eastAsia="en-IN"/>
        </w:rPr>
        <w:t>@WebService</w:t>
      </w:r>
      <w:r w:rsidRPr="00BA33AC">
        <w:rPr>
          <w:rFonts w:ascii="inherit" w:eastAsia="Times New Roman" w:hAnsi="inherit" w:cs="Courier New"/>
          <w:color w:val="303336"/>
          <w:sz w:val="20"/>
          <w:szCs w:val="20"/>
          <w:bdr w:val="none" w:sz="0" w:space="0" w:color="auto" w:frame="1"/>
          <w:lang w:eastAsia="en-IN"/>
        </w:rPr>
        <w:t xml:space="preserve">(endpointInterface = </w:t>
      </w:r>
      <w:r w:rsidRPr="00BA33AC">
        <w:rPr>
          <w:rFonts w:ascii="inherit" w:eastAsia="Times New Roman" w:hAnsi="inherit" w:cs="Courier New"/>
          <w:color w:val="7D2727"/>
          <w:sz w:val="20"/>
          <w:szCs w:val="20"/>
          <w:bdr w:val="none" w:sz="0" w:space="0" w:color="auto" w:frame="1"/>
          <w:lang w:eastAsia="en-IN"/>
        </w:rPr>
        <w:t>"com.javacodegeeks.enterprise.ws.WebServiceInterface"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public</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class</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WebServiceImpl</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implements</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WebServiceInterface</w:t>
      </w: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@Resource</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WebServiceContext</w:t>
      </w:r>
      <w:r w:rsidRPr="00BA33AC">
        <w:rPr>
          <w:rFonts w:ascii="inherit" w:eastAsia="Times New Roman" w:hAnsi="inherit" w:cs="Courier New"/>
          <w:color w:val="303336"/>
          <w:sz w:val="20"/>
          <w:szCs w:val="20"/>
          <w:bdr w:val="none" w:sz="0" w:space="0" w:color="auto" w:frame="1"/>
          <w:lang w:eastAsia="en-IN"/>
        </w:rPr>
        <w:t xml:space="preserve"> webServiceContext;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@Override</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public</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getHelloWorldAsString(</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str)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MessageContext</w:t>
      </w:r>
      <w:r w:rsidRPr="00BA33AC">
        <w:rPr>
          <w:rFonts w:ascii="inherit" w:eastAsia="Times New Roman" w:hAnsi="inherit" w:cs="Courier New"/>
          <w:color w:val="303336"/>
          <w:sz w:val="20"/>
          <w:szCs w:val="20"/>
          <w:bdr w:val="none" w:sz="0" w:space="0" w:color="auto" w:frame="1"/>
          <w:lang w:eastAsia="en-IN"/>
        </w:rPr>
        <w:t xml:space="preserve"> messageContext = webServiceContext.getMessageContext();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858C93"/>
          <w:sz w:val="20"/>
          <w:szCs w:val="20"/>
          <w:bdr w:val="none" w:sz="0" w:space="0" w:color="auto" w:frame="1"/>
          <w:lang w:eastAsia="en-IN"/>
        </w:rPr>
        <w:t>// get request headers</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Map</w:t>
      </w:r>
      <w:r w:rsidRPr="00BA33AC">
        <w:rPr>
          <w:rFonts w:ascii="inherit" w:eastAsia="Times New Roman" w:hAnsi="inherit" w:cs="Courier New"/>
          <w:color w:val="303336"/>
          <w:sz w:val="20"/>
          <w:szCs w:val="20"/>
          <w:bdr w:val="none" w:sz="0" w:space="0" w:color="auto" w:frame="1"/>
          <w:lang w:eastAsia="en-IN"/>
        </w:rPr>
        <w:t>&lt;?,?&gt; requestHeaders = (</w:t>
      </w:r>
      <w:r w:rsidRPr="00BA33AC">
        <w:rPr>
          <w:rFonts w:ascii="inherit" w:eastAsia="Times New Roman" w:hAnsi="inherit" w:cs="Courier New"/>
          <w:color w:val="2B91AF"/>
          <w:sz w:val="20"/>
          <w:szCs w:val="20"/>
          <w:bdr w:val="none" w:sz="0" w:space="0" w:color="auto" w:frame="1"/>
          <w:lang w:eastAsia="en-IN"/>
        </w:rPr>
        <w:t>Map</w:t>
      </w:r>
      <w:r w:rsidRPr="00BA33AC">
        <w:rPr>
          <w:rFonts w:ascii="inherit" w:eastAsia="Times New Roman" w:hAnsi="inherit" w:cs="Courier New"/>
          <w:color w:val="303336"/>
          <w:sz w:val="20"/>
          <w:szCs w:val="20"/>
          <w:bdr w:val="none" w:sz="0" w:space="0" w:color="auto" w:frame="1"/>
          <w:lang w:eastAsia="en-IN"/>
        </w:rPr>
        <w:t>&lt;?,?&gt;) messageContext.get(</w:t>
      </w:r>
      <w:r w:rsidRPr="00BA33AC">
        <w:rPr>
          <w:rFonts w:ascii="inherit" w:eastAsia="Times New Roman" w:hAnsi="inherit" w:cs="Courier New"/>
          <w:color w:val="2B91AF"/>
          <w:sz w:val="20"/>
          <w:szCs w:val="20"/>
          <w:bdr w:val="none" w:sz="0" w:space="0" w:color="auto" w:frame="1"/>
          <w:lang w:eastAsia="en-IN"/>
        </w:rPr>
        <w:t>MessageContext</w:t>
      </w:r>
      <w:r w:rsidRPr="00BA33AC">
        <w:rPr>
          <w:rFonts w:ascii="inherit" w:eastAsia="Times New Roman" w:hAnsi="inherit" w:cs="Courier New"/>
          <w:color w:val="303336"/>
          <w:sz w:val="20"/>
          <w:szCs w:val="20"/>
          <w:bdr w:val="none" w:sz="0" w:space="0" w:color="auto" w:frame="1"/>
          <w:lang w:eastAsia="en-IN"/>
        </w:rPr>
        <w:t>.HTTP_REQUEST_HEADERS);</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&lt;?&gt; usernameList = (</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&lt;?&gt;) requestHeaders.get(</w:t>
      </w:r>
      <w:r w:rsidRPr="00BA33AC">
        <w:rPr>
          <w:rFonts w:ascii="inherit" w:eastAsia="Times New Roman" w:hAnsi="inherit" w:cs="Courier New"/>
          <w:color w:val="7D2727"/>
          <w:sz w:val="20"/>
          <w:szCs w:val="20"/>
          <w:bdr w:val="none" w:sz="0" w:space="0" w:color="auto" w:frame="1"/>
          <w:lang w:eastAsia="en-IN"/>
        </w:rPr>
        <w:t>"username"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&lt;?&gt; passwordList = (</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&lt;?&gt;) requestHeaders.get(</w:t>
      </w:r>
      <w:r w:rsidRPr="00BA33AC">
        <w:rPr>
          <w:rFonts w:ascii="inherit" w:eastAsia="Times New Roman" w:hAnsi="inherit" w:cs="Courier New"/>
          <w:color w:val="7D2727"/>
          <w:sz w:val="20"/>
          <w:szCs w:val="20"/>
          <w:bdr w:val="none" w:sz="0" w:space="0" w:color="auto" w:frame="1"/>
          <w:lang w:eastAsia="en-IN"/>
        </w:rPr>
        <w:t>"password"</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username = </w:t>
      </w:r>
      <w:r w:rsidRPr="00BA33AC">
        <w:rPr>
          <w:rFonts w:ascii="inherit" w:eastAsia="Times New Roman" w:hAnsi="inherit" w:cs="Courier New"/>
          <w:color w:val="7D2727"/>
          <w:sz w:val="20"/>
          <w:szCs w:val="20"/>
          <w:bdr w:val="none" w:sz="0" w:space="0" w:color="auto" w:frame="1"/>
          <w:lang w:eastAsia="en-IN"/>
        </w:rPr>
        <w: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password = </w:t>
      </w:r>
      <w:r w:rsidRPr="00BA33AC">
        <w:rPr>
          <w:rFonts w:ascii="inherit" w:eastAsia="Times New Roman" w:hAnsi="inherit" w:cs="Courier New"/>
          <w:color w:val="7D2727"/>
          <w:sz w:val="20"/>
          <w:szCs w:val="20"/>
          <w:bdr w:val="none" w:sz="0" w:space="0" w:color="auto" w:frame="1"/>
          <w:lang w:eastAsia="en-IN"/>
        </w:rPr>
        <w: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if</w:t>
      </w:r>
      <w:r w:rsidRPr="00BA33AC">
        <w:rPr>
          <w:rFonts w:ascii="inherit" w:eastAsia="Times New Roman" w:hAnsi="inherit" w:cs="Courier New"/>
          <w:color w:val="303336"/>
          <w:sz w:val="20"/>
          <w:szCs w:val="20"/>
          <w:bdr w:val="none" w:sz="0" w:space="0" w:color="auto" w:frame="1"/>
          <w:lang w:eastAsia="en-IN"/>
        </w:rPr>
        <w:t xml:space="preserve"> (usernameList != </w:t>
      </w:r>
      <w:r w:rsidRPr="00BA33AC">
        <w:rPr>
          <w:rFonts w:ascii="inherit" w:eastAsia="Times New Roman" w:hAnsi="inherit" w:cs="Courier New"/>
          <w:color w:val="101094"/>
          <w:sz w:val="20"/>
          <w:szCs w:val="20"/>
          <w:bdr w:val="none" w:sz="0" w:space="0" w:color="auto" w:frame="1"/>
          <w:lang w:eastAsia="en-IN"/>
        </w:rPr>
        <w:t>null</w:t>
      </w:r>
      <w:r w:rsidRPr="00BA33AC">
        <w:rPr>
          <w:rFonts w:ascii="inherit" w:eastAsia="Times New Roman" w:hAnsi="inherit" w:cs="Courier New"/>
          <w:color w:val="303336"/>
          <w:sz w:val="20"/>
          <w:szCs w:val="20"/>
          <w:bdr w:val="none" w:sz="0" w:space="0" w:color="auto" w:frame="1"/>
          <w:lang w:eastAsia="en-IN"/>
        </w:rPr>
        <w:t>)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username = usernameList.get(</w:t>
      </w:r>
      <w:r w:rsidRPr="00BA33AC">
        <w:rPr>
          <w:rFonts w:ascii="inherit" w:eastAsia="Times New Roman" w:hAnsi="inherit" w:cs="Courier New"/>
          <w:color w:val="7D2727"/>
          <w:sz w:val="20"/>
          <w:szCs w:val="20"/>
          <w:bdr w:val="none" w:sz="0" w:space="0" w:color="auto" w:frame="1"/>
          <w:lang w:eastAsia="en-IN"/>
        </w:rPr>
        <w:t>0</w:t>
      </w:r>
      <w:r w:rsidRPr="00BA33AC">
        <w:rPr>
          <w:rFonts w:ascii="inherit" w:eastAsia="Times New Roman" w:hAnsi="inherit" w:cs="Courier New"/>
          <w:color w:val="303336"/>
          <w:sz w:val="20"/>
          <w:szCs w:val="20"/>
          <w:bdr w:val="none" w:sz="0" w:space="0" w:color="auto" w:frame="1"/>
          <w:lang w:eastAsia="en-IN"/>
        </w:rPr>
        <w:t>).toString();</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if</w:t>
      </w:r>
      <w:r w:rsidRPr="00BA33AC">
        <w:rPr>
          <w:rFonts w:ascii="inherit" w:eastAsia="Times New Roman" w:hAnsi="inherit" w:cs="Courier New"/>
          <w:color w:val="303336"/>
          <w:sz w:val="20"/>
          <w:szCs w:val="20"/>
          <w:bdr w:val="none" w:sz="0" w:space="0" w:color="auto" w:frame="1"/>
          <w:lang w:eastAsia="en-IN"/>
        </w:rPr>
        <w:t xml:space="preserve"> (passwordList != </w:t>
      </w:r>
      <w:r w:rsidRPr="00BA33AC">
        <w:rPr>
          <w:rFonts w:ascii="inherit" w:eastAsia="Times New Roman" w:hAnsi="inherit" w:cs="Courier New"/>
          <w:color w:val="101094"/>
          <w:sz w:val="20"/>
          <w:szCs w:val="20"/>
          <w:bdr w:val="none" w:sz="0" w:space="0" w:color="auto" w:frame="1"/>
          <w:lang w:eastAsia="en-IN"/>
        </w:rPr>
        <w:t>null</w:t>
      </w:r>
      <w:r w:rsidRPr="00BA33AC">
        <w:rPr>
          <w:rFonts w:ascii="inherit" w:eastAsia="Times New Roman" w:hAnsi="inherit" w:cs="Courier New"/>
          <w:color w:val="303336"/>
          <w:sz w:val="20"/>
          <w:szCs w:val="20"/>
          <w:bdr w:val="none" w:sz="0" w:space="0" w:color="auto" w:frame="1"/>
          <w:lang w:eastAsia="en-IN"/>
        </w:rPr>
        <w:t>)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password = passwordList.get(</w:t>
      </w:r>
      <w:r w:rsidRPr="00BA33AC">
        <w:rPr>
          <w:rFonts w:ascii="inherit" w:eastAsia="Times New Roman" w:hAnsi="inherit" w:cs="Courier New"/>
          <w:color w:val="7D2727"/>
          <w:sz w:val="20"/>
          <w:szCs w:val="20"/>
          <w:bdr w:val="none" w:sz="0" w:space="0" w:color="auto" w:frame="1"/>
          <w:lang w:eastAsia="en-IN"/>
        </w:rPr>
        <w:t>0</w:t>
      </w:r>
      <w:r w:rsidRPr="00BA33AC">
        <w:rPr>
          <w:rFonts w:ascii="inherit" w:eastAsia="Times New Roman" w:hAnsi="inherit" w:cs="Courier New"/>
          <w:color w:val="303336"/>
          <w:sz w:val="20"/>
          <w:szCs w:val="20"/>
          <w:bdr w:val="none" w:sz="0" w:space="0" w:color="auto" w:frame="1"/>
          <w:lang w:eastAsia="en-IN"/>
        </w:rPr>
        <w:t>).toString();</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lastRenderedPageBreak/>
        <w:t xml:space="preserve">                </w:t>
      </w:r>
      <w:r w:rsidRPr="00BA33AC">
        <w:rPr>
          <w:rFonts w:ascii="inherit" w:eastAsia="Times New Roman" w:hAnsi="inherit" w:cs="Courier New"/>
          <w:color w:val="858C93"/>
          <w:sz w:val="20"/>
          <w:szCs w:val="20"/>
          <w:bdr w:val="none" w:sz="0" w:space="0" w:color="auto" w:frame="1"/>
          <w:lang w:eastAsia="en-IN"/>
        </w:rPr>
        <w:t>// of course this is not real validation</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858C93"/>
          <w:sz w:val="20"/>
          <w:szCs w:val="20"/>
          <w:bdr w:val="none" w:sz="0" w:space="0" w:color="auto" w:frame="1"/>
          <w:lang w:eastAsia="en-IN"/>
        </w:rPr>
        <w:t>// you should validate your users from stored databases credentials</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if</w:t>
      </w:r>
      <w:r w:rsidRPr="00BA33AC">
        <w:rPr>
          <w:rFonts w:ascii="inherit" w:eastAsia="Times New Roman" w:hAnsi="inherit" w:cs="Courier New"/>
          <w:color w:val="303336"/>
          <w:sz w:val="20"/>
          <w:szCs w:val="20"/>
          <w:bdr w:val="none" w:sz="0" w:space="0" w:color="auto" w:frame="1"/>
          <w:lang w:eastAsia="en-IN"/>
        </w:rPr>
        <w:t xml:space="preserve"> (username.equals(</w:t>
      </w:r>
      <w:r w:rsidRPr="00BA33AC">
        <w:rPr>
          <w:rFonts w:ascii="inherit" w:eastAsia="Times New Roman" w:hAnsi="inherit" w:cs="Courier New"/>
          <w:color w:val="7D2727"/>
          <w:sz w:val="20"/>
          <w:szCs w:val="20"/>
          <w:bdr w:val="none" w:sz="0" w:space="0" w:color="auto" w:frame="1"/>
          <w:lang w:eastAsia="en-IN"/>
        </w:rPr>
        <w:t>"nikos"</w:t>
      </w:r>
      <w:r w:rsidRPr="00BA33AC">
        <w:rPr>
          <w:rFonts w:ascii="inherit" w:eastAsia="Times New Roman" w:hAnsi="inherit" w:cs="Courier New"/>
          <w:color w:val="303336"/>
          <w:sz w:val="20"/>
          <w:szCs w:val="20"/>
          <w:bdr w:val="none" w:sz="0" w:space="0" w:color="auto" w:frame="1"/>
          <w:lang w:eastAsia="en-IN"/>
        </w:rPr>
        <w:t>) &amp;&amp; password.equals(</w:t>
      </w:r>
      <w:r w:rsidRPr="00BA33AC">
        <w:rPr>
          <w:rFonts w:ascii="inherit" w:eastAsia="Times New Roman" w:hAnsi="inherit" w:cs="Courier New"/>
          <w:color w:val="7D2727"/>
          <w:sz w:val="20"/>
          <w:szCs w:val="20"/>
          <w:bdr w:val="none" w:sz="0" w:space="0" w:color="auto" w:frame="1"/>
          <w:lang w:eastAsia="en-IN"/>
        </w:rPr>
        <w:t>"superpassword"</w:t>
      </w:r>
      <w:r w:rsidRPr="00BA33AC">
        <w:rPr>
          <w:rFonts w:ascii="inherit" w:eastAsia="Times New Roman" w:hAnsi="inherit" w:cs="Courier New"/>
          <w:color w:val="303336"/>
          <w:sz w:val="20"/>
          <w:szCs w:val="20"/>
          <w:bdr w:val="none" w:sz="0" w:space="0" w:color="auto" w:frame="1"/>
          <w:lang w:eastAsia="en-IN"/>
        </w:rPr>
        <w:t>))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return</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"Valid User :"</w:t>
      </w:r>
      <w:r w:rsidRPr="00BA33AC">
        <w:rPr>
          <w:rFonts w:ascii="inherit" w:eastAsia="Times New Roman" w:hAnsi="inherit" w:cs="Courier New"/>
          <w:color w:val="303336"/>
          <w:sz w:val="20"/>
          <w:szCs w:val="20"/>
          <w:bdr w:val="none" w:sz="0" w:space="0" w:color="auto" w:frame="1"/>
          <w:lang w:eastAsia="en-IN"/>
        </w:rPr>
        <w:t>+str;</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 </w:t>
      </w:r>
      <w:r w:rsidRPr="00BA33AC">
        <w:rPr>
          <w:rFonts w:ascii="inherit" w:eastAsia="Times New Roman" w:hAnsi="inherit" w:cs="Courier New"/>
          <w:color w:val="101094"/>
          <w:sz w:val="20"/>
          <w:szCs w:val="20"/>
          <w:bdr w:val="none" w:sz="0" w:space="0" w:color="auto" w:frame="1"/>
          <w:lang w:eastAsia="en-IN"/>
        </w:rPr>
        <w:t>else</w:t>
      </w: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return</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"Unknown User!"</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IN"/>
        </w:rPr>
      </w:pP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spacing w:after="240" w:line="240" w:lineRule="auto"/>
        <w:textAlignment w:val="baseline"/>
        <w:rPr>
          <w:rFonts w:ascii="inherit" w:eastAsia="Times New Roman" w:hAnsi="inherit" w:cs="Arial"/>
          <w:color w:val="242729"/>
          <w:sz w:val="23"/>
          <w:szCs w:val="23"/>
          <w:lang w:eastAsia="en-IN"/>
        </w:rPr>
      </w:pPr>
      <w:r w:rsidRPr="00BA33AC">
        <w:rPr>
          <w:rFonts w:ascii="inherit" w:eastAsia="Times New Roman" w:hAnsi="inherit" w:cs="Arial"/>
          <w:color w:val="242729"/>
          <w:sz w:val="23"/>
          <w:szCs w:val="23"/>
          <w:lang w:eastAsia="en-IN"/>
        </w:rPr>
        <w:t>WebServiceClient.java</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package</w:t>
      </w:r>
      <w:r w:rsidRPr="00BA33AC">
        <w:rPr>
          <w:rFonts w:ascii="inherit" w:eastAsia="Times New Roman" w:hAnsi="inherit" w:cs="Courier New"/>
          <w:color w:val="303336"/>
          <w:sz w:val="20"/>
          <w:szCs w:val="20"/>
          <w:bdr w:val="none" w:sz="0" w:space="0" w:color="auto" w:frame="1"/>
          <w:lang w:eastAsia="en-IN"/>
        </w:rPr>
        <w:t xml:space="preserve"> com.javacodegeeks.enterprise.ws.client;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java.net.URL;</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java.util.</w:t>
      </w:r>
      <w:r w:rsidRPr="00BA33AC">
        <w:rPr>
          <w:rFonts w:ascii="inherit" w:eastAsia="Times New Roman" w:hAnsi="inherit" w:cs="Courier New"/>
          <w:color w:val="2B91AF"/>
          <w:sz w:val="20"/>
          <w:szCs w:val="20"/>
          <w:bdr w:val="none" w:sz="0" w:space="0" w:color="auto" w:frame="1"/>
          <w:lang w:eastAsia="en-IN"/>
        </w:rPr>
        <w:t>Collections</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java.util.</w:t>
      </w:r>
      <w:r w:rsidRPr="00BA33AC">
        <w:rPr>
          <w:rFonts w:ascii="inherit" w:eastAsia="Times New Roman" w:hAnsi="inherit" w:cs="Courier New"/>
          <w:color w:val="2B91AF"/>
          <w:sz w:val="20"/>
          <w:szCs w:val="20"/>
          <w:bdr w:val="none" w:sz="0" w:space="0" w:color="auto" w:frame="1"/>
          <w:lang w:eastAsia="en-IN"/>
        </w:rPr>
        <w:t>HashMap</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java.util.</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java.util.</w:t>
      </w:r>
      <w:r w:rsidRPr="00BA33AC">
        <w:rPr>
          <w:rFonts w:ascii="inherit" w:eastAsia="Times New Roman" w:hAnsi="inherit" w:cs="Courier New"/>
          <w:color w:val="2B91AF"/>
          <w:sz w:val="20"/>
          <w:szCs w:val="20"/>
          <w:bdr w:val="none" w:sz="0" w:space="0" w:color="auto" w:frame="1"/>
          <w:lang w:eastAsia="en-IN"/>
        </w:rPr>
        <w:t>Map</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javax.xml.namespace.</w:t>
      </w:r>
      <w:r w:rsidRPr="00BA33AC">
        <w:rPr>
          <w:rFonts w:ascii="inherit" w:eastAsia="Times New Roman" w:hAnsi="inherit" w:cs="Courier New"/>
          <w:color w:val="2B91AF"/>
          <w:sz w:val="20"/>
          <w:szCs w:val="20"/>
          <w:bdr w:val="none" w:sz="0" w:space="0" w:color="auto" w:frame="1"/>
          <w:lang w:eastAsia="en-IN"/>
        </w:rPr>
        <w:t>QName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javax.xml.ws.</w:t>
      </w:r>
      <w:r w:rsidRPr="00BA33AC">
        <w:rPr>
          <w:rFonts w:ascii="inherit" w:eastAsia="Times New Roman" w:hAnsi="inherit" w:cs="Courier New"/>
          <w:color w:val="2B91AF"/>
          <w:sz w:val="20"/>
          <w:szCs w:val="20"/>
          <w:bdr w:val="none" w:sz="0" w:space="0" w:color="auto" w:frame="1"/>
          <w:lang w:eastAsia="en-IN"/>
        </w:rPr>
        <w:t>BindingProvider</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javax.xml.ws.</w:t>
      </w:r>
      <w:r w:rsidRPr="00BA33AC">
        <w:rPr>
          <w:rFonts w:ascii="inherit" w:eastAsia="Times New Roman" w:hAnsi="inherit" w:cs="Courier New"/>
          <w:color w:val="2B91AF"/>
          <w:sz w:val="20"/>
          <w:szCs w:val="20"/>
          <w:bdr w:val="none" w:sz="0" w:space="0" w:color="auto" w:frame="1"/>
          <w:lang w:eastAsia="en-IN"/>
        </w:rPr>
        <w:t>Service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javax.xml.ws.handler.</w:t>
      </w:r>
      <w:r w:rsidRPr="00BA33AC">
        <w:rPr>
          <w:rFonts w:ascii="inherit" w:eastAsia="Times New Roman" w:hAnsi="inherit" w:cs="Courier New"/>
          <w:color w:val="2B91AF"/>
          <w:sz w:val="20"/>
          <w:szCs w:val="20"/>
          <w:bdr w:val="none" w:sz="0" w:space="0" w:color="auto" w:frame="1"/>
          <w:lang w:eastAsia="en-IN"/>
        </w:rPr>
        <w:t>MessageContext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import</w:t>
      </w:r>
      <w:r w:rsidRPr="00BA33AC">
        <w:rPr>
          <w:rFonts w:ascii="inherit" w:eastAsia="Times New Roman" w:hAnsi="inherit" w:cs="Courier New"/>
          <w:color w:val="303336"/>
          <w:sz w:val="20"/>
          <w:szCs w:val="20"/>
          <w:bdr w:val="none" w:sz="0" w:space="0" w:color="auto" w:frame="1"/>
          <w:lang w:eastAsia="en-IN"/>
        </w:rPr>
        <w:t xml:space="preserve"> com.javacodegeeks.enterprise.ws.</w:t>
      </w:r>
      <w:r w:rsidRPr="00BA33AC">
        <w:rPr>
          <w:rFonts w:ascii="inherit" w:eastAsia="Times New Roman" w:hAnsi="inherit" w:cs="Courier New"/>
          <w:color w:val="2B91AF"/>
          <w:sz w:val="20"/>
          <w:szCs w:val="20"/>
          <w:bdr w:val="none" w:sz="0" w:space="0" w:color="auto" w:frame="1"/>
          <w:lang w:eastAsia="en-IN"/>
        </w:rPr>
        <w:t>WebServiceInterface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101094"/>
          <w:sz w:val="20"/>
          <w:szCs w:val="20"/>
          <w:bdr w:val="none" w:sz="0" w:space="0" w:color="auto" w:frame="1"/>
          <w:lang w:eastAsia="en-IN"/>
        </w:rPr>
        <w:t>public</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class</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WebServiceClient</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public</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static</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101094"/>
          <w:sz w:val="20"/>
          <w:szCs w:val="20"/>
          <w:bdr w:val="none" w:sz="0" w:space="0" w:color="auto" w:frame="1"/>
          <w:lang w:eastAsia="en-IN"/>
        </w:rPr>
        <w:t>void</w:t>
      </w:r>
      <w:r w:rsidRPr="00BA33AC">
        <w:rPr>
          <w:rFonts w:ascii="inherit" w:eastAsia="Times New Roman" w:hAnsi="inherit" w:cs="Courier New"/>
          <w:color w:val="303336"/>
          <w:sz w:val="20"/>
          <w:szCs w:val="20"/>
          <w:bdr w:val="none" w:sz="0" w:space="0" w:color="auto" w:frame="1"/>
          <w:lang w:eastAsia="en-IN"/>
        </w:rPr>
        <w:t xml:space="preserve"> main(</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args) </w:t>
      </w:r>
      <w:r w:rsidRPr="00BA33AC">
        <w:rPr>
          <w:rFonts w:ascii="inherit" w:eastAsia="Times New Roman" w:hAnsi="inherit" w:cs="Courier New"/>
          <w:color w:val="101094"/>
          <w:sz w:val="20"/>
          <w:szCs w:val="20"/>
          <w:bdr w:val="none" w:sz="0" w:space="0" w:color="auto" w:frame="1"/>
          <w:lang w:eastAsia="en-IN"/>
        </w:rPr>
        <w:t>throws</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Exception</w:t>
      </w: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URL wsdlUrl = </w:t>
      </w:r>
      <w:r w:rsidRPr="00BA33AC">
        <w:rPr>
          <w:rFonts w:ascii="inherit" w:eastAsia="Times New Roman" w:hAnsi="inherit" w:cs="Courier New"/>
          <w:color w:val="101094"/>
          <w:sz w:val="20"/>
          <w:szCs w:val="20"/>
          <w:bdr w:val="none" w:sz="0" w:space="0" w:color="auto" w:frame="1"/>
          <w:lang w:eastAsia="en-IN"/>
        </w:rPr>
        <w:t>new</w:t>
      </w:r>
      <w:r w:rsidRPr="00BA33AC">
        <w:rPr>
          <w:rFonts w:ascii="inherit" w:eastAsia="Times New Roman" w:hAnsi="inherit" w:cs="Courier New"/>
          <w:color w:val="303336"/>
          <w:sz w:val="20"/>
          <w:szCs w:val="20"/>
          <w:bdr w:val="none" w:sz="0" w:space="0" w:color="auto" w:frame="1"/>
          <w:lang w:eastAsia="en-IN"/>
        </w:rPr>
        <w:t xml:space="preserve"> URL(</w:t>
      </w:r>
      <w:r w:rsidRPr="00BA33AC">
        <w:rPr>
          <w:rFonts w:ascii="inherit" w:eastAsia="Times New Roman" w:hAnsi="inherit" w:cs="Courier New"/>
          <w:color w:val="7D2727"/>
          <w:sz w:val="20"/>
          <w:szCs w:val="20"/>
          <w:bdr w:val="none" w:sz="0" w:space="0" w:color="auto" w:frame="1"/>
          <w:lang w:eastAsia="en-IN"/>
        </w:rPr>
        <w:t>"http://localhost:8888/webservice/helloworld?wsdl"</w:t>
      </w:r>
      <w:r w:rsidRPr="00BA33AC">
        <w:rPr>
          <w:rFonts w:ascii="inherit" w:eastAsia="Times New Roman" w:hAnsi="inherit" w:cs="Courier New"/>
          <w:color w:val="303336"/>
          <w:sz w:val="20"/>
          <w:szCs w:val="20"/>
          <w:bdr w:val="none" w:sz="0" w:space="0" w:color="auto" w:frame="1"/>
          <w:lang w:eastAsia="en-IN"/>
        </w:rPr>
        <w:t xml:space="preserv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858C93"/>
          <w:sz w:val="20"/>
          <w:szCs w:val="20"/>
          <w:bdr w:val="none" w:sz="0" w:space="0" w:color="auto" w:frame="1"/>
          <w:lang w:eastAsia="en-IN"/>
        </w:rPr>
        <w:t>//qualifier name ...</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QName</w:t>
      </w:r>
      <w:r w:rsidRPr="00BA33AC">
        <w:rPr>
          <w:rFonts w:ascii="inherit" w:eastAsia="Times New Roman" w:hAnsi="inherit" w:cs="Courier New"/>
          <w:color w:val="303336"/>
          <w:sz w:val="20"/>
          <w:szCs w:val="20"/>
          <w:bdr w:val="none" w:sz="0" w:space="0" w:color="auto" w:frame="1"/>
          <w:lang w:eastAsia="en-IN"/>
        </w:rPr>
        <w:t xml:space="preserve"> qname = </w:t>
      </w:r>
      <w:r w:rsidRPr="00BA33AC">
        <w:rPr>
          <w:rFonts w:ascii="inherit" w:eastAsia="Times New Roman" w:hAnsi="inherit" w:cs="Courier New"/>
          <w:color w:val="101094"/>
          <w:sz w:val="20"/>
          <w:szCs w:val="20"/>
          <w:bdr w:val="none" w:sz="0" w:space="0" w:color="auto" w:frame="1"/>
          <w:lang w:eastAsia="en-IN"/>
        </w:rPr>
        <w:t>new</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QName</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7D2727"/>
          <w:sz w:val="20"/>
          <w:szCs w:val="20"/>
          <w:bdr w:val="none" w:sz="0" w:space="0" w:color="auto" w:frame="1"/>
          <w:lang w:eastAsia="en-IN"/>
        </w:rPr>
        <w:t>"http://ws.enterprise.javacodegeeks.com/"</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7D2727"/>
          <w:sz w:val="20"/>
          <w:szCs w:val="20"/>
          <w:bdr w:val="none" w:sz="0" w:space="0" w:color="auto" w:frame="1"/>
          <w:lang w:eastAsia="en-IN"/>
        </w:rPr>
        <w:t>"WebServiceImplService"</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Service</w:t>
      </w:r>
      <w:r w:rsidRPr="00BA33AC">
        <w:rPr>
          <w:rFonts w:ascii="inherit" w:eastAsia="Times New Roman" w:hAnsi="inherit" w:cs="Courier New"/>
          <w:color w:val="303336"/>
          <w:sz w:val="20"/>
          <w:szCs w:val="20"/>
          <w:bdr w:val="none" w:sz="0" w:space="0" w:color="auto" w:frame="1"/>
          <w:lang w:eastAsia="en-IN"/>
        </w:rPr>
        <w:t xml:space="preserve"> service = </w:t>
      </w:r>
      <w:r w:rsidRPr="00BA33AC">
        <w:rPr>
          <w:rFonts w:ascii="inherit" w:eastAsia="Times New Roman" w:hAnsi="inherit" w:cs="Courier New"/>
          <w:color w:val="2B91AF"/>
          <w:sz w:val="20"/>
          <w:szCs w:val="20"/>
          <w:bdr w:val="none" w:sz="0" w:space="0" w:color="auto" w:frame="1"/>
          <w:lang w:eastAsia="en-IN"/>
        </w:rPr>
        <w:t>Service</w:t>
      </w:r>
      <w:r w:rsidRPr="00BA33AC">
        <w:rPr>
          <w:rFonts w:ascii="inherit" w:eastAsia="Times New Roman" w:hAnsi="inherit" w:cs="Courier New"/>
          <w:color w:val="303336"/>
          <w:sz w:val="20"/>
          <w:szCs w:val="20"/>
          <w:bdr w:val="none" w:sz="0" w:space="0" w:color="auto" w:frame="1"/>
          <w:lang w:eastAsia="en-IN"/>
        </w:rPr>
        <w:t>.create(wsdlUrl, qname);</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WebServiceInterface</w:t>
      </w:r>
      <w:r w:rsidRPr="00BA33AC">
        <w:rPr>
          <w:rFonts w:ascii="inherit" w:eastAsia="Times New Roman" w:hAnsi="inherit" w:cs="Courier New"/>
          <w:color w:val="303336"/>
          <w:sz w:val="20"/>
          <w:szCs w:val="20"/>
          <w:bdr w:val="none" w:sz="0" w:space="0" w:color="auto" w:frame="1"/>
          <w:lang w:eastAsia="en-IN"/>
        </w:rPr>
        <w:t xml:space="preserve"> sayHello = service.getPort(</w:t>
      </w:r>
      <w:r w:rsidRPr="00BA33AC">
        <w:rPr>
          <w:rFonts w:ascii="inherit" w:eastAsia="Times New Roman" w:hAnsi="inherit" w:cs="Courier New"/>
          <w:color w:val="2B91AF"/>
          <w:sz w:val="20"/>
          <w:szCs w:val="20"/>
          <w:bdr w:val="none" w:sz="0" w:space="0" w:color="auto" w:frame="1"/>
          <w:lang w:eastAsia="en-IN"/>
        </w:rPr>
        <w:t>WebServiceInterface</w:t>
      </w:r>
      <w:r w:rsidRPr="00BA33AC">
        <w:rPr>
          <w:rFonts w:ascii="inherit" w:eastAsia="Times New Roman" w:hAnsi="inherit" w:cs="Courier New"/>
          <w:color w:val="303336"/>
          <w:sz w:val="20"/>
          <w:szCs w:val="20"/>
          <w:bdr w:val="none" w:sz="0" w:space="0" w:color="auto" w:frame="1"/>
          <w:lang w:eastAsia="en-IN"/>
        </w:rPr>
        <w:t>.</w:t>
      </w:r>
      <w:r w:rsidRPr="00BA33AC">
        <w:rPr>
          <w:rFonts w:ascii="inherit" w:eastAsia="Times New Roman" w:hAnsi="inherit" w:cs="Courier New"/>
          <w:color w:val="101094"/>
          <w:sz w:val="20"/>
          <w:szCs w:val="20"/>
          <w:bdr w:val="none" w:sz="0" w:space="0" w:color="auto" w:frame="1"/>
          <w:lang w:eastAsia="en-IN"/>
        </w:rPr>
        <w:t>class</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Map</w:t>
      </w:r>
      <w:r w:rsidRPr="00BA33AC">
        <w:rPr>
          <w:rFonts w:ascii="inherit" w:eastAsia="Times New Roman" w:hAnsi="inherit" w:cs="Courier New"/>
          <w:color w:val="303336"/>
          <w:sz w:val="20"/>
          <w:szCs w:val="20"/>
          <w:bdr w:val="none" w:sz="0" w:space="0" w:color="auto" w:frame="1"/>
          <w:lang w:eastAsia="en-IN"/>
        </w:rPr>
        <w:t>&lt;</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Object</w:t>
      </w:r>
      <w:r w:rsidRPr="00BA33AC">
        <w:rPr>
          <w:rFonts w:ascii="inherit" w:eastAsia="Times New Roman" w:hAnsi="inherit" w:cs="Courier New"/>
          <w:color w:val="303336"/>
          <w:sz w:val="20"/>
          <w:szCs w:val="20"/>
          <w:bdr w:val="none" w:sz="0" w:space="0" w:color="auto" w:frame="1"/>
          <w:lang w:eastAsia="en-IN"/>
        </w:rPr>
        <w:t>&gt; requestContext = ((</w:t>
      </w:r>
      <w:r w:rsidRPr="00BA33AC">
        <w:rPr>
          <w:rFonts w:ascii="inherit" w:eastAsia="Times New Roman" w:hAnsi="inherit" w:cs="Courier New"/>
          <w:color w:val="2B91AF"/>
          <w:sz w:val="20"/>
          <w:szCs w:val="20"/>
          <w:bdr w:val="none" w:sz="0" w:space="0" w:color="auto" w:frame="1"/>
          <w:lang w:eastAsia="en-IN"/>
        </w:rPr>
        <w:t>BindingProvider</w:t>
      </w:r>
      <w:r w:rsidRPr="00BA33AC">
        <w:rPr>
          <w:rFonts w:ascii="inherit" w:eastAsia="Times New Roman" w:hAnsi="inherit" w:cs="Courier New"/>
          <w:color w:val="303336"/>
          <w:sz w:val="20"/>
          <w:szCs w:val="20"/>
          <w:bdr w:val="none" w:sz="0" w:space="0" w:color="auto" w:frame="1"/>
          <w:lang w:eastAsia="en-IN"/>
        </w:rPr>
        <w:t>)sayHello).getRequestContext();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requestContext.put(</w:t>
      </w:r>
      <w:r w:rsidRPr="00BA33AC">
        <w:rPr>
          <w:rFonts w:ascii="inherit" w:eastAsia="Times New Roman" w:hAnsi="inherit" w:cs="Courier New"/>
          <w:color w:val="2B91AF"/>
          <w:sz w:val="20"/>
          <w:szCs w:val="20"/>
          <w:bdr w:val="none" w:sz="0" w:space="0" w:color="auto" w:frame="1"/>
          <w:lang w:eastAsia="en-IN"/>
        </w:rPr>
        <w:t>BindingProvider</w:t>
      </w:r>
      <w:r w:rsidRPr="00BA33AC">
        <w:rPr>
          <w:rFonts w:ascii="inherit" w:eastAsia="Times New Roman" w:hAnsi="inherit" w:cs="Courier New"/>
          <w:color w:val="303336"/>
          <w:sz w:val="20"/>
          <w:szCs w:val="20"/>
          <w:bdr w:val="none" w:sz="0" w:space="0" w:color="auto" w:frame="1"/>
          <w:lang w:eastAsia="en-IN"/>
        </w:rPr>
        <w:t xml:space="preserve">.ENDPOINT_ADDRESS_PROPERTY, </w:t>
      </w:r>
      <w:r w:rsidRPr="00BA33AC">
        <w:rPr>
          <w:rFonts w:ascii="inherit" w:eastAsia="Times New Roman" w:hAnsi="inherit" w:cs="Courier New"/>
          <w:color w:val="7D2727"/>
          <w:sz w:val="20"/>
          <w:szCs w:val="20"/>
          <w:bdr w:val="none" w:sz="0" w:space="0" w:color="auto" w:frame="1"/>
          <w:lang w:eastAsia="en-IN"/>
        </w:rPr>
        <w:t>"http://localhost:8888/webservice/helloworld?wsdl"</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Map</w:t>
      </w:r>
      <w:r w:rsidRPr="00BA33AC">
        <w:rPr>
          <w:rFonts w:ascii="inherit" w:eastAsia="Times New Roman" w:hAnsi="inherit" w:cs="Courier New"/>
          <w:color w:val="303336"/>
          <w:sz w:val="20"/>
          <w:szCs w:val="20"/>
          <w:bdr w:val="none" w:sz="0" w:space="0" w:color="auto" w:frame="1"/>
          <w:lang w:eastAsia="en-IN"/>
        </w:rPr>
        <w:t>&lt;</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&lt;</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&gt;&gt; requestHeaders = </w:t>
      </w:r>
      <w:r w:rsidRPr="00BA33AC">
        <w:rPr>
          <w:rFonts w:ascii="inherit" w:eastAsia="Times New Roman" w:hAnsi="inherit" w:cs="Courier New"/>
          <w:color w:val="101094"/>
          <w:sz w:val="20"/>
          <w:szCs w:val="20"/>
          <w:bdr w:val="none" w:sz="0" w:space="0" w:color="auto" w:frame="1"/>
          <w:lang w:eastAsia="en-IN"/>
        </w:rPr>
        <w:t>new</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HashMap</w:t>
      </w:r>
      <w:r w:rsidRPr="00BA33AC">
        <w:rPr>
          <w:rFonts w:ascii="inherit" w:eastAsia="Times New Roman" w:hAnsi="inherit" w:cs="Courier New"/>
          <w:color w:val="303336"/>
          <w:sz w:val="20"/>
          <w:szCs w:val="20"/>
          <w:bdr w:val="none" w:sz="0" w:space="0" w:color="auto" w:frame="1"/>
          <w:lang w:eastAsia="en-IN"/>
        </w:rPr>
        <w:t>&lt;</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List</w:t>
      </w:r>
      <w:r w:rsidRPr="00BA33AC">
        <w:rPr>
          <w:rFonts w:ascii="inherit" w:eastAsia="Times New Roman" w:hAnsi="inherit" w:cs="Courier New"/>
          <w:color w:val="303336"/>
          <w:sz w:val="20"/>
          <w:szCs w:val="20"/>
          <w:bdr w:val="none" w:sz="0" w:space="0" w:color="auto" w:frame="1"/>
          <w:lang w:eastAsia="en-IN"/>
        </w:rPr>
        <w:t>&lt;</w:t>
      </w:r>
      <w:r w:rsidRPr="00BA33AC">
        <w:rPr>
          <w:rFonts w:ascii="inherit" w:eastAsia="Times New Roman" w:hAnsi="inherit" w:cs="Courier New"/>
          <w:color w:val="2B91AF"/>
          <w:sz w:val="20"/>
          <w:szCs w:val="20"/>
          <w:bdr w:val="none" w:sz="0" w:space="0" w:color="auto" w:frame="1"/>
          <w:lang w:eastAsia="en-IN"/>
        </w:rPr>
        <w:t>String</w:t>
      </w:r>
      <w:r w:rsidRPr="00BA33AC">
        <w:rPr>
          <w:rFonts w:ascii="inherit" w:eastAsia="Times New Roman" w:hAnsi="inherit" w:cs="Courier New"/>
          <w:color w:val="303336"/>
          <w:sz w:val="20"/>
          <w:szCs w:val="20"/>
          <w:bdr w:val="none" w:sz="0" w:space="0" w:color="auto" w:frame="1"/>
          <w:lang w:eastAsia="en-IN"/>
        </w:rPr>
        <w:t>&gt;&gt;();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requestHeaders.put(</w:t>
      </w:r>
      <w:r w:rsidRPr="00BA33AC">
        <w:rPr>
          <w:rFonts w:ascii="inherit" w:eastAsia="Times New Roman" w:hAnsi="inherit" w:cs="Courier New"/>
          <w:color w:val="7D2727"/>
          <w:sz w:val="20"/>
          <w:szCs w:val="20"/>
          <w:bdr w:val="none" w:sz="0" w:space="0" w:color="auto" w:frame="1"/>
          <w:lang w:eastAsia="en-IN"/>
        </w:rPr>
        <w:t>"username"</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Collections</w:t>
      </w:r>
      <w:r w:rsidRPr="00BA33AC">
        <w:rPr>
          <w:rFonts w:ascii="inherit" w:eastAsia="Times New Roman" w:hAnsi="inherit" w:cs="Courier New"/>
          <w:color w:val="303336"/>
          <w:sz w:val="20"/>
          <w:szCs w:val="20"/>
          <w:bdr w:val="none" w:sz="0" w:space="0" w:color="auto" w:frame="1"/>
          <w:lang w:eastAsia="en-IN"/>
        </w:rPr>
        <w:t>.singletonList(</w:t>
      </w:r>
      <w:r w:rsidRPr="00BA33AC">
        <w:rPr>
          <w:rFonts w:ascii="inherit" w:eastAsia="Times New Roman" w:hAnsi="inherit" w:cs="Courier New"/>
          <w:color w:val="7D2727"/>
          <w:sz w:val="20"/>
          <w:szCs w:val="20"/>
          <w:bdr w:val="none" w:sz="0" w:space="0" w:color="auto" w:frame="1"/>
          <w:lang w:eastAsia="en-IN"/>
        </w:rPr>
        <w:t>"nikos"</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requestHeaders.put(</w:t>
      </w:r>
      <w:r w:rsidRPr="00BA33AC">
        <w:rPr>
          <w:rFonts w:ascii="inherit" w:eastAsia="Times New Roman" w:hAnsi="inherit" w:cs="Courier New"/>
          <w:color w:val="7D2727"/>
          <w:sz w:val="20"/>
          <w:szCs w:val="20"/>
          <w:bdr w:val="none" w:sz="0" w:space="0" w:color="auto" w:frame="1"/>
          <w:lang w:eastAsia="en-IN"/>
        </w:rPr>
        <w:t>"Password"</w:t>
      </w: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Collections</w:t>
      </w:r>
      <w:r w:rsidRPr="00BA33AC">
        <w:rPr>
          <w:rFonts w:ascii="inherit" w:eastAsia="Times New Roman" w:hAnsi="inherit" w:cs="Courier New"/>
          <w:color w:val="303336"/>
          <w:sz w:val="20"/>
          <w:szCs w:val="20"/>
          <w:bdr w:val="none" w:sz="0" w:space="0" w:color="auto" w:frame="1"/>
          <w:lang w:eastAsia="en-IN"/>
        </w:rPr>
        <w:t>.singletonList(</w:t>
      </w:r>
      <w:r w:rsidRPr="00BA33AC">
        <w:rPr>
          <w:rFonts w:ascii="inherit" w:eastAsia="Times New Roman" w:hAnsi="inherit" w:cs="Courier New"/>
          <w:color w:val="7D2727"/>
          <w:sz w:val="20"/>
          <w:szCs w:val="20"/>
          <w:bdr w:val="none" w:sz="0" w:space="0" w:color="auto" w:frame="1"/>
          <w:lang w:eastAsia="en-IN"/>
        </w:rPr>
        <w:t>"superpassword"</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requestContext.put(</w:t>
      </w:r>
      <w:r w:rsidRPr="00BA33AC">
        <w:rPr>
          <w:rFonts w:ascii="inherit" w:eastAsia="Times New Roman" w:hAnsi="inherit" w:cs="Courier New"/>
          <w:color w:val="2B91AF"/>
          <w:sz w:val="20"/>
          <w:szCs w:val="20"/>
          <w:bdr w:val="none" w:sz="0" w:space="0" w:color="auto" w:frame="1"/>
          <w:lang w:eastAsia="en-IN"/>
        </w:rPr>
        <w:t>MessageContext</w:t>
      </w:r>
      <w:r w:rsidRPr="00BA33AC">
        <w:rPr>
          <w:rFonts w:ascii="inherit" w:eastAsia="Times New Roman" w:hAnsi="inherit" w:cs="Courier New"/>
          <w:color w:val="303336"/>
          <w:sz w:val="20"/>
          <w:szCs w:val="20"/>
          <w:bdr w:val="none" w:sz="0" w:space="0" w:color="auto" w:frame="1"/>
          <w:lang w:eastAsia="en-IN"/>
        </w:rPr>
        <w:t>.HTTP_REQUEST_HEADERS, requestHeaders);</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r w:rsidRPr="00BA33AC">
        <w:rPr>
          <w:rFonts w:ascii="inherit" w:eastAsia="Times New Roman" w:hAnsi="inherit" w:cs="Courier New"/>
          <w:color w:val="303336"/>
          <w:sz w:val="20"/>
          <w:szCs w:val="20"/>
          <w:bdr w:val="none" w:sz="0" w:space="0" w:color="auto" w:frame="1"/>
          <w:lang w:eastAsia="en-IN"/>
        </w:rPr>
        <w:t xml:space="preserve">        </w:t>
      </w:r>
      <w:r w:rsidRPr="00BA33AC">
        <w:rPr>
          <w:rFonts w:ascii="inherit" w:eastAsia="Times New Roman" w:hAnsi="inherit" w:cs="Courier New"/>
          <w:color w:val="2B91AF"/>
          <w:sz w:val="20"/>
          <w:szCs w:val="20"/>
          <w:bdr w:val="none" w:sz="0" w:space="0" w:color="auto" w:frame="1"/>
          <w:lang w:eastAsia="en-IN"/>
        </w:rPr>
        <w:t>System</w:t>
      </w:r>
      <w:r w:rsidRPr="00BA33AC">
        <w:rPr>
          <w:rFonts w:ascii="inherit" w:eastAsia="Times New Roman" w:hAnsi="inherit" w:cs="Courier New"/>
          <w:color w:val="303336"/>
          <w:sz w:val="20"/>
          <w:szCs w:val="20"/>
          <w:bdr w:val="none" w:sz="0" w:space="0" w:color="auto" w:frame="1"/>
          <w:lang w:eastAsia="en-IN"/>
        </w:rPr>
        <w:t>.out.println(sayHello.getHelloWorldAsString(</w:t>
      </w:r>
      <w:r w:rsidRPr="00BA33AC">
        <w:rPr>
          <w:rFonts w:ascii="inherit" w:eastAsia="Times New Roman" w:hAnsi="inherit" w:cs="Courier New"/>
          <w:color w:val="7D2727"/>
          <w:sz w:val="20"/>
          <w:szCs w:val="20"/>
          <w:bdr w:val="none" w:sz="0" w:space="0" w:color="auto" w:frame="1"/>
          <w:lang w:eastAsia="en-IN"/>
        </w:rPr>
        <w:t>"- This is Java Code Geeks"</w:t>
      </w:r>
      <w:r w:rsidRPr="00BA33AC">
        <w:rPr>
          <w:rFonts w:ascii="inherit" w:eastAsia="Times New Roman" w:hAnsi="inherit" w:cs="Courier New"/>
          <w:color w:val="303336"/>
          <w:sz w:val="20"/>
          <w:szCs w:val="20"/>
          <w:bdr w:val="none" w:sz="0" w:space="0" w:color="auto" w:frame="1"/>
          <w:lang w:eastAsia="en-IN"/>
        </w:rPr>
        <w:t>));</w:t>
      </w: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en-IN"/>
        </w:rPr>
      </w:pPr>
    </w:p>
    <w:p w:rsidR="00BA33AC" w:rsidRPr="00BA33AC" w:rsidRDefault="00BA33AC" w:rsidP="00BA33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n-IN"/>
        </w:rPr>
      </w:pPr>
      <w:r w:rsidRPr="00BA33AC">
        <w:rPr>
          <w:rFonts w:ascii="inherit" w:eastAsia="Times New Roman" w:hAnsi="inherit" w:cs="Courier New"/>
          <w:color w:val="303336"/>
          <w:sz w:val="20"/>
          <w:szCs w:val="20"/>
          <w:bdr w:val="none" w:sz="0" w:space="0" w:color="auto" w:frame="1"/>
          <w:lang w:eastAsia="en-IN"/>
        </w:rPr>
        <w:t xml:space="preserve">    }</w:t>
      </w:r>
    </w:p>
    <w:p w:rsidR="002E3E77" w:rsidRDefault="002E3E77"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77.What is WSDL? And what are sections are there in WSDL document?</w:t>
      </w:r>
    </w:p>
    <w:p w:rsidR="00A231CE" w:rsidRDefault="00A231CE" w:rsidP="000D0BD4">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WSDL</w:t>
      </w:r>
      <w:r>
        <w:rPr>
          <w:rFonts w:ascii="Arial" w:hAnsi="Arial" w:cs="Arial"/>
          <w:color w:val="222222"/>
          <w:shd w:val="clear" w:color="auto" w:fill="FFFFFF"/>
        </w:rPr>
        <w:t>, or Web Service Description Language, is an XML based definition language. It's used for describing the functionality of a SOAP based web service. </w:t>
      </w:r>
      <w:r>
        <w:rPr>
          <w:rFonts w:ascii="Arial" w:hAnsi="Arial" w:cs="Arial"/>
          <w:b/>
          <w:bCs/>
          <w:color w:val="222222"/>
          <w:shd w:val="clear" w:color="auto" w:fill="FFFFFF"/>
        </w:rPr>
        <w:t>WSDL</w:t>
      </w:r>
      <w:r>
        <w:rPr>
          <w:rFonts w:ascii="Arial" w:hAnsi="Arial" w:cs="Arial"/>
          <w:color w:val="222222"/>
          <w:shd w:val="clear" w:color="auto" w:fill="FFFFFF"/>
        </w:rPr>
        <w:t> files are central to testing SOAP-based services. SoapUI uses </w:t>
      </w:r>
      <w:r>
        <w:rPr>
          <w:rFonts w:ascii="Arial" w:hAnsi="Arial" w:cs="Arial"/>
          <w:b/>
          <w:bCs/>
          <w:color w:val="222222"/>
          <w:shd w:val="clear" w:color="auto" w:fill="FFFFFF"/>
        </w:rPr>
        <w:t>WSDL</w:t>
      </w:r>
      <w:r>
        <w:rPr>
          <w:rFonts w:ascii="Arial" w:hAnsi="Arial" w:cs="Arial"/>
          <w:color w:val="222222"/>
          <w:shd w:val="clear" w:color="auto" w:fill="FFFFFF"/>
        </w:rPr>
        <w:t> files to generate test requests, assertions and mock services.</w:t>
      </w:r>
    </w:p>
    <w:p w:rsidR="00A231CE" w:rsidRDefault="00A231CE" w:rsidP="000D0BD4">
      <w:pPr>
        <w:pStyle w:val="NormalWeb"/>
        <w:shd w:val="clear" w:color="auto" w:fill="FFFFFF"/>
        <w:spacing w:before="90" w:beforeAutospacing="0" w:after="90" w:afterAutospacing="0"/>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WSDL: WSDL tells about the functions that you can implement or exposed to the client. For example: add, delete, subtract and so on.</w:t>
      </w:r>
    </w:p>
    <w:p w:rsidR="00A231CE" w:rsidRDefault="00A231CE" w:rsidP="000D0BD4">
      <w:pPr>
        <w:pStyle w:val="NormalWeb"/>
        <w:shd w:val="clear" w:color="auto" w:fill="FFFFFF"/>
        <w:spacing w:before="90" w:beforeAutospacing="0" w:after="90" w:afterAutospacing="0"/>
        <w:rPr>
          <w:rFonts w:ascii="Arial" w:hAnsi="Arial" w:cs="Arial"/>
          <w:color w:val="242729"/>
          <w:sz w:val="23"/>
          <w:szCs w:val="23"/>
          <w:shd w:val="clear" w:color="auto" w:fill="FFFFFF"/>
        </w:rPr>
      </w:pPr>
      <w:r>
        <w:rPr>
          <w:rStyle w:val="Strong"/>
          <w:rFonts w:ascii="Arial" w:hAnsi="Arial" w:cs="Arial"/>
          <w:color w:val="242729"/>
          <w:sz w:val="23"/>
          <w:szCs w:val="23"/>
          <w:bdr w:val="none" w:sz="0" w:space="0" w:color="auto" w:frame="1"/>
          <w:shd w:val="clear" w:color="auto" w:fill="FFFFFF"/>
        </w:rPr>
        <w:t>WSDL:</w:t>
      </w:r>
      <w:r>
        <w:rPr>
          <w:rFonts w:ascii="Arial" w:hAnsi="Arial" w:cs="Arial"/>
          <w:color w:val="242729"/>
          <w:sz w:val="23"/>
          <w:szCs w:val="23"/>
          <w:shd w:val="clear" w:color="auto" w:fill="FFFFFF"/>
        </w:rPr>
        <w:t> When we go to a restaurant we see the Menu Items, those are the WSDL's.</w:t>
      </w:r>
    </w:p>
    <w:p w:rsidR="00A231CE" w:rsidRPr="00094CB6" w:rsidRDefault="00A231CE" w:rsidP="000D0BD4">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Arial" w:hAnsi="Arial" w:cs="Arial"/>
          <w:color w:val="242729"/>
          <w:sz w:val="23"/>
          <w:szCs w:val="23"/>
          <w:shd w:val="clear" w:color="auto" w:fill="FFFFFF"/>
        </w:rPr>
        <w:t>WSDL -&gt; SOAP message consist of SoapEnevelope-&gt;SoapHeader and SoapBody. It doesn't define what would be message format? what are all the transports(HTTP,JMS) it supports? without this info, It is hard for any client who wants to consume the particular web service to construct the SOAP message. Even if they do, they won't be sure, it'll work all the time. WSDL is the rescue. WSDL (Web Service description Language) defines the operations, message formats and transport details for the SOAP message.</w:t>
      </w:r>
    </w:p>
    <w:p w:rsidR="00A231CE"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Restful</w:t>
      </w:r>
      <w:r w:rsidRPr="00094CB6">
        <w:rPr>
          <w:rFonts w:asciiTheme="minorHAnsi" w:hAnsiTheme="minorHAnsi" w:cstheme="minorHAnsi"/>
          <w:color w:val="FF0000"/>
          <w:sz w:val="28"/>
          <w:szCs w:val="28"/>
        </w:rPr>
        <w:br/>
        <w:t>78.What is Restful Services ?what the Rest principles are there?</w:t>
      </w:r>
    </w:p>
    <w:p w:rsidR="00A231CE" w:rsidRDefault="00A231CE" w:rsidP="00A231CE">
      <w:pPr>
        <w:pStyle w:val="Heading2"/>
        <w:shd w:val="clear" w:color="auto" w:fill="FFFFFF"/>
        <w:spacing w:before="0" w:after="255" w:line="312" w:lineRule="atLeast"/>
        <w:rPr>
          <w:rFonts w:ascii="Arial" w:hAnsi="Arial" w:cs="Arial"/>
          <w:color w:val="313131"/>
          <w:sz w:val="33"/>
          <w:szCs w:val="33"/>
        </w:rPr>
      </w:pPr>
      <w:r>
        <w:rPr>
          <w:rFonts w:ascii="Arial" w:hAnsi="Arial" w:cs="Arial"/>
          <w:color w:val="313131"/>
          <w:sz w:val="33"/>
          <w:szCs w:val="33"/>
        </w:rPr>
        <w:t>Principles of Rest Services:</w:t>
      </w:r>
    </w:p>
    <w:p w:rsidR="00A231CE" w:rsidRDefault="00A231CE" w:rsidP="00A231CE">
      <w:pPr>
        <w:pStyle w:val="Heading3"/>
        <w:shd w:val="clear" w:color="auto" w:fill="FFFFFF"/>
        <w:spacing w:before="0" w:after="255" w:line="312" w:lineRule="atLeast"/>
        <w:rPr>
          <w:rFonts w:ascii="Arial" w:hAnsi="Arial" w:cs="Arial"/>
          <w:color w:val="313131"/>
          <w:sz w:val="30"/>
          <w:szCs w:val="30"/>
        </w:rPr>
      </w:pPr>
      <w:r>
        <w:rPr>
          <w:rFonts w:ascii="Arial" w:hAnsi="Arial" w:cs="Arial"/>
          <w:color w:val="313131"/>
          <w:sz w:val="30"/>
          <w:szCs w:val="30"/>
        </w:rPr>
        <w:t>Uniform Interface:</w:t>
      </w:r>
    </w:p>
    <w:p w:rsidR="00A231CE" w:rsidRDefault="00A231CE" w:rsidP="00A231CE">
      <w:pPr>
        <w:pStyle w:val="NormalWeb"/>
        <w:shd w:val="clear" w:color="auto" w:fill="FFFFFF"/>
        <w:spacing w:before="0" w:beforeAutospacing="0" w:after="255" w:afterAutospacing="0"/>
        <w:rPr>
          <w:rFonts w:ascii="Arial" w:hAnsi="Arial" w:cs="Arial"/>
          <w:color w:val="313131"/>
          <w:sz w:val="21"/>
          <w:szCs w:val="21"/>
        </w:rPr>
      </w:pPr>
      <w:r>
        <w:rPr>
          <w:rFonts w:ascii="Arial" w:hAnsi="Arial" w:cs="Arial"/>
          <w:color w:val="313131"/>
          <w:sz w:val="21"/>
          <w:szCs w:val="21"/>
        </w:rPr>
        <w:t>In the rest architecture everything is resource. Everything means a document, picture, Video or even module, class, method in the service program that is available to service consumer. The consumer can access any resource using just URI. REST make explicit use of HTTP methods to perform different operations in resources. We can delete a resource using DELETE method of HTTP protocol. Similarly we can use GET, POST and PUT to access, add and modify resources. Most Important as well best thing about rest is you can perform different operation on resources using different HTTP methods but with same URI. So you can relate the HTTP methods as verbs and resources as nouns.</w:t>
      </w:r>
    </w:p>
    <w:p w:rsidR="00A231CE" w:rsidRDefault="00A231CE" w:rsidP="00A231CE">
      <w:pPr>
        <w:pStyle w:val="NormalWeb"/>
        <w:shd w:val="clear" w:color="auto" w:fill="FFFFFF"/>
        <w:spacing w:before="0" w:beforeAutospacing="0" w:after="255" w:afterAutospacing="0"/>
        <w:rPr>
          <w:rFonts w:ascii="Arial" w:hAnsi="Arial" w:cs="Arial"/>
          <w:color w:val="313131"/>
          <w:sz w:val="21"/>
          <w:szCs w:val="21"/>
        </w:rPr>
      </w:pPr>
      <w:r>
        <w:rPr>
          <w:rFonts w:ascii="Arial" w:hAnsi="Arial" w:cs="Arial"/>
          <w:color w:val="313131"/>
          <w:sz w:val="21"/>
          <w:szCs w:val="21"/>
        </w:rPr>
        <w:t>Second thing is the resources have some representations like XML, JSON, text or TEXT and we can modify the representation as per our requirement. Client can select the resource representation. REST request and responses are self descriptive that means these not only contain data but also contain information like whether it should be cached or not, authentication required or not etc.. This principle of rest architecture is also known as address ability.</w:t>
      </w:r>
    </w:p>
    <w:p w:rsidR="00A231CE" w:rsidRDefault="00A231CE" w:rsidP="00A231CE">
      <w:pPr>
        <w:pStyle w:val="NormalWeb"/>
        <w:shd w:val="clear" w:color="auto" w:fill="FFFFFF"/>
        <w:spacing w:before="0" w:beforeAutospacing="0" w:after="0" w:afterAutospacing="0"/>
        <w:rPr>
          <w:rFonts w:ascii="Arial" w:hAnsi="Arial" w:cs="Arial"/>
          <w:color w:val="313131"/>
          <w:sz w:val="21"/>
          <w:szCs w:val="21"/>
        </w:rPr>
      </w:pPr>
      <w:r>
        <w:rPr>
          <w:rFonts w:ascii="Arial" w:hAnsi="Arial" w:cs="Arial"/>
          <w:color w:val="313131"/>
          <w:sz w:val="21"/>
          <w:szCs w:val="21"/>
        </w:rPr>
        <w:t>So In conclusion there must be a unique URI for a resource in web service. Naming conventions for uri is same as the normal web uri. I want to let you understand through small example. Lets suppose we have a resource which have information of the students. So in normal way we have </w:t>
      </w:r>
      <w:r>
        <w:rPr>
          <w:rStyle w:val="HTMLCode"/>
          <w:rFonts w:ascii="Consolas" w:hAnsi="Consolas"/>
          <w:color w:val="23282D"/>
          <w:bdr w:val="none" w:sz="0" w:space="0" w:color="auto" w:frame="1"/>
          <w:shd w:val="clear" w:color="auto" w:fill="F4F4F4"/>
        </w:rPr>
        <w:t>/getstudentInfo</w:t>
      </w:r>
      <w:r>
        <w:rPr>
          <w:rFonts w:ascii="Arial" w:hAnsi="Arial" w:cs="Arial"/>
          <w:color w:val="313131"/>
          <w:sz w:val="21"/>
          <w:szCs w:val="21"/>
        </w:rPr>
        <w:t> URI to access the student information and </w:t>
      </w:r>
      <w:r>
        <w:rPr>
          <w:rStyle w:val="HTMLCode"/>
          <w:rFonts w:ascii="Consolas" w:hAnsi="Consolas"/>
          <w:color w:val="23282D"/>
          <w:bdr w:val="none" w:sz="0" w:space="0" w:color="auto" w:frame="1"/>
          <w:shd w:val="clear" w:color="auto" w:fill="F4F4F4"/>
        </w:rPr>
        <w:t>/addstudentInfo</w:t>
      </w:r>
      <w:r>
        <w:rPr>
          <w:rFonts w:ascii="Arial" w:hAnsi="Arial" w:cs="Arial"/>
          <w:color w:val="313131"/>
          <w:sz w:val="21"/>
          <w:szCs w:val="21"/>
        </w:rPr>
        <w:t> uri to add the information of new student. But According to REST you can use a single URI for student information resource like </w:t>
      </w:r>
      <w:r>
        <w:rPr>
          <w:rStyle w:val="HTMLCode"/>
          <w:rFonts w:ascii="Consolas" w:hAnsi="Consolas"/>
          <w:color w:val="23282D"/>
          <w:bdr w:val="none" w:sz="0" w:space="0" w:color="auto" w:frame="1"/>
          <w:shd w:val="clear" w:color="auto" w:fill="F4F4F4"/>
        </w:rPr>
        <w:t>/studentInfo</w:t>
      </w:r>
      <w:r>
        <w:rPr>
          <w:rFonts w:ascii="Arial" w:hAnsi="Arial" w:cs="Arial"/>
          <w:color w:val="313131"/>
          <w:sz w:val="21"/>
          <w:szCs w:val="21"/>
        </w:rPr>
        <w:t>. Here You can get information with the same URI with get HTTP method and add information using POST HTTP method. So there is a single URI for single resource.</w:t>
      </w:r>
    </w:p>
    <w:p w:rsidR="00A231CE" w:rsidRDefault="00A231CE" w:rsidP="00A231CE">
      <w:pPr>
        <w:pStyle w:val="Heading3"/>
        <w:shd w:val="clear" w:color="auto" w:fill="FFFFFF"/>
        <w:spacing w:before="0" w:after="255" w:line="312" w:lineRule="atLeast"/>
        <w:rPr>
          <w:rFonts w:ascii="Arial" w:hAnsi="Arial" w:cs="Arial"/>
          <w:color w:val="313131"/>
          <w:sz w:val="30"/>
          <w:szCs w:val="30"/>
        </w:rPr>
      </w:pPr>
      <w:r>
        <w:rPr>
          <w:rFonts w:ascii="Arial" w:hAnsi="Arial" w:cs="Arial"/>
          <w:color w:val="313131"/>
          <w:sz w:val="30"/>
          <w:szCs w:val="30"/>
        </w:rPr>
        <w:t>Statelessness:</w:t>
      </w:r>
    </w:p>
    <w:p w:rsidR="00A231CE" w:rsidRDefault="00A231CE" w:rsidP="00A231CE">
      <w:pPr>
        <w:pStyle w:val="NormalWeb"/>
        <w:shd w:val="clear" w:color="auto" w:fill="FFFFFF"/>
        <w:spacing w:before="0" w:beforeAutospacing="0" w:after="255" w:afterAutospacing="0"/>
        <w:rPr>
          <w:rFonts w:ascii="Arial" w:hAnsi="Arial" w:cs="Arial"/>
          <w:color w:val="313131"/>
          <w:sz w:val="21"/>
          <w:szCs w:val="21"/>
        </w:rPr>
      </w:pPr>
      <w:r>
        <w:rPr>
          <w:rFonts w:ascii="Arial" w:hAnsi="Arial" w:cs="Arial"/>
          <w:color w:val="313131"/>
          <w:sz w:val="21"/>
          <w:szCs w:val="21"/>
        </w:rPr>
        <w:t>It is very simple concept. Stateless in REST means server do not store any information about client session information. This makes server more scalable and reduce work load. You may think being statelessness is odd for this time but if you look back one and half decades back servers not used to store session data. Fat clients send the necessary state related data with each request. Same thing we can implement in REST API. If server need client session data, then client will send that data with subsequent request.</w:t>
      </w:r>
    </w:p>
    <w:p w:rsidR="00A231CE" w:rsidRDefault="00A231CE" w:rsidP="00A231CE">
      <w:pPr>
        <w:pStyle w:val="Heading3"/>
        <w:shd w:val="clear" w:color="auto" w:fill="FFFFFF"/>
        <w:spacing w:before="0" w:after="255" w:line="312" w:lineRule="atLeast"/>
        <w:rPr>
          <w:rFonts w:ascii="Arial" w:hAnsi="Arial" w:cs="Arial"/>
          <w:color w:val="313131"/>
          <w:sz w:val="30"/>
          <w:szCs w:val="30"/>
        </w:rPr>
      </w:pPr>
      <w:r>
        <w:rPr>
          <w:rFonts w:ascii="Arial" w:hAnsi="Arial" w:cs="Arial"/>
          <w:color w:val="313131"/>
          <w:sz w:val="30"/>
          <w:szCs w:val="30"/>
        </w:rPr>
        <w:t>Use of cache:</w:t>
      </w:r>
    </w:p>
    <w:p w:rsidR="00A231CE" w:rsidRDefault="00A231CE" w:rsidP="00A231CE">
      <w:pPr>
        <w:pStyle w:val="NormalWeb"/>
        <w:shd w:val="clear" w:color="auto" w:fill="FFFFFF"/>
        <w:spacing w:before="0" w:beforeAutospacing="0" w:after="255" w:afterAutospacing="0"/>
        <w:rPr>
          <w:rFonts w:ascii="Arial" w:hAnsi="Arial" w:cs="Arial"/>
          <w:color w:val="313131"/>
          <w:sz w:val="21"/>
          <w:szCs w:val="21"/>
        </w:rPr>
      </w:pPr>
      <w:r>
        <w:rPr>
          <w:rFonts w:ascii="Arial" w:hAnsi="Arial" w:cs="Arial"/>
          <w:color w:val="313131"/>
          <w:sz w:val="21"/>
          <w:szCs w:val="21"/>
        </w:rPr>
        <w:t xml:space="preserve">Server can use the cache to save the frequent response to reduce load. Caching is possible using cache, proxy or reverse cache therefore any coming request will go through these cache. GET requests are most supposed to be cached. But we can not cache put and delete methods. </w:t>
      </w:r>
      <w:r>
        <w:rPr>
          <w:rFonts w:ascii="Arial" w:hAnsi="Arial" w:cs="Arial"/>
          <w:color w:val="313131"/>
          <w:sz w:val="21"/>
          <w:szCs w:val="21"/>
        </w:rPr>
        <w:lastRenderedPageBreak/>
        <w:t>We rarely cache the responses for POST requests. In the cached responses header may contain information about date of response generation, expire date, a flag to represent change in resource and etc. It is a good practice to cache the static contents like images and graphics content, CSS or JavaScript files. We should not set expire date very high. If you are caching dynamic content, Expire time should be few hour. Use of cache reduce bandwidth, latency as well as load on server.</w:t>
      </w:r>
    </w:p>
    <w:p w:rsidR="00A231CE" w:rsidRDefault="00A231CE" w:rsidP="00A231CE">
      <w:pPr>
        <w:pStyle w:val="Heading3"/>
        <w:shd w:val="clear" w:color="auto" w:fill="FFFFFF"/>
        <w:spacing w:before="0" w:after="255" w:line="312" w:lineRule="atLeast"/>
        <w:rPr>
          <w:rFonts w:ascii="Arial" w:hAnsi="Arial" w:cs="Arial"/>
          <w:color w:val="313131"/>
          <w:sz w:val="30"/>
          <w:szCs w:val="30"/>
        </w:rPr>
      </w:pPr>
      <w:r>
        <w:rPr>
          <w:rFonts w:ascii="Arial" w:hAnsi="Arial" w:cs="Arial"/>
          <w:color w:val="313131"/>
          <w:sz w:val="30"/>
          <w:szCs w:val="30"/>
        </w:rPr>
        <w:t>Layered System:</w:t>
      </w:r>
    </w:p>
    <w:p w:rsidR="00A231CE" w:rsidRDefault="00A231CE" w:rsidP="00A231CE">
      <w:pPr>
        <w:pStyle w:val="NormalWeb"/>
        <w:shd w:val="clear" w:color="auto" w:fill="FFFFFF"/>
        <w:spacing w:before="0" w:beforeAutospacing="0" w:after="255" w:afterAutospacing="0"/>
        <w:rPr>
          <w:rFonts w:ascii="Arial" w:hAnsi="Arial" w:cs="Arial"/>
          <w:color w:val="313131"/>
          <w:sz w:val="21"/>
          <w:szCs w:val="21"/>
        </w:rPr>
      </w:pPr>
      <w:r>
        <w:rPr>
          <w:rFonts w:ascii="Arial" w:hAnsi="Arial" w:cs="Arial"/>
          <w:color w:val="313131"/>
          <w:sz w:val="21"/>
          <w:szCs w:val="21"/>
        </w:rPr>
        <w:t>Rest allows the series of servers and hide this from service consumers. For example You can keep API s in a server, Database in another server and authentication system in separate server. Client do not knows the numbers of servers that responses come through.</w:t>
      </w:r>
    </w:p>
    <w:p w:rsidR="00A231CE" w:rsidRDefault="00A231CE" w:rsidP="00A231CE">
      <w:pPr>
        <w:pStyle w:val="Heading3"/>
        <w:shd w:val="clear" w:color="auto" w:fill="FFFFFF"/>
        <w:spacing w:before="0" w:after="255" w:line="312" w:lineRule="atLeast"/>
        <w:rPr>
          <w:rFonts w:ascii="Arial" w:hAnsi="Arial" w:cs="Arial"/>
          <w:color w:val="313131"/>
          <w:sz w:val="30"/>
          <w:szCs w:val="30"/>
        </w:rPr>
      </w:pPr>
      <w:r>
        <w:rPr>
          <w:rFonts w:ascii="Arial" w:hAnsi="Arial" w:cs="Arial"/>
          <w:color w:val="313131"/>
          <w:sz w:val="30"/>
          <w:szCs w:val="30"/>
        </w:rPr>
        <w:t>Code on Demand:</w:t>
      </w:r>
    </w:p>
    <w:p w:rsidR="00A231CE" w:rsidRDefault="00A231CE" w:rsidP="00A231CE">
      <w:pPr>
        <w:pStyle w:val="NormalWeb"/>
        <w:shd w:val="clear" w:color="auto" w:fill="FFFFFF"/>
        <w:spacing w:before="0" w:beforeAutospacing="0" w:after="255" w:afterAutospacing="0"/>
        <w:rPr>
          <w:rFonts w:ascii="Arial" w:hAnsi="Arial" w:cs="Arial"/>
          <w:color w:val="313131"/>
          <w:sz w:val="21"/>
          <w:szCs w:val="21"/>
        </w:rPr>
      </w:pPr>
      <w:r>
        <w:rPr>
          <w:rFonts w:ascii="Arial" w:hAnsi="Arial" w:cs="Arial"/>
          <w:color w:val="313131"/>
          <w:sz w:val="21"/>
          <w:szCs w:val="21"/>
        </w:rPr>
        <w:t>This term has relation with representation. We can ask for JSON, XML or YAML from server. If client is Ajax or JS it may need json, Or if client is JAVA based it may require XML and if client program is written in ruby then they may require YAML. You may surprised that client can ask for different representation of the resources without changing the URI. Client send the media type with request header to specify for the required representation of resource. You can add header Accept and pass representation values like application/XML or application/json with it.</w:t>
      </w:r>
    </w:p>
    <w:p w:rsidR="00A231CE" w:rsidRDefault="00A231CE" w:rsidP="00A231CE">
      <w:pPr>
        <w:pStyle w:val="Heading3"/>
        <w:shd w:val="clear" w:color="auto" w:fill="FFFFFF"/>
        <w:spacing w:before="0" w:after="255" w:line="312" w:lineRule="atLeast"/>
        <w:rPr>
          <w:rFonts w:ascii="Arial" w:hAnsi="Arial" w:cs="Arial"/>
          <w:color w:val="313131"/>
          <w:sz w:val="30"/>
          <w:szCs w:val="30"/>
        </w:rPr>
      </w:pPr>
      <w:r>
        <w:rPr>
          <w:rFonts w:ascii="Arial" w:hAnsi="Arial" w:cs="Arial"/>
          <w:color w:val="313131"/>
          <w:sz w:val="30"/>
          <w:szCs w:val="30"/>
        </w:rPr>
        <w:t>HATEOAS:</w:t>
      </w:r>
    </w:p>
    <w:p w:rsidR="00A231CE" w:rsidRDefault="00A231CE" w:rsidP="00A231CE">
      <w:pPr>
        <w:pStyle w:val="NormalWeb"/>
        <w:shd w:val="clear" w:color="auto" w:fill="FFFFFF"/>
        <w:spacing w:before="0" w:beforeAutospacing="0" w:after="0" w:afterAutospacing="0"/>
        <w:rPr>
          <w:rFonts w:ascii="Arial" w:hAnsi="Arial" w:cs="Arial"/>
          <w:color w:val="313131"/>
          <w:sz w:val="21"/>
          <w:szCs w:val="21"/>
        </w:rPr>
      </w:pPr>
      <w:r>
        <w:rPr>
          <w:rFonts w:ascii="Arial" w:hAnsi="Arial" w:cs="Arial"/>
          <w:color w:val="313131"/>
          <w:sz w:val="21"/>
          <w:szCs w:val="21"/>
        </w:rPr>
        <w:t>HATEOAS stands for Hypermedia As The Engine Of Application State. Just like you get hyperlinks as response to change the state of browser, Its possible to get hyperlinks in rest response to change the state of client application. Generally XML based REST services follow the syntax from </w:t>
      </w:r>
      <w:hyperlink r:id="rId175" w:history="1">
        <w:r>
          <w:rPr>
            <w:rStyle w:val="Hyperlink"/>
            <w:rFonts w:ascii="Arial" w:hAnsi="Arial" w:cs="Arial"/>
            <w:b/>
            <w:bCs/>
            <w:color w:val="01579B"/>
            <w:sz w:val="21"/>
            <w:szCs w:val="21"/>
          </w:rPr>
          <w:t>Atom</w:t>
        </w:r>
      </w:hyperlink>
      <w:r>
        <w:rPr>
          <w:rFonts w:ascii="Arial" w:hAnsi="Arial" w:cs="Arial"/>
          <w:color w:val="313131"/>
          <w:sz w:val="21"/>
          <w:szCs w:val="21"/>
        </w:rPr>
        <w:t>. Atom is XML based document format. Now we can publish a main URI to users and That service can return other service resource URIs on response. So this makes transparency in the resources. Another advantage of using HATEOAS is that we can reduce application state transition errors. Error codes are not always sufficient to know that what happened in the resource. So in such case we can send links with error information. It even decouple the information about client server interaction.</w:t>
      </w:r>
    </w:p>
    <w:p w:rsidR="00A231CE"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79. How to make the class as Resource class?</w:t>
      </w:r>
    </w:p>
    <w:p w:rsidR="00A231CE" w:rsidRDefault="00A231CE" w:rsidP="00A231CE">
      <w:pPr>
        <w:pStyle w:val="Heading2"/>
        <w:spacing w:before="45"/>
        <w:rPr>
          <w:rFonts w:ascii="Arial" w:hAnsi="Arial" w:cs="Arial"/>
          <w:color w:val="000000"/>
          <w:sz w:val="24"/>
          <w:szCs w:val="24"/>
        </w:rPr>
      </w:pPr>
      <w:r>
        <w:rPr>
          <w:rFonts w:ascii="Arial" w:hAnsi="Arial" w:cs="Arial"/>
          <w:color w:val="000000"/>
          <w:sz w:val="24"/>
          <w:szCs w:val="24"/>
        </w:rPr>
        <w:t>Creating a RESTful Root Resource Class</w:t>
      </w:r>
    </w:p>
    <w:p w:rsidR="00A231CE" w:rsidRDefault="00A231CE" w:rsidP="00A231CE">
      <w:pPr>
        <w:pStyle w:val="NormalWeb"/>
        <w:rPr>
          <w:rFonts w:ascii="Arial" w:hAnsi="Arial" w:cs="Arial"/>
          <w:color w:val="000000"/>
          <w:sz w:val="18"/>
          <w:szCs w:val="18"/>
        </w:rPr>
      </w:pPr>
      <w:bookmarkStart w:id="11" w:name="indexterm-1209"/>
      <w:bookmarkStart w:id="12" w:name="indexterm-1210"/>
      <w:bookmarkStart w:id="13" w:name="indexterm-1211"/>
      <w:bookmarkStart w:id="14" w:name="indexterm-1212"/>
      <w:bookmarkStart w:id="15" w:name="indexterm-1213"/>
      <w:bookmarkStart w:id="16" w:name="indexterm-1214"/>
      <w:bookmarkStart w:id="17" w:name="indexterm-1215"/>
      <w:bookmarkStart w:id="18" w:name="indexterm-1216"/>
      <w:bookmarkEnd w:id="11"/>
      <w:bookmarkEnd w:id="12"/>
      <w:bookmarkEnd w:id="13"/>
      <w:bookmarkEnd w:id="14"/>
      <w:bookmarkEnd w:id="15"/>
      <w:bookmarkEnd w:id="16"/>
      <w:bookmarkEnd w:id="17"/>
      <w:bookmarkEnd w:id="18"/>
      <w:r>
        <w:rPr>
          <w:rFonts w:ascii="Arial" w:hAnsi="Arial" w:cs="Arial"/>
          <w:b/>
          <w:bCs/>
          <w:color w:val="000000"/>
          <w:sz w:val="18"/>
          <w:szCs w:val="18"/>
        </w:rPr>
        <w:t>Root resource classes</w:t>
      </w:r>
      <w:r>
        <w:rPr>
          <w:rFonts w:ascii="Arial" w:hAnsi="Arial" w:cs="Arial"/>
          <w:color w:val="000000"/>
          <w:sz w:val="18"/>
          <w:szCs w:val="18"/>
        </w:rPr>
        <w:t> are POJOs that are either annotated with </w:t>
      </w:r>
      <w:r>
        <w:rPr>
          <w:rStyle w:val="HTMLTypewriter"/>
          <w:color w:val="000000"/>
        </w:rPr>
        <w:t>@Path</w:t>
      </w:r>
      <w:r>
        <w:rPr>
          <w:rFonts w:ascii="Arial" w:hAnsi="Arial" w:cs="Arial"/>
          <w:color w:val="000000"/>
          <w:sz w:val="18"/>
          <w:szCs w:val="18"/>
        </w:rPr>
        <w:t> or have at least one method annotated with </w:t>
      </w:r>
      <w:r>
        <w:rPr>
          <w:rStyle w:val="HTMLTypewriter"/>
          <w:color w:val="000000"/>
        </w:rPr>
        <w:t>@Path</w:t>
      </w:r>
      <w:r>
        <w:rPr>
          <w:rFonts w:ascii="Arial" w:hAnsi="Arial" w:cs="Arial"/>
          <w:color w:val="000000"/>
          <w:sz w:val="18"/>
          <w:szCs w:val="18"/>
        </w:rPr>
        <w:t> or a </w:t>
      </w:r>
      <w:r>
        <w:rPr>
          <w:rFonts w:ascii="Arial" w:hAnsi="Arial" w:cs="Arial"/>
          <w:b/>
          <w:bCs/>
          <w:color w:val="000000"/>
          <w:sz w:val="18"/>
          <w:szCs w:val="18"/>
        </w:rPr>
        <w:t>request method designator</w:t>
      </w:r>
      <w:r>
        <w:rPr>
          <w:rFonts w:ascii="Arial" w:hAnsi="Arial" w:cs="Arial"/>
          <w:color w:val="000000"/>
          <w:sz w:val="18"/>
          <w:szCs w:val="18"/>
        </w:rPr>
        <w:t>, such as </w:t>
      </w:r>
      <w:r>
        <w:rPr>
          <w:rStyle w:val="HTMLTypewriter"/>
          <w:color w:val="000000"/>
        </w:rPr>
        <w:t>@GET</w:t>
      </w:r>
      <w:r>
        <w:rPr>
          <w:rFonts w:ascii="Arial" w:hAnsi="Arial" w:cs="Arial"/>
          <w:color w:val="000000"/>
          <w:sz w:val="18"/>
          <w:szCs w:val="18"/>
        </w:rPr>
        <w:t>, </w:t>
      </w:r>
      <w:r>
        <w:rPr>
          <w:rStyle w:val="HTMLTypewriter"/>
          <w:color w:val="000000"/>
        </w:rPr>
        <w:t>@PUT</w:t>
      </w:r>
      <w:r>
        <w:rPr>
          <w:rFonts w:ascii="Arial" w:hAnsi="Arial" w:cs="Arial"/>
          <w:color w:val="000000"/>
          <w:sz w:val="18"/>
          <w:szCs w:val="18"/>
        </w:rPr>
        <w:t>, </w:t>
      </w:r>
      <w:r>
        <w:rPr>
          <w:rStyle w:val="HTMLTypewriter"/>
          <w:color w:val="000000"/>
        </w:rPr>
        <w:t>@POST</w:t>
      </w:r>
      <w:r>
        <w:rPr>
          <w:rFonts w:ascii="Arial" w:hAnsi="Arial" w:cs="Arial"/>
          <w:color w:val="000000"/>
          <w:sz w:val="18"/>
          <w:szCs w:val="18"/>
        </w:rPr>
        <w:t>, or </w:t>
      </w:r>
      <w:r>
        <w:rPr>
          <w:rStyle w:val="HTMLTypewriter"/>
          <w:color w:val="000000"/>
        </w:rPr>
        <w:t>@DELETE</w:t>
      </w:r>
      <w:r>
        <w:rPr>
          <w:rFonts w:ascii="Arial" w:hAnsi="Arial" w:cs="Arial"/>
          <w:color w:val="000000"/>
          <w:sz w:val="18"/>
          <w:szCs w:val="18"/>
        </w:rPr>
        <w:t>. </w:t>
      </w:r>
      <w:r>
        <w:rPr>
          <w:rFonts w:ascii="Arial" w:hAnsi="Arial" w:cs="Arial"/>
          <w:b/>
          <w:bCs/>
          <w:color w:val="000000"/>
          <w:sz w:val="18"/>
          <w:szCs w:val="18"/>
        </w:rPr>
        <w:t>Resource methods</w:t>
      </w:r>
      <w:r>
        <w:rPr>
          <w:rFonts w:ascii="Arial" w:hAnsi="Arial" w:cs="Arial"/>
          <w:color w:val="000000"/>
          <w:sz w:val="18"/>
          <w:szCs w:val="18"/>
        </w:rPr>
        <w:t> are methods of a resource class annotated with a request method designator. This section explains how to use JAX-RS to annotate Java classes to create RESTful web services.</w:t>
      </w:r>
    </w:p>
    <w:p w:rsidR="00A231CE" w:rsidRPr="00A231CE" w:rsidRDefault="00A231CE" w:rsidP="00A231CE">
      <w:pPr>
        <w:spacing w:after="0" w:line="240" w:lineRule="auto"/>
        <w:rPr>
          <w:rFonts w:ascii="Times New Roman" w:eastAsia="Times New Roman" w:hAnsi="Times New Roman" w:cs="Times New Roman"/>
          <w:sz w:val="24"/>
          <w:szCs w:val="24"/>
          <w:lang w:eastAsia="en-IN"/>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1"/>
        <w:gridCol w:w="7569"/>
      </w:tblGrid>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b/>
                <w:bCs/>
                <w:color w:val="000000"/>
                <w:sz w:val="18"/>
                <w:szCs w:val="18"/>
                <w:lang w:eastAsia="en-IN"/>
              </w:rPr>
            </w:pPr>
            <w:r w:rsidRPr="00A231CE">
              <w:rPr>
                <w:rFonts w:ascii="Arial" w:eastAsia="Times New Roman" w:hAnsi="Arial" w:cs="Arial"/>
                <w:b/>
                <w:bCs/>
                <w:color w:val="000000"/>
                <w:sz w:val="18"/>
                <w:szCs w:val="18"/>
                <w:lang w:eastAsia="en-IN"/>
              </w:rPr>
              <w:t>Annotation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b/>
                <w:bCs/>
                <w:color w:val="000000"/>
                <w:sz w:val="18"/>
                <w:szCs w:val="18"/>
                <w:lang w:eastAsia="en-IN"/>
              </w:rPr>
            </w:pPr>
            <w:r w:rsidRPr="00A231CE">
              <w:rPr>
                <w:rFonts w:ascii="Arial" w:eastAsia="Times New Roman" w:hAnsi="Arial" w:cs="Arial"/>
                <w:b/>
                <w:bCs/>
                <w:color w:val="000000"/>
                <w:sz w:val="18"/>
                <w:szCs w:val="18"/>
                <w:lang w:eastAsia="en-IN"/>
              </w:rPr>
              <w:t>Description</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19" w:name="indexterm-1217"/>
            <w:bookmarkEnd w:id="19"/>
            <w:r w:rsidRPr="00A231CE">
              <w:rPr>
                <w:rFonts w:ascii="Courier New" w:eastAsia="Times New Roman" w:hAnsi="Courier New" w:cs="Courier New"/>
                <w:color w:val="000000"/>
                <w:sz w:val="20"/>
                <w:szCs w:val="20"/>
                <w:lang w:eastAsia="en-IN"/>
              </w:rPr>
              <w:t>@Path</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@Path</w:t>
            </w:r>
            <w:r w:rsidRPr="00A231CE">
              <w:rPr>
                <w:rFonts w:ascii="Arial" w:eastAsia="Times New Roman" w:hAnsi="Arial" w:cs="Arial"/>
                <w:color w:val="000000"/>
                <w:sz w:val="18"/>
                <w:szCs w:val="18"/>
                <w:lang w:eastAsia="en-IN"/>
              </w:rPr>
              <w:t> annotation’s value is a relative URI path indicating where the Java class will be hosted: for example, </w:t>
            </w:r>
            <w:r w:rsidRPr="00A231CE">
              <w:rPr>
                <w:rFonts w:ascii="Courier New" w:eastAsia="Times New Roman" w:hAnsi="Courier New" w:cs="Courier New"/>
                <w:color w:val="000000"/>
                <w:sz w:val="20"/>
                <w:szCs w:val="20"/>
                <w:lang w:eastAsia="en-IN"/>
              </w:rPr>
              <w:t>/helloworld</w:t>
            </w:r>
            <w:r w:rsidRPr="00A231CE">
              <w:rPr>
                <w:rFonts w:ascii="Arial" w:eastAsia="Times New Roman" w:hAnsi="Arial" w:cs="Arial"/>
                <w:color w:val="000000"/>
                <w:sz w:val="18"/>
                <w:szCs w:val="18"/>
                <w:lang w:eastAsia="en-IN"/>
              </w:rPr>
              <w:t>. You can also embed variables in the URIs to make a URI path template. For example, you could ask for the name of a user and pass it to the application as a variable in the URI: </w:t>
            </w:r>
            <w:r w:rsidRPr="00A231CE">
              <w:rPr>
                <w:rFonts w:ascii="Courier New" w:eastAsia="Times New Roman" w:hAnsi="Courier New" w:cs="Courier New"/>
                <w:color w:val="000000"/>
                <w:sz w:val="20"/>
                <w:szCs w:val="20"/>
                <w:lang w:eastAsia="en-IN"/>
              </w:rPr>
              <w:t>/helloworld/{username}</w:t>
            </w:r>
            <w:r w:rsidRPr="00A231CE">
              <w:rPr>
                <w:rFonts w:ascii="Arial" w:eastAsia="Times New Roman" w:hAnsi="Arial" w:cs="Arial"/>
                <w:color w:val="000000"/>
                <w:sz w:val="18"/>
                <w:szCs w:val="18"/>
                <w:lang w:eastAsia="en-IN"/>
              </w:rPr>
              <w:t>.</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0" w:name="indexterm-1218"/>
            <w:bookmarkEnd w:id="20"/>
            <w:r w:rsidRPr="00A231CE">
              <w:rPr>
                <w:rFonts w:ascii="Courier New" w:eastAsia="Times New Roman" w:hAnsi="Courier New" w:cs="Courier New"/>
                <w:color w:val="000000"/>
                <w:sz w:val="20"/>
                <w:szCs w:val="20"/>
                <w:lang w:eastAsia="en-IN"/>
              </w:rPr>
              <w:t>@GET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@GET</w:t>
            </w:r>
            <w:r w:rsidRPr="00A231CE">
              <w:rPr>
                <w:rFonts w:ascii="Arial" w:eastAsia="Times New Roman" w:hAnsi="Arial" w:cs="Arial"/>
                <w:color w:val="000000"/>
                <w:sz w:val="18"/>
                <w:szCs w:val="18"/>
                <w:lang w:eastAsia="en-IN"/>
              </w:rPr>
              <w:t> annotation is a request method designator and corresponds to the similarly named HTTP method. The Java method annotated with this request method designator will process HTTP GET requests. The behavior of a resource is determined by the HTTP method to which the resource is responding.</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1" w:name="indexterm-1219"/>
            <w:bookmarkEnd w:id="21"/>
            <w:r w:rsidRPr="00A231CE">
              <w:rPr>
                <w:rFonts w:ascii="Courier New" w:eastAsia="Times New Roman" w:hAnsi="Courier New" w:cs="Courier New"/>
                <w:color w:val="000000"/>
                <w:sz w:val="20"/>
                <w:szCs w:val="20"/>
                <w:lang w:eastAsia="en-IN"/>
              </w:rPr>
              <w:lastRenderedPageBreak/>
              <w:t>@POST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@POST</w:t>
            </w:r>
            <w:r w:rsidRPr="00A231CE">
              <w:rPr>
                <w:rFonts w:ascii="Arial" w:eastAsia="Times New Roman" w:hAnsi="Arial" w:cs="Arial"/>
                <w:color w:val="000000"/>
                <w:sz w:val="18"/>
                <w:szCs w:val="18"/>
                <w:lang w:eastAsia="en-IN"/>
              </w:rPr>
              <w:t> annotation is a request method designator and corresponds to the similarly named HTTP method. The Java method annotated with this request method designator will process HTTP POST requests. The behavior of a resource is determined by the HTTP method to which the resource is responding.</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2" w:name="indexterm-1220"/>
            <w:bookmarkEnd w:id="22"/>
            <w:r w:rsidRPr="00A231CE">
              <w:rPr>
                <w:rFonts w:ascii="Courier New" w:eastAsia="Times New Roman" w:hAnsi="Courier New" w:cs="Courier New"/>
                <w:color w:val="000000"/>
                <w:sz w:val="20"/>
                <w:szCs w:val="20"/>
                <w:lang w:eastAsia="en-IN"/>
              </w:rPr>
              <w:t>@PUT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@PUT</w:t>
            </w:r>
            <w:r w:rsidRPr="00A231CE">
              <w:rPr>
                <w:rFonts w:ascii="Arial" w:eastAsia="Times New Roman" w:hAnsi="Arial" w:cs="Arial"/>
                <w:color w:val="000000"/>
                <w:sz w:val="18"/>
                <w:szCs w:val="18"/>
                <w:lang w:eastAsia="en-IN"/>
              </w:rPr>
              <w:t> annotation is a request method designator and corresponds to the similarly named HTTP method. The Java method annotated with this request method designator will process HTTP PUT requests. The behavior of a resource is determined by the HTTP method to which the resource is responding.</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3" w:name="indexterm-1221"/>
            <w:bookmarkEnd w:id="23"/>
            <w:r w:rsidRPr="00A231CE">
              <w:rPr>
                <w:rFonts w:ascii="Courier New" w:eastAsia="Times New Roman" w:hAnsi="Courier New" w:cs="Courier New"/>
                <w:color w:val="000000"/>
                <w:sz w:val="20"/>
                <w:szCs w:val="20"/>
                <w:lang w:eastAsia="en-IN"/>
              </w:rPr>
              <w:t>@DELETE</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@DELETE</w:t>
            </w:r>
            <w:r w:rsidRPr="00A231CE">
              <w:rPr>
                <w:rFonts w:ascii="Arial" w:eastAsia="Times New Roman" w:hAnsi="Arial" w:cs="Arial"/>
                <w:color w:val="000000"/>
                <w:sz w:val="18"/>
                <w:szCs w:val="18"/>
                <w:lang w:eastAsia="en-IN"/>
              </w:rPr>
              <w:t> annotation is a request method designator and corresponds to the similarly named HTTP method. The Java method annotated with this request method designator will process HTTP DELETE requests. The behavior of a resource is determined by the HTTP method to which the resource is responding.</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4" w:name="indexterm-1222"/>
            <w:bookmarkEnd w:id="24"/>
            <w:r w:rsidRPr="00A231CE">
              <w:rPr>
                <w:rFonts w:ascii="Courier New" w:eastAsia="Times New Roman" w:hAnsi="Courier New" w:cs="Courier New"/>
                <w:color w:val="000000"/>
                <w:sz w:val="20"/>
                <w:szCs w:val="20"/>
                <w:lang w:eastAsia="en-IN"/>
              </w:rPr>
              <w:t>@HEAD</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@HEAD</w:t>
            </w:r>
            <w:r w:rsidRPr="00A231CE">
              <w:rPr>
                <w:rFonts w:ascii="Arial" w:eastAsia="Times New Roman" w:hAnsi="Arial" w:cs="Arial"/>
                <w:color w:val="000000"/>
                <w:sz w:val="18"/>
                <w:szCs w:val="18"/>
                <w:lang w:eastAsia="en-IN"/>
              </w:rPr>
              <w:t> annotation is a request method designator and corresponds to the similarly named HTTP method. The Java method annotated with this request method designator will process HTTP HEAD requests. The behavior of a resource is determined by the HTTP method to which the resource is responding.</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5" w:name="indexterm-1223"/>
            <w:bookmarkEnd w:id="25"/>
            <w:r w:rsidRPr="00A231CE">
              <w:rPr>
                <w:rFonts w:ascii="Courier New" w:eastAsia="Times New Roman" w:hAnsi="Courier New" w:cs="Courier New"/>
                <w:color w:val="000000"/>
                <w:sz w:val="20"/>
                <w:szCs w:val="20"/>
                <w:lang w:eastAsia="en-IN"/>
              </w:rPr>
              <w:t>@PathParam</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@PathParam</w:t>
            </w:r>
            <w:r w:rsidRPr="00A231CE">
              <w:rPr>
                <w:rFonts w:ascii="Arial" w:eastAsia="Times New Roman" w:hAnsi="Arial" w:cs="Arial"/>
                <w:color w:val="000000"/>
                <w:sz w:val="18"/>
                <w:szCs w:val="18"/>
                <w:lang w:eastAsia="en-IN"/>
              </w:rPr>
              <w:t> annotation is a type of parameter that you can extract for use in your resource class. URI path parameters are extracted from the request URI, and the parameter names correspond to the URI path template variable names specified in the </w:t>
            </w:r>
            <w:r w:rsidRPr="00A231CE">
              <w:rPr>
                <w:rFonts w:ascii="Courier New" w:eastAsia="Times New Roman" w:hAnsi="Courier New" w:cs="Courier New"/>
                <w:color w:val="000000"/>
                <w:sz w:val="20"/>
                <w:szCs w:val="20"/>
                <w:lang w:eastAsia="en-IN"/>
              </w:rPr>
              <w:t>@Path</w:t>
            </w:r>
            <w:r w:rsidRPr="00A231CE">
              <w:rPr>
                <w:rFonts w:ascii="Arial" w:eastAsia="Times New Roman" w:hAnsi="Arial" w:cs="Arial"/>
                <w:color w:val="000000"/>
                <w:sz w:val="18"/>
                <w:szCs w:val="18"/>
                <w:lang w:eastAsia="en-IN"/>
              </w:rPr>
              <w:t> class-level annotation.</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6" w:name="indexterm-1224"/>
            <w:bookmarkEnd w:id="26"/>
            <w:r w:rsidRPr="00A231CE">
              <w:rPr>
                <w:rFonts w:ascii="Courier New" w:eastAsia="Times New Roman" w:hAnsi="Courier New" w:cs="Courier New"/>
                <w:color w:val="000000"/>
                <w:sz w:val="20"/>
                <w:szCs w:val="20"/>
                <w:lang w:eastAsia="en-IN"/>
              </w:rPr>
              <w:t>@QueryParam</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@QueryParam</w:t>
            </w:r>
            <w:r w:rsidRPr="00A231CE">
              <w:rPr>
                <w:rFonts w:ascii="Arial" w:eastAsia="Times New Roman" w:hAnsi="Arial" w:cs="Arial"/>
                <w:color w:val="000000"/>
                <w:sz w:val="18"/>
                <w:szCs w:val="18"/>
                <w:lang w:eastAsia="en-IN"/>
              </w:rPr>
              <w:t> annotation is a type of parameter that you can extract for use in your resource class. Query parameters are extracted from the request URI query parameters.</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7" w:name="indexterm-1225"/>
            <w:bookmarkEnd w:id="27"/>
            <w:r w:rsidRPr="00A231CE">
              <w:rPr>
                <w:rFonts w:ascii="Courier New" w:eastAsia="Times New Roman" w:hAnsi="Courier New" w:cs="Courier New"/>
                <w:color w:val="000000"/>
                <w:sz w:val="20"/>
                <w:szCs w:val="20"/>
                <w:lang w:eastAsia="en-IN"/>
              </w:rPr>
              <w:t>@Consumes</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@Consumes</w:t>
            </w:r>
            <w:r w:rsidRPr="00A231CE">
              <w:rPr>
                <w:rFonts w:ascii="Arial" w:eastAsia="Times New Roman" w:hAnsi="Arial" w:cs="Arial"/>
                <w:color w:val="000000"/>
                <w:sz w:val="18"/>
                <w:szCs w:val="18"/>
                <w:lang w:eastAsia="en-IN"/>
              </w:rPr>
              <w:t> annotation is used to specify the MIME media types of representations a resource can consume that were sent by the client.</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8" w:name="indexterm-1226"/>
            <w:bookmarkEnd w:id="28"/>
            <w:r w:rsidRPr="00A231CE">
              <w:rPr>
                <w:rFonts w:ascii="Courier New" w:eastAsia="Times New Roman" w:hAnsi="Courier New" w:cs="Courier New"/>
                <w:color w:val="000000"/>
                <w:sz w:val="20"/>
                <w:szCs w:val="20"/>
                <w:lang w:eastAsia="en-IN"/>
              </w:rPr>
              <w:t>@Produces</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@Produces</w:t>
            </w:r>
            <w:r w:rsidRPr="00A231CE">
              <w:rPr>
                <w:rFonts w:ascii="Arial" w:eastAsia="Times New Roman" w:hAnsi="Arial" w:cs="Arial"/>
                <w:color w:val="000000"/>
                <w:sz w:val="18"/>
                <w:szCs w:val="18"/>
                <w:lang w:eastAsia="en-IN"/>
              </w:rPr>
              <w:t> annotation is used to specify the MIME media types of representations a resource can produce and send back to the client: for example, </w:t>
            </w:r>
            <w:r w:rsidRPr="00A231CE">
              <w:rPr>
                <w:rFonts w:ascii="Courier New" w:eastAsia="Times New Roman" w:hAnsi="Courier New" w:cs="Courier New"/>
                <w:color w:val="000000"/>
                <w:sz w:val="20"/>
                <w:szCs w:val="20"/>
                <w:lang w:eastAsia="en-IN"/>
              </w:rPr>
              <w:t>"text/plain"</w:t>
            </w:r>
            <w:r w:rsidRPr="00A231CE">
              <w:rPr>
                <w:rFonts w:ascii="Arial" w:eastAsia="Times New Roman" w:hAnsi="Arial" w:cs="Arial"/>
                <w:color w:val="000000"/>
                <w:sz w:val="18"/>
                <w:szCs w:val="18"/>
                <w:lang w:eastAsia="en-IN"/>
              </w:rPr>
              <w:t>.</w:t>
            </w:r>
          </w:p>
        </w:tc>
      </w:tr>
      <w:tr w:rsidR="00A231CE" w:rsidRPr="00A231CE" w:rsidTr="00A231CE">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bookmarkStart w:id="29" w:name="indexterm-1227"/>
            <w:bookmarkEnd w:id="29"/>
            <w:r w:rsidRPr="00A231CE">
              <w:rPr>
                <w:rFonts w:ascii="Courier New" w:eastAsia="Times New Roman" w:hAnsi="Courier New" w:cs="Courier New"/>
                <w:color w:val="000000"/>
                <w:sz w:val="20"/>
                <w:szCs w:val="20"/>
                <w:lang w:eastAsia="en-IN"/>
              </w:rPr>
              <w:t>@Provider</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rsidR="00A231CE" w:rsidRPr="00A231CE" w:rsidRDefault="00A231CE" w:rsidP="00A231CE">
            <w:pPr>
              <w:spacing w:after="0" w:line="240" w:lineRule="auto"/>
              <w:rPr>
                <w:rFonts w:ascii="Arial" w:eastAsia="Times New Roman" w:hAnsi="Arial" w:cs="Arial"/>
                <w:color w:val="000000"/>
                <w:sz w:val="18"/>
                <w:szCs w:val="18"/>
                <w:lang w:eastAsia="en-IN"/>
              </w:rPr>
            </w:pPr>
            <w:r w:rsidRPr="00A231CE">
              <w:rPr>
                <w:rFonts w:ascii="Arial" w:eastAsia="Times New Roman" w:hAnsi="Arial" w:cs="Arial"/>
                <w:color w:val="000000"/>
                <w:sz w:val="18"/>
                <w:szCs w:val="18"/>
                <w:lang w:eastAsia="en-IN"/>
              </w:rPr>
              <w:t>The </w:t>
            </w:r>
            <w:r w:rsidRPr="00A231CE">
              <w:rPr>
                <w:rFonts w:ascii="Courier New" w:eastAsia="Times New Roman" w:hAnsi="Courier New" w:cs="Courier New"/>
                <w:color w:val="000000"/>
                <w:sz w:val="20"/>
                <w:szCs w:val="20"/>
                <w:lang w:eastAsia="en-IN"/>
              </w:rPr>
              <w:t>@Provider</w:t>
            </w:r>
            <w:r w:rsidRPr="00A231CE">
              <w:rPr>
                <w:rFonts w:ascii="Arial" w:eastAsia="Times New Roman" w:hAnsi="Arial" w:cs="Arial"/>
                <w:color w:val="000000"/>
                <w:sz w:val="18"/>
                <w:szCs w:val="18"/>
                <w:lang w:eastAsia="en-IN"/>
              </w:rPr>
              <w:t> annotation is used for anything that is of interest to the JAX-RS runtime, such as </w:t>
            </w:r>
            <w:r w:rsidRPr="00A231CE">
              <w:rPr>
                <w:rFonts w:ascii="Courier New" w:eastAsia="Times New Roman" w:hAnsi="Courier New" w:cs="Courier New"/>
                <w:color w:val="000000"/>
                <w:sz w:val="20"/>
                <w:szCs w:val="20"/>
                <w:lang w:eastAsia="en-IN"/>
              </w:rPr>
              <w:t>MessageBodyReader</w:t>
            </w:r>
            <w:r w:rsidRPr="00A231CE">
              <w:rPr>
                <w:rFonts w:ascii="Arial" w:eastAsia="Times New Roman" w:hAnsi="Arial" w:cs="Arial"/>
                <w:color w:val="000000"/>
                <w:sz w:val="18"/>
                <w:szCs w:val="18"/>
                <w:lang w:eastAsia="en-IN"/>
              </w:rPr>
              <w:t> and </w:t>
            </w:r>
            <w:r w:rsidRPr="00A231CE">
              <w:rPr>
                <w:rFonts w:ascii="Courier New" w:eastAsia="Times New Roman" w:hAnsi="Courier New" w:cs="Courier New"/>
                <w:color w:val="000000"/>
                <w:sz w:val="20"/>
                <w:szCs w:val="20"/>
                <w:lang w:eastAsia="en-IN"/>
              </w:rPr>
              <w:t>MessageBodyWriter</w:t>
            </w:r>
            <w:r w:rsidRPr="00A231CE">
              <w:rPr>
                <w:rFonts w:ascii="Arial" w:eastAsia="Times New Roman" w:hAnsi="Arial" w:cs="Arial"/>
                <w:color w:val="000000"/>
                <w:sz w:val="18"/>
                <w:szCs w:val="18"/>
                <w:lang w:eastAsia="en-IN"/>
              </w:rPr>
              <w:t>. For HTTP requests, the </w:t>
            </w:r>
            <w:r w:rsidRPr="00A231CE">
              <w:rPr>
                <w:rFonts w:ascii="Courier New" w:eastAsia="Times New Roman" w:hAnsi="Courier New" w:cs="Courier New"/>
                <w:color w:val="000000"/>
                <w:sz w:val="20"/>
                <w:szCs w:val="20"/>
                <w:lang w:eastAsia="en-IN"/>
              </w:rPr>
              <w:t>MessageBodyReader</w:t>
            </w:r>
            <w:r w:rsidRPr="00A231CE">
              <w:rPr>
                <w:rFonts w:ascii="Arial" w:eastAsia="Times New Roman" w:hAnsi="Arial" w:cs="Arial"/>
                <w:color w:val="000000"/>
                <w:sz w:val="18"/>
                <w:szCs w:val="18"/>
                <w:lang w:eastAsia="en-IN"/>
              </w:rPr>
              <w:t> is used to map an HTTP request entity body to method parameters. On the response side, a return value is mapped to an HTTP response entity body by using a </w:t>
            </w:r>
            <w:r w:rsidRPr="00A231CE">
              <w:rPr>
                <w:rFonts w:ascii="Courier New" w:eastAsia="Times New Roman" w:hAnsi="Courier New" w:cs="Courier New"/>
                <w:color w:val="000000"/>
                <w:sz w:val="20"/>
                <w:szCs w:val="20"/>
                <w:lang w:eastAsia="en-IN"/>
              </w:rPr>
              <w:t>MessageBodyWriter</w:t>
            </w:r>
            <w:r w:rsidRPr="00A231CE">
              <w:rPr>
                <w:rFonts w:ascii="Arial" w:eastAsia="Times New Roman" w:hAnsi="Arial" w:cs="Arial"/>
                <w:color w:val="000000"/>
                <w:sz w:val="18"/>
                <w:szCs w:val="18"/>
                <w:lang w:eastAsia="en-IN"/>
              </w:rPr>
              <w:t>. If the application needs to supply additional metadata, such as HTTP headers or a different status code, a method can return a </w:t>
            </w:r>
            <w:r w:rsidRPr="00A231CE">
              <w:rPr>
                <w:rFonts w:ascii="Courier New" w:eastAsia="Times New Roman" w:hAnsi="Courier New" w:cs="Courier New"/>
                <w:color w:val="000000"/>
                <w:sz w:val="20"/>
                <w:szCs w:val="20"/>
                <w:lang w:eastAsia="en-IN"/>
              </w:rPr>
              <w:t>Response</w:t>
            </w:r>
            <w:r w:rsidRPr="00A231CE">
              <w:rPr>
                <w:rFonts w:ascii="Arial" w:eastAsia="Times New Roman" w:hAnsi="Arial" w:cs="Arial"/>
                <w:color w:val="000000"/>
                <w:sz w:val="18"/>
                <w:szCs w:val="18"/>
                <w:lang w:eastAsia="en-IN"/>
              </w:rPr>
              <w:t> that wraps the entity and that can be built using </w:t>
            </w:r>
            <w:r w:rsidRPr="00A231CE">
              <w:rPr>
                <w:rFonts w:ascii="Courier New" w:eastAsia="Times New Roman" w:hAnsi="Courier New" w:cs="Courier New"/>
                <w:color w:val="000000"/>
                <w:sz w:val="20"/>
                <w:szCs w:val="20"/>
                <w:lang w:eastAsia="en-IN"/>
              </w:rPr>
              <w:t>Response.ResponseBuilder</w:t>
            </w:r>
            <w:r w:rsidRPr="00A231CE">
              <w:rPr>
                <w:rFonts w:ascii="Arial" w:eastAsia="Times New Roman" w:hAnsi="Arial" w:cs="Arial"/>
                <w:color w:val="000000"/>
                <w:sz w:val="18"/>
                <w:szCs w:val="18"/>
                <w:lang w:eastAsia="en-IN"/>
              </w:rPr>
              <w:t>.</w:t>
            </w:r>
          </w:p>
        </w:tc>
      </w:tr>
    </w:tbl>
    <w:p w:rsidR="00F10ACD"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80.Which API is used in project to implement restful Services?</w:t>
      </w:r>
    </w:p>
    <w:p w:rsidR="00F10ACD" w:rsidRPr="00F10ACD" w:rsidRDefault="00F10ACD" w:rsidP="00F10ACD">
      <w:pPr>
        <w:shd w:val="clear" w:color="auto" w:fill="FFFFFF"/>
        <w:spacing w:after="75" w:line="240" w:lineRule="auto"/>
        <w:rPr>
          <w:rFonts w:ascii="Arial" w:eastAsia="Times New Roman" w:hAnsi="Arial" w:cs="Arial"/>
          <w:color w:val="222222"/>
          <w:sz w:val="48"/>
          <w:szCs w:val="48"/>
          <w:lang w:eastAsia="en-IN"/>
        </w:rPr>
      </w:pPr>
      <w:r w:rsidRPr="00F10ACD">
        <w:rPr>
          <w:rFonts w:ascii="Arial" w:eastAsia="Times New Roman" w:hAnsi="Arial" w:cs="Arial"/>
          <w:color w:val="222222"/>
          <w:sz w:val="48"/>
          <w:szCs w:val="48"/>
          <w:lang w:eastAsia="en-IN"/>
        </w:rPr>
        <w:t>Jersey</w:t>
      </w:r>
    </w:p>
    <w:p w:rsidR="00F10ACD" w:rsidRPr="00F10ACD" w:rsidRDefault="00F10ACD" w:rsidP="00F10ACD">
      <w:pPr>
        <w:shd w:val="clear" w:color="auto" w:fill="FFFFFF"/>
        <w:spacing w:after="0" w:line="240" w:lineRule="auto"/>
        <w:rPr>
          <w:rFonts w:ascii="Arial" w:eastAsia="Times New Roman" w:hAnsi="Arial" w:cs="Arial"/>
          <w:color w:val="222222"/>
          <w:sz w:val="21"/>
          <w:szCs w:val="21"/>
          <w:lang w:eastAsia="en-IN"/>
        </w:rPr>
      </w:pPr>
      <w:r w:rsidRPr="00F10ACD">
        <w:rPr>
          <w:rFonts w:ascii="Arial" w:eastAsia="Times New Roman" w:hAnsi="Arial" w:cs="Arial"/>
          <w:color w:val="222222"/>
          <w:sz w:val="24"/>
          <w:szCs w:val="24"/>
          <w:lang w:eastAsia="en-IN"/>
        </w:rPr>
        <w:t>Jersey is the open source, production quality, JAX-RS (JSR 311) Reference </w:t>
      </w:r>
      <w:r w:rsidRPr="00F10ACD">
        <w:rPr>
          <w:rFonts w:ascii="Arial" w:eastAsia="Times New Roman" w:hAnsi="Arial" w:cs="Arial"/>
          <w:b/>
          <w:bCs/>
          <w:color w:val="222222"/>
          <w:sz w:val="24"/>
          <w:szCs w:val="24"/>
          <w:lang w:eastAsia="en-IN"/>
        </w:rPr>
        <w:t>Implementation</w:t>
      </w:r>
      <w:r w:rsidRPr="00F10ACD">
        <w:rPr>
          <w:rFonts w:ascii="Arial" w:eastAsia="Times New Roman" w:hAnsi="Arial" w:cs="Arial"/>
          <w:color w:val="222222"/>
          <w:sz w:val="24"/>
          <w:szCs w:val="24"/>
          <w:lang w:eastAsia="en-IN"/>
        </w:rPr>
        <w:t> for building </w:t>
      </w:r>
      <w:r w:rsidRPr="00F10ACD">
        <w:rPr>
          <w:rFonts w:ascii="Arial" w:eastAsia="Times New Roman" w:hAnsi="Arial" w:cs="Arial"/>
          <w:b/>
          <w:bCs/>
          <w:color w:val="222222"/>
          <w:sz w:val="24"/>
          <w:szCs w:val="24"/>
          <w:lang w:eastAsia="en-IN"/>
        </w:rPr>
        <w:t>RESTful</w:t>
      </w:r>
      <w:r w:rsidRPr="00F10ACD">
        <w:rPr>
          <w:rFonts w:ascii="Arial" w:eastAsia="Times New Roman" w:hAnsi="Arial" w:cs="Arial"/>
          <w:color w:val="222222"/>
          <w:sz w:val="24"/>
          <w:szCs w:val="24"/>
          <w:lang w:eastAsia="en-IN"/>
        </w:rPr>
        <w:t> Web </w:t>
      </w:r>
      <w:r w:rsidRPr="00F10ACD">
        <w:rPr>
          <w:rFonts w:ascii="Arial" w:eastAsia="Times New Roman" w:hAnsi="Arial" w:cs="Arial"/>
          <w:b/>
          <w:bCs/>
          <w:color w:val="222222"/>
          <w:sz w:val="24"/>
          <w:szCs w:val="24"/>
          <w:lang w:eastAsia="en-IN"/>
        </w:rPr>
        <w:t>services</w:t>
      </w:r>
      <w:r w:rsidRPr="00F10ACD">
        <w:rPr>
          <w:rFonts w:ascii="Arial" w:eastAsia="Times New Roman" w:hAnsi="Arial" w:cs="Arial"/>
          <w:color w:val="222222"/>
          <w:sz w:val="24"/>
          <w:szCs w:val="24"/>
          <w:lang w:eastAsia="en-IN"/>
        </w:rPr>
        <w:t>. </w:t>
      </w:r>
    </w:p>
    <w:p w:rsidR="00F10ACD"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81.Difference between Path Param and Query Param?</w:t>
      </w:r>
    </w:p>
    <w:p w:rsidR="00F10ACD" w:rsidRDefault="00F10ACD" w:rsidP="002E3E77">
      <w:pPr>
        <w:pStyle w:val="NormalWeb"/>
        <w:shd w:val="clear" w:color="auto" w:fill="FFFFFF"/>
        <w:spacing w:before="90" w:beforeAutospacing="0" w:after="90" w:afterAutospacing="0"/>
        <w:rPr>
          <w:rFonts w:ascii="Arial" w:hAnsi="Arial" w:cs="Arial"/>
          <w:color w:val="242729"/>
          <w:sz w:val="23"/>
          <w:szCs w:val="23"/>
          <w:shd w:val="clear" w:color="auto" w:fill="FBF2D4"/>
        </w:rPr>
      </w:pPr>
      <w:r>
        <w:rPr>
          <w:rFonts w:ascii="Arial" w:hAnsi="Arial" w:cs="Arial"/>
          <w:color w:val="242729"/>
          <w:sz w:val="23"/>
          <w:szCs w:val="23"/>
          <w:shd w:val="clear" w:color="auto" w:fill="FBF2D4"/>
        </w:rPr>
        <w:t>Use @PathParam for retrieval based on id. User @QueryParam for filter or if you have any fixed list of options that user can pass.</w:t>
      </w:r>
    </w:p>
    <w:p w:rsidR="00F10ACD" w:rsidRDefault="00F10ACD" w:rsidP="00F10ACD">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br/>
        <w:t>This is what I do.</w:t>
      </w:r>
    </w:p>
    <w:p w:rsidR="00F10ACD" w:rsidRDefault="00F10ACD" w:rsidP="00F10ACD">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If there is a scenario to retrieve a record based on id, for example you need to get the details of the employee whose id is 15, then you can have resource with @PathParam.</w:t>
      </w:r>
    </w:p>
    <w:p w:rsidR="00F10ACD" w:rsidRDefault="00F10ACD" w:rsidP="00F10ACD">
      <w:pPr>
        <w:pStyle w:val="HTMLPreformatted"/>
        <w:textAlignment w:val="baseline"/>
        <w:rPr>
          <w:rFonts w:ascii="Consolas" w:hAnsi="Consolas"/>
          <w:color w:val="393318"/>
        </w:rPr>
      </w:pPr>
      <w:r>
        <w:rPr>
          <w:rStyle w:val="pln"/>
          <w:rFonts w:ascii="inherit" w:hAnsi="inherit"/>
          <w:color w:val="303336"/>
          <w:bdr w:val="none" w:sz="0" w:space="0" w:color="auto" w:frame="1"/>
        </w:rPr>
        <w:lastRenderedPageBreak/>
        <w:t xml:space="preserve">GET </w:t>
      </w:r>
      <w:r>
        <w:rPr>
          <w:rStyle w:val="pun"/>
          <w:rFonts w:ascii="inherit" w:hAnsi="inherit"/>
          <w:color w:val="303336"/>
          <w:bdr w:val="none" w:sz="0" w:space="0" w:color="auto" w:frame="1"/>
        </w:rPr>
        <w:t>/</w:t>
      </w:r>
      <w:r>
        <w:rPr>
          <w:rStyle w:val="pln"/>
          <w:rFonts w:ascii="inherit" w:hAnsi="inherit"/>
          <w:color w:val="303336"/>
          <w:bdr w:val="none" w:sz="0" w:space="0" w:color="auto" w:frame="1"/>
        </w:rPr>
        <w:t>employee</w:t>
      </w:r>
      <w:r>
        <w:rPr>
          <w:rStyle w:val="pun"/>
          <w:rFonts w:ascii="inherit" w:hAnsi="inherit"/>
          <w:color w:val="303336"/>
          <w:bdr w:val="none" w:sz="0" w:space="0" w:color="auto" w:frame="1"/>
        </w:rPr>
        <w:t>/{</w:t>
      </w:r>
      <w:r>
        <w:rPr>
          <w:rStyle w:val="pln"/>
          <w:rFonts w:ascii="inherit" w:hAnsi="inherit"/>
          <w:color w:val="303336"/>
          <w:bdr w:val="none" w:sz="0" w:space="0" w:color="auto" w:frame="1"/>
        </w:rPr>
        <w:t>id</w:t>
      </w:r>
      <w:r>
        <w:rPr>
          <w:rStyle w:val="pun"/>
          <w:rFonts w:ascii="inherit" w:hAnsi="inherit"/>
          <w:color w:val="303336"/>
          <w:bdr w:val="none" w:sz="0" w:space="0" w:color="auto" w:frame="1"/>
        </w:rPr>
        <w:t>}</w:t>
      </w:r>
    </w:p>
    <w:p w:rsidR="00F10ACD" w:rsidRDefault="00F10ACD" w:rsidP="00F10ACD">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If there is a scenario where you need to get the details of all employees but only 10 at a time, you may use query param</w:t>
      </w:r>
    </w:p>
    <w:p w:rsidR="00F10ACD" w:rsidRDefault="00F10ACD" w:rsidP="00F10ACD">
      <w:pPr>
        <w:pStyle w:val="HTMLPreformatted"/>
        <w:textAlignment w:val="baseline"/>
        <w:rPr>
          <w:rFonts w:ascii="Consolas" w:hAnsi="Consolas"/>
          <w:color w:val="393318"/>
        </w:rPr>
      </w:pPr>
      <w:r>
        <w:rPr>
          <w:rStyle w:val="pln"/>
          <w:rFonts w:ascii="inherit" w:hAnsi="inherit"/>
          <w:color w:val="303336"/>
          <w:bdr w:val="none" w:sz="0" w:space="0" w:color="auto" w:frame="1"/>
        </w:rPr>
        <w:t xml:space="preserve">GET </w:t>
      </w:r>
      <w:r>
        <w:rPr>
          <w:rStyle w:val="pun"/>
          <w:rFonts w:ascii="inherit" w:hAnsi="inherit"/>
          <w:color w:val="303336"/>
          <w:bdr w:val="none" w:sz="0" w:space="0" w:color="auto" w:frame="1"/>
        </w:rPr>
        <w:t>/</w:t>
      </w:r>
      <w:r>
        <w:rPr>
          <w:rStyle w:val="pln"/>
          <w:rFonts w:ascii="inherit" w:hAnsi="inherit"/>
          <w:color w:val="303336"/>
          <w:bdr w:val="none" w:sz="0" w:space="0" w:color="auto" w:frame="1"/>
        </w:rPr>
        <w:t>employee</w:t>
      </w:r>
      <w:r>
        <w:rPr>
          <w:rStyle w:val="pun"/>
          <w:rFonts w:ascii="inherit" w:hAnsi="inherit"/>
          <w:color w:val="303336"/>
          <w:bdr w:val="none" w:sz="0" w:space="0" w:color="auto" w:frame="1"/>
        </w:rPr>
        <w:t>?</w:t>
      </w:r>
      <w:r>
        <w:rPr>
          <w:rStyle w:val="pln"/>
          <w:rFonts w:ascii="inherit" w:hAnsi="inherit"/>
          <w:color w:val="303336"/>
          <w:bdr w:val="none" w:sz="0" w:space="0" w:color="auto" w:frame="1"/>
        </w:rPr>
        <w:t>start</w:t>
      </w:r>
      <w:r>
        <w:rPr>
          <w:rStyle w:val="pun"/>
          <w:rFonts w:ascii="inherit" w:hAnsi="inherit"/>
          <w:color w:val="303336"/>
          <w:bdr w:val="none" w:sz="0" w:space="0" w:color="auto" w:frame="1"/>
        </w:rPr>
        <w:t>=</w:t>
      </w:r>
      <w:r>
        <w:rPr>
          <w:rStyle w:val="lit"/>
          <w:rFonts w:ascii="inherit" w:hAnsi="inherit"/>
          <w:color w:val="7D2727"/>
          <w:bdr w:val="none" w:sz="0" w:space="0" w:color="auto" w:frame="1"/>
        </w:rPr>
        <w:t>1</w:t>
      </w:r>
      <w:r>
        <w:rPr>
          <w:rStyle w:val="pun"/>
          <w:rFonts w:ascii="inherit" w:hAnsi="inherit"/>
          <w:color w:val="303336"/>
          <w:bdr w:val="none" w:sz="0" w:space="0" w:color="auto" w:frame="1"/>
        </w:rPr>
        <w:t>&amp;</w:t>
      </w:r>
      <w:r>
        <w:rPr>
          <w:rStyle w:val="pln"/>
          <w:rFonts w:ascii="inherit" w:hAnsi="inherit"/>
          <w:color w:val="303336"/>
          <w:bdr w:val="none" w:sz="0" w:space="0" w:color="auto" w:frame="1"/>
        </w:rPr>
        <w:t>size</w:t>
      </w:r>
      <w:r>
        <w:rPr>
          <w:rStyle w:val="pun"/>
          <w:rFonts w:ascii="inherit" w:hAnsi="inherit"/>
          <w:color w:val="303336"/>
          <w:bdr w:val="none" w:sz="0" w:space="0" w:color="auto" w:frame="1"/>
        </w:rPr>
        <w:t>=</w:t>
      </w:r>
      <w:r>
        <w:rPr>
          <w:rStyle w:val="lit"/>
          <w:rFonts w:ascii="inherit" w:hAnsi="inherit"/>
          <w:color w:val="7D2727"/>
          <w:bdr w:val="none" w:sz="0" w:space="0" w:color="auto" w:frame="1"/>
        </w:rPr>
        <w:t>10</w:t>
      </w:r>
    </w:p>
    <w:p w:rsidR="00F10ACD" w:rsidRDefault="00F10ACD" w:rsidP="00F10ACD">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says that starting employee id 1 get ten records.</w:t>
      </w:r>
    </w:p>
    <w:p w:rsidR="00F10ACD" w:rsidRDefault="00F10ACD" w:rsidP="00F10ACD">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summarize, use @PathParam for retrieval based on id. User @QueryParam for filter or if you have any fixed list of options that user can pass.</w:t>
      </w:r>
    </w:p>
    <w:p w:rsidR="008F568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82.What are Http methods are there?</w:t>
      </w:r>
    </w:p>
    <w:p w:rsidR="008F5682" w:rsidRDefault="008F5682" w:rsidP="008F5682">
      <w:pPr>
        <w:pStyle w:val="Heading2"/>
        <w:rPr>
          <w:color w:val="000000"/>
        </w:rPr>
      </w:pPr>
      <w:r>
        <w:rPr>
          <w:color w:val="000000"/>
        </w:rPr>
        <w:br/>
        <w:t>HTTP GET</w:t>
      </w:r>
    </w:p>
    <w:p w:rsidR="008F5682" w:rsidRDefault="008F5682" w:rsidP="008F5682">
      <w:pPr>
        <w:pStyle w:val="NormalWeb"/>
        <w:rPr>
          <w:color w:val="000000"/>
          <w:sz w:val="27"/>
          <w:szCs w:val="27"/>
        </w:rPr>
      </w:pPr>
      <w:r>
        <w:rPr>
          <w:color w:val="000000"/>
          <w:sz w:val="27"/>
          <w:szCs w:val="27"/>
        </w:rPr>
        <w:t>Use GET requests </w:t>
      </w:r>
      <w:r>
        <w:rPr>
          <w:rStyle w:val="Strong"/>
          <w:color w:val="000000"/>
          <w:sz w:val="27"/>
          <w:szCs w:val="27"/>
        </w:rPr>
        <w:t>to retrieve resource representation/information only</w:t>
      </w:r>
      <w:r>
        <w:rPr>
          <w:color w:val="000000"/>
          <w:sz w:val="27"/>
          <w:szCs w:val="27"/>
        </w:rPr>
        <w:t> – and not to modify it in any way. As GET requests do not change the state of the resource, these are said to be </w:t>
      </w:r>
      <w:r>
        <w:rPr>
          <w:rStyle w:val="Strong"/>
          <w:color w:val="000000"/>
          <w:sz w:val="27"/>
          <w:szCs w:val="27"/>
        </w:rPr>
        <w:t>safe methods</w:t>
      </w:r>
      <w:r>
        <w:rPr>
          <w:color w:val="000000"/>
          <w:sz w:val="27"/>
          <w:szCs w:val="27"/>
        </w:rPr>
        <w:t>. Additionally, GET APIs should be </w:t>
      </w:r>
      <w:r>
        <w:rPr>
          <w:rStyle w:val="Strong"/>
          <w:color w:val="000000"/>
          <w:sz w:val="27"/>
          <w:szCs w:val="27"/>
        </w:rPr>
        <w:t>idempotent</w:t>
      </w:r>
      <w:r>
        <w:rPr>
          <w:color w:val="000000"/>
          <w:sz w:val="27"/>
          <w:szCs w:val="27"/>
        </w:rPr>
        <w:t>, which means that making multiple identical requests must produce the same result every time until another API (POST or PUT) has changed the state of the resource on the server.</w:t>
      </w:r>
    </w:p>
    <w:p w:rsidR="008F5682" w:rsidRDefault="008F5682" w:rsidP="008F5682">
      <w:pPr>
        <w:pStyle w:val="NormalWeb"/>
        <w:rPr>
          <w:color w:val="000000"/>
          <w:sz w:val="27"/>
          <w:szCs w:val="27"/>
        </w:rPr>
      </w:pPr>
      <w:r>
        <w:rPr>
          <w:color w:val="000000"/>
          <w:sz w:val="27"/>
          <w:szCs w:val="27"/>
        </w:rPr>
        <w:t>If the Request-URI refers to a data-producing process, it is the produced data which shall be returned as the entity in the response and not the source text of the process, unless that text happens to be the output of the process.</w:t>
      </w:r>
    </w:p>
    <w:p w:rsidR="008F5682" w:rsidRDefault="008F5682" w:rsidP="008F5682">
      <w:pPr>
        <w:pStyle w:val="NormalWeb"/>
        <w:rPr>
          <w:color w:val="000000"/>
          <w:sz w:val="27"/>
          <w:szCs w:val="27"/>
        </w:rPr>
      </w:pPr>
      <w:r>
        <w:rPr>
          <w:color w:val="000000"/>
          <w:sz w:val="27"/>
          <w:szCs w:val="27"/>
        </w:rPr>
        <w:t>For any given HTTP GET API, if the resource is found on the server, then it must return HTTP response code </w:t>
      </w:r>
      <w:r>
        <w:rPr>
          <w:rStyle w:val="HTMLCode"/>
          <w:color w:val="000000"/>
        </w:rPr>
        <w:t>200 (OK)</w:t>
      </w:r>
      <w:r>
        <w:rPr>
          <w:color w:val="000000"/>
          <w:sz w:val="27"/>
          <w:szCs w:val="27"/>
        </w:rPr>
        <w:t> – along with the response body, which is usually either XML or JSON content (due to their platform-independent nature).</w:t>
      </w:r>
    </w:p>
    <w:p w:rsidR="008F5682" w:rsidRDefault="008F5682" w:rsidP="008F5682">
      <w:pPr>
        <w:pStyle w:val="NormalWeb"/>
        <w:rPr>
          <w:color w:val="000000"/>
          <w:sz w:val="27"/>
          <w:szCs w:val="27"/>
        </w:rPr>
      </w:pPr>
      <w:r>
        <w:rPr>
          <w:color w:val="000000"/>
          <w:sz w:val="27"/>
          <w:szCs w:val="27"/>
        </w:rPr>
        <w:t>In case resource is NOT found on server then it must return HTTP response code </w:t>
      </w:r>
      <w:r>
        <w:rPr>
          <w:rStyle w:val="HTMLCode"/>
          <w:color w:val="000000"/>
        </w:rPr>
        <w:t>404 (NOT FOUND)</w:t>
      </w:r>
      <w:r>
        <w:rPr>
          <w:color w:val="000000"/>
          <w:sz w:val="27"/>
          <w:szCs w:val="27"/>
        </w:rPr>
        <w:t>. Similarly, if it is determined that GET request itself is not correctly formed then server will return HTTP response code </w:t>
      </w:r>
      <w:r>
        <w:rPr>
          <w:rStyle w:val="HTMLCode"/>
          <w:color w:val="000000"/>
        </w:rPr>
        <w:t>400 (BAD REQUEST)</w:t>
      </w:r>
      <w:r>
        <w:rPr>
          <w:color w:val="000000"/>
          <w:sz w:val="27"/>
          <w:szCs w:val="27"/>
        </w:rPr>
        <w:t>.</w:t>
      </w:r>
    </w:p>
    <w:p w:rsidR="008F5682" w:rsidRDefault="008F5682" w:rsidP="008F5682">
      <w:pPr>
        <w:pStyle w:val="Heading4"/>
        <w:rPr>
          <w:color w:val="000000"/>
          <w:sz w:val="27"/>
          <w:szCs w:val="27"/>
        </w:rPr>
      </w:pPr>
      <w:r>
        <w:rPr>
          <w:color w:val="000000"/>
          <w:sz w:val="27"/>
          <w:szCs w:val="27"/>
        </w:rPr>
        <w:t>Example request URIs</w:t>
      </w:r>
    </w:p>
    <w:p w:rsidR="008F5682" w:rsidRDefault="008F5682" w:rsidP="0013606E">
      <w:pPr>
        <w:numPr>
          <w:ilvl w:val="0"/>
          <w:numId w:val="100"/>
        </w:numPr>
        <w:spacing w:before="100" w:beforeAutospacing="1" w:after="100" w:afterAutospacing="1" w:line="240" w:lineRule="auto"/>
        <w:rPr>
          <w:color w:val="000000"/>
          <w:sz w:val="27"/>
          <w:szCs w:val="27"/>
        </w:rPr>
      </w:pPr>
      <w:r>
        <w:rPr>
          <w:color w:val="000000"/>
          <w:sz w:val="27"/>
          <w:szCs w:val="27"/>
        </w:rPr>
        <w:t>HTTP GET http://www.appdomain.com/users</w:t>
      </w:r>
    </w:p>
    <w:p w:rsidR="008F5682" w:rsidRDefault="008F5682" w:rsidP="0013606E">
      <w:pPr>
        <w:numPr>
          <w:ilvl w:val="0"/>
          <w:numId w:val="100"/>
        </w:numPr>
        <w:spacing w:before="100" w:beforeAutospacing="1" w:after="100" w:afterAutospacing="1" w:line="240" w:lineRule="auto"/>
        <w:rPr>
          <w:color w:val="000000"/>
          <w:sz w:val="27"/>
          <w:szCs w:val="27"/>
        </w:rPr>
      </w:pPr>
      <w:r>
        <w:rPr>
          <w:color w:val="000000"/>
          <w:sz w:val="27"/>
          <w:szCs w:val="27"/>
        </w:rPr>
        <w:t>HTTP GET http://www.appdomain.com/users?size=20&amp;page=5</w:t>
      </w:r>
    </w:p>
    <w:p w:rsidR="008F5682" w:rsidRDefault="008F5682" w:rsidP="0013606E">
      <w:pPr>
        <w:numPr>
          <w:ilvl w:val="0"/>
          <w:numId w:val="100"/>
        </w:numPr>
        <w:spacing w:before="100" w:beforeAutospacing="1" w:after="100" w:afterAutospacing="1" w:line="240" w:lineRule="auto"/>
        <w:rPr>
          <w:color w:val="000000"/>
          <w:sz w:val="27"/>
          <w:szCs w:val="27"/>
        </w:rPr>
      </w:pPr>
      <w:r>
        <w:rPr>
          <w:color w:val="000000"/>
          <w:sz w:val="27"/>
          <w:szCs w:val="27"/>
        </w:rPr>
        <w:t>HTTP GET http://www.appdomain.com/users/123</w:t>
      </w:r>
    </w:p>
    <w:p w:rsidR="008F5682" w:rsidRDefault="008F5682" w:rsidP="0013606E">
      <w:pPr>
        <w:numPr>
          <w:ilvl w:val="0"/>
          <w:numId w:val="100"/>
        </w:numPr>
        <w:spacing w:before="100" w:beforeAutospacing="1" w:after="100" w:afterAutospacing="1" w:line="240" w:lineRule="auto"/>
        <w:rPr>
          <w:color w:val="000000"/>
          <w:sz w:val="27"/>
          <w:szCs w:val="27"/>
        </w:rPr>
      </w:pPr>
      <w:r>
        <w:rPr>
          <w:color w:val="000000"/>
          <w:sz w:val="27"/>
          <w:szCs w:val="27"/>
        </w:rPr>
        <w:t>HTTP GET http://www.appdomain.com/users/123/address</w:t>
      </w:r>
    </w:p>
    <w:p w:rsidR="008F5682" w:rsidRDefault="008F5682" w:rsidP="008F5682">
      <w:pPr>
        <w:pStyle w:val="Heading2"/>
        <w:rPr>
          <w:color w:val="000000"/>
          <w:sz w:val="36"/>
          <w:szCs w:val="36"/>
        </w:rPr>
      </w:pPr>
      <w:r>
        <w:rPr>
          <w:color w:val="000000"/>
        </w:rPr>
        <w:t>HTTP POST</w:t>
      </w:r>
    </w:p>
    <w:p w:rsidR="008F5682" w:rsidRDefault="008F5682" w:rsidP="008F5682">
      <w:pPr>
        <w:pStyle w:val="NormalWeb"/>
        <w:rPr>
          <w:color w:val="000000"/>
          <w:sz w:val="27"/>
          <w:szCs w:val="27"/>
        </w:rPr>
      </w:pPr>
      <w:r>
        <w:rPr>
          <w:color w:val="000000"/>
          <w:sz w:val="27"/>
          <w:szCs w:val="27"/>
        </w:rPr>
        <w:t>Use POST APIs </w:t>
      </w:r>
      <w:r>
        <w:rPr>
          <w:rStyle w:val="Strong"/>
          <w:color w:val="000000"/>
          <w:sz w:val="27"/>
          <w:szCs w:val="27"/>
        </w:rPr>
        <w:t>to create new subordinate resources</w:t>
      </w:r>
      <w:r>
        <w:rPr>
          <w:color w:val="000000"/>
          <w:sz w:val="27"/>
          <w:szCs w:val="27"/>
        </w:rPr>
        <w:t xml:space="preserve">, e.g., a file is subordinate to a directory containing it or a row is subordinate to a database table. Talking strictly </w:t>
      </w:r>
      <w:r>
        <w:rPr>
          <w:color w:val="000000"/>
          <w:sz w:val="27"/>
          <w:szCs w:val="27"/>
        </w:rPr>
        <w:lastRenderedPageBreak/>
        <w:t>in terms of REST, POST methods are used to create a new resource into the collection of resources.</w:t>
      </w:r>
    </w:p>
    <w:p w:rsidR="008F5682" w:rsidRDefault="008F5682" w:rsidP="008F5682">
      <w:pPr>
        <w:pStyle w:val="NormalWeb"/>
        <w:rPr>
          <w:color w:val="000000"/>
          <w:sz w:val="27"/>
          <w:szCs w:val="27"/>
        </w:rPr>
      </w:pPr>
      <w:r>
        <w:rPr>
          <w:color w:val="000000"/>
          <w:sz w:val="27"/>
          <w:szCs w:val="27"/>
        </w:rPr>
        <w:t>Ideally, if a resource has been created on the origin server, the response SHOULD be HTTP response code </w:t>
      </w:r>
      <w:r>
        <w:rPr>
          <w:rStyle w:val="HTMLCode"/>
          <w:color w:val="000000"/>
        </w:rPr>
        <w:t>201 (Created)</w:t>
      </w:r>
      <w:r>
        <w:rPr>
          <w:color w:val="000000"/>
          <w:sz w:val="27"/>
          <w:szCs w:val="27"/>
        </w:rPr>
        <w:t> and contain an entity which describes the status of the request and refers to the new resource, and a </w:t>
      </w:r>
      <w:hyperlink r:id="rId176" w:tgtFrame="_blank" w:history="1">
        <w:r>
          <w:rPr>
            <w:rStyle w:val="Hyperlink"/>
            <w:sz w:val="27"/>
            <w:szCs w:val="27"/>
          </w:rPr>
          <w:t>Location</w:t>
        </w:r>
      </w:hyperlink>
      <w:r>
        <w:rPr>
          <w:color w:val="000000"/>
          <w:sz w:val="27"/>
          <w:szCs w:val="27"/>
        </w:rPr>
        <w:t> header.</w:t>
      </w:r>
    </w:p>
    <w:p w:rsidR="008F5682" w:rsidRDefault="008F5682" w:rsidP="008F5682">
      <w:pPr>
        <w:pStyle w:val="NormalWeb"/>
        <w:rPr>
          <w:color w:val="000000"/>
          <w:sz w:val="27"/>
          <w:szCs w:val="27"/>
        </w:rPr>
      </w:pPr>
      <w:r>
        <w:rPr>
          <w:color w:val="000000"/>
          <w:sz w:val="27"/>
          <w:szCs w:val="27"/>
        </w:rPr>
        <w:t>Many times, the action performed by the POST method might not result in a resource that can be identified by a URI. In this case, either HTTP response code </w:t>
      </w:r>
      <w:r>
        <w:rPr>
          <w:rStyle w:val="HTMLCode"/>
          <w:color w:val="000000"/>
        </w:rPr>
        <w:t>200 (OK)</w:t>
      </w:r>
      <w:r>
        <w:rPr>
          <w:color w:val="000000"/>
          <w:sz w:val="27"/>
          <w:szCs w:val="27"/>
        </w:rPr>
        <w:t> or </w:t>
      </w:r>
      <w:r>
        <w:rPr>
          <w:rStyle w:val="HTMLCode"/>
          <w:color w:val="000000"/>
        </w:rPr>
        <w:t>204 (No Content)</w:t>
      </w:r>
      <w:r>
        <w:rPr>
          <w:color w:val="000000"/>
          <w:sz w:val="27"/>
          <w:szCs w:val="27"/>
        </w:rPr>
        <w:t> is the appropriate response status.</w:t>
      </w:r>
    </w:p>
    <w:p w:rsidR="008F5682" w:rsidRDefault="008F5682" w:rsidP="008F5682">
      <w:pPr>
        <w:pStyle w:val="NormalWeb"/>
        <w:rPr>
          <w:color w:val="000000"/>
          <w:sz w:val="27"/>
          <w:szCs w:val="27"/>
        </w:rPr>
      </w:pPr>
      <w:r>
        <w:rPr>
          <w:color w:val="000000"/>
          <w:sz w:val="27"/>
          <w:szCs w:val="27"/>
        </w:rPr>
        <w:t>Responses to this method are </w:t>
      </w:r>
      <w:r>
        <w:rPr>
          <w:rStyle w:val="Strong"/>
          <w:color w:val="000000"/>
          <w:sz w:val="27"/>
          <w:szCs w:val="27"/>
        </w:rPr>
        <w:t>not cacheable</w:t>
      </w:r>
      <w:r>
        <w:rPr>
          <w:color w:val="000000"/>
          <w:sz w:val="27"/>
          <w:szCs w:val="27"/>
        </w:rPr>
        <w:t>, unless the response includes appropriate </w:t>
      </w:r>
      <w:hyperlink r:id="rId177" w:anchor="Cache_control" w:tgtFrame="_blank" w:history="1">
        <w:r>
          <w:rPr>
            <w:rStyle w:val="Hyperlink"/>
            <w:sz w:val="27"/>
            <w:szCs w:val="27"/>
          </w:rPr>
          <w:t>Cache-Control</w:t>
        </w:r>
      </w:hyperlink>
      <w:r>
        <w:rPr>
          <w:color w:val="000000"/>
          <w:sz w:val="27"/>
          <w:szCs w:val="27"/>
        </w:rPr>
        <w:t> or </w:t>
      </w:r>
      <w:hyperlink r:id="rId178" w:tgtFrame="_blank" w:history="1">
        <w:r>
          <w:rPr>
            <w:rStyle w:val="Hyperlink"/>
            <w:sz w:val="27"/>
            <w:szCs w:val="27"/>
          </w:rPr>
          <w:t>Expires</w:t>
        </w:r>
      </w:hyperlink>
      <w:r>
        <w:rPr>
          <w:color w:val="000000"/>
          <w:sz w:val="27"/>
          <w:szCs w:val="27"/>
        </w:rPr>
        <w:t> header fields.</w:t>
      </w:r>
    </w:p>
    <w:p w:rsidR="008F5682" w:rsidRDefault="008F5682" w:rsidP="008F5682">
      <w:pPr>
        <w:pStyle w:val="NormalWeb"/>
        <w:rPr>
          <w:color w:val="000000"/>
          <w:sz w:val="27"/>
          <w:szCs w:val="27"/>
        </w:rPr>
      </w:pPr>
      <w:r>
        <w:rPr>
          <w:color w:val="000000"/>
          <w:sz w:val="27"/>
          <w:szCs w:val="27"/>
        </w:rPr>
        <w:t>Please note that POST is </w:t>
      </w:r>
      <w:r>
        <w:rPr>
          <w:rStyle w:val="Strong"/>
          <w:color w:val="000000"/>
          <w:sz w:val="27"/>
          <w:szCs w:val="27"/>
        </w:rPr>
        <w:t>neither safe nor idempotent</w:t>
      </w:r>
      <w:r>
        <w:rPr>
          <w:color w:val="000000"/>
          <w:sz w:val="27"/>
          <w:szCs w:val="27"/>
        </w:rPr>
        <w:t>, and invoking two identical POST requests will result in two different resources containing the same information (except resource ids).</w:t>
      </w:r>
    </w:p>
    <w:p w:rsidR="008F5682" w:rsidRDefault="008F5682" w:rsidP="008F5682">
      <w:pPr>
        <w:pStyle w:val="Heading4"/>
        <w:rPr>
          <w:color w:val="000000"/>
          <w:sz w:val="27"/>
          <w:szCs w:val="27"/>
        </w:rPr>
      </w:pPr>
      <w:r>
        <w:rPr>
          <w:color w:val="000000"/>
          <w:sz w:val="27"/>
          <w:szCs w:val="27"/>
        </w:rPr>
        <w:t>Example request URIs</w:t>
      </w:r>
    </w:p>
    <w:p w:rsidR="008F5682" w:rsidRDefault="008F5682" w:rsidP="0013606E">
      <w:pPr>
        <w:numPr>
          <w:ilvl w:val="0"/>
          <w:numId w:val="101"/>
        </w:numPr>
        <w:spacing w:before="100" w:beforeAutospacing="1" w:after="100" w:afterAutospacing="1" w:line="240" w:lineRule="auto"/>
        <w:rPr>
          <w:color w:val="000000"/>
          <w:sz w:val="27"/>
          <w:szCs w:val="27"/>
        </w:rPr>
      </w:pPr>
      <w:r>
        <w:rPr>
          <w:color w:val="000000"/>
          <w:sz w:val="27"/>
          <w:szCs w:val="27"/>
        </w:rPr>
        <w:t>HTTP POST http://www.appdomain.com/users</w:t>
      </w:r>
    </w:p>
    <w:p w:rsidR="008F5682" w:rsidRDefault="008F5682" w:rsidP="0013606E">
      <w:pPr>
        <w:numPr>
          <w:ilvl w:val="0"/>
          <w:numId w:val="101"/>
        </w:numPr>
        <w:spacing w:before="100" w:beforeAutospacing="1" w:after="100" w:afterAutospacing="1" w:line="240" w:lineRule="auto"/>
        <w:rPr>
          <w:color w:val="000000"/>
          <w:sz w:val="27"/>
          <w:szCs w:val="27"/>
        </w:rPr>
      </w:pPr>
      <w:r>
        <w:rPr>
          <w:color w:val="000000"/>
          <w:sz w:val="27"/>
          <w:szCs w:val="27"/>
        </w:rPr>
        <w:t>HTTP POST http://www.appdomain.com/users/123/accounts</w:t>
      </w:r>
    </w:p>
    <w:p w:rsidR="008F5682" w:rsidRDefault="008F5682" w:rsidP="008F5682">
      <w:pPr>
        <w:pStyle w:val="Heading2"/>
        <w:rPr>
          <w:color w:val="000000"/>
          <w:sz w:val="36"/>
          <w:szCs w:val="36"/>
        </w:rPr>
      </w:pPr>
      <w:r>
        <w:rPr>
          <w:color w:val="000000"/>
        </w:rPr>
        <w:t>HTTP PUT</w:t>
      </w:r>
    </w:p>
    <w:p w:rsidR="008F5682" w:rsidRDefault="008F5682" w:rsidP="008F5682">
      <w:pPr>
        <w:pStyle w:val="NormalWeb"/>
        <w:rPr>
          <w:color w:val="000000"/>
          <w:sz w:val="27"/>
          <w:szCs w:val="27"/>
        </w:rPr>
      </w:pPr>
      <w:r>
        <w:rPr>
          <w:color w:val="000000"/>
          <w:sz w:val="27"/>
          <w:szCs w:val="27"/>
        </w:rPr>
        <w:t>Use PUT APIs primarily </w:t>
      </w:r>
      <w:r>
        <w:rPr>
          <w:rStyle w:val="Strong"/>
          <w:color w:val="000000"/>
          <w:sz w:val="27"/>
          <w:szCs w:val="27"/>
        </w:rPr>
        <w:t>to update existing resource</w:t>
      </w:r>
      <w:r>
        <w:rPr>
          <w:color w:val="000000"/>
          <w:sz w:val="27"/>
          <w:szCs w:val="27"/>
        </w:rPr>
        <w:t> (if the resource does not exist, then API may decide to create a new resource or not). If a new resource has been created by the PUT API, the origin server MUST inform the user agent via the HTTP response code </w:t>
      </w:r>
      <w:r>
        <w:rPr>
          <w:rStyle w:val="HTMLCode"/>
          <w:color w:val="000000"/>
        </w:rPr>
        <w:t>201 (Created)</w:t>
      </w:r>
      <w:r>
        <w:rPr>
          <w:color w:val="000000"/>
          <w:sz w:val="27"/>
          <w:szCs w:val="27"/>
        </w:rPr>
        <w:t> response and if an existing resource is modified, either the </w:t>
      </w:r>
      <w:r>
        <w:rPr>
          <w:rStyle w:val="HTMLCode"/>
          <w:color w:val="000000"/>
        </w:rPr>
        <w:t>200 (OK)</w:t>
      </w:r>
      <w:r>
        <w:rPr>
          <w:color w:val="000000"/>
          <w:sz w:val="27"/>
          <w:szCs w:val="27"/>
        </w:rPr>
        <w:t> or </w:t>
      </w:r>
      <w:r>
        <w:rPr>
          <w:rStyle w:val="HTMLCode"/>
          <w:color w:val="000000"/>
        </w:rPr>
        <w:t>204 (No Content</w:t>
      </w:r>
      <w:r>
        <w:rPr>
          <w:color w:val="000000"/>
          <w:sz w:val="27"/>
          <w:szCs w:val="27"/>
        </w:rPr>
        <w:t>) response codes SHOULD be sent to indicate successful completion of the request.</w:t>
      </w:r>
    </w:p>
    <w:p w:rsidR="008F5682" w:rsidRDefault="008F5682" w:rsidP="008F5682">
      <w:pPr>
        <w:pStyle w:val="NormalWeb"/>
        <w:rPr>
          <w:color w:val="000000"/>
          <w:sz w:val="27"/>
          <w:szCs w:val="27"/>
        </w:rPr>
      </w:pPr>
      <w:r>
        <w:rPr>
          <w:color w:val="000000"/>
          <w:sz w:val="27"/>
          <w:szCs w:val="27"/>
        </w:rPr>
        <w:t>If the request passes through a cache and the Request-URI identifies one or more currently cached entities, those entries SHOULD be treated as stale. Responses to this method are </w:t>
      </w:r>
      <w:r>
        <w:rPr>
          <w:rStyle w:val="Strong"/>
          <w:color w:val="000000"/>
          <w:sz w:val="27"/>
          <w:szCs w:val="27"/>
        </w:rPr>
        <w:t>not cacheable</w:t>
      </w:r>
      <w:r>
        <w:rPr>
          <w:color w:val="000000"/>
          <w:sz w:val="27"/>
          <w:szCs w:val="27"/>
        </w:rPr>
        <w:t>.</w:t>
      </w:r>
    </w:p>
    <w:p w:rsidR="008F5682" w:rsidRDefault="008F5682" w:rsidP="008F5682">
      <w:pPr>
        <w:rPr>
          <w:color w:val="000000"/>
          <w:sz w:val="27"/>
          <w:szCs w:val="27"/>
        </w:rPr>
      </w:pPr>
      <w:r>
        <w:rPr>
          <w:color w:val="000000"/>
          <w:sz w:val="27"/>
          <w:szCs w:val="27"/>
        </w:rPr>
        <w:t>The difference between the POST and PUT APIs can be observed in request URIs. POST requests are made on resource collections, whereas PUT requests are made on an individual resource.</w:t>
      </w:r>
    </w:p>
    <w:p w:rsidR="008F5682" w:rsidRDefault="008F5682" w:rsidP="008F5682">
      <w:pPr>
        <w:pStyle w:val="Heading4"/>
        <w:rPr>
          <w:color w:val="000000"/>
          <w:sz w:val="27"/>
          <w:szCs w:val="27"/>
        </w:rPr>
      </w:pPr>
      <w:r>
        <w:rPr>
          <w:color w:val="000000"/>
          <w:sz w:val="27"/>
          <w:szCs w:val="27"/>
        </w:rPr>
        <w:t>Example request URIs</w:t>
      </w:r>
    </w:p>
    <w:p w:rsidR="008F5682" w:rsidRDefault="008F5682" w:rsidP="0013606E">
      <w:pPr>
        <w:numPr>
          <w:ilvl w:val="0"/>
          <w:numId w:val="102"/>
        </w:numPr>
        <w:spacing w:before="100" w:beforeAutospacing="1" w:after="100" w:afterAutospacing="1" w:line="240" w:lineRule="auto"/>
        <w:rPr>
          <w:color w:val="000000"/>
          <w:sz w:val="27"/>
          <w:szCs w:val="27"/>
        </w:rPr>
      </w:pPr>
      <w:r>
        <w:rPr>
          <w:color w:val="000000"/>
          <w:sz w:val="27"/>
          <w:szCs w:val="27"/>
        </w:rPr>
        <w:t>HTTP PUT http://www.appdomain.com/users/123</w:t>
      </w:r>
    </w:p>
    <w:p w:rsidR="008F5682" w:rsidRDefault="008F5682" w:rsidP="0013606E">
      <w:pPr>
        <w:numPr>
          <w:ilvl w:val="0"/>
          <w:numId w:val="102"/>
        </w:numPr>
        <w:spacing w:before="100" w:beforeAutospacing="1" w:after="100" w:afterAutospacing="1" w:line="240" w:lineRule="auto"/>
        <w:rPr>
          <w:color w:val="000000"/>
          <w:sz w:val="27"/>
          <w:szCs w:val="27"/>
        </w:rPr>
      </w:pPr>
      <w:r>
        <w:rPr>
          <w:color w:val="000000"/>
          <w:sz w:val="27"/>
          <w:szCs w:val="27"/>
        </w:rPr>
        <w:t>HTTP PUT http://www.appdomain.com/users/123/accounts/456</w:t>
      </w:r>
    </w:p>
    <w:p w:rsidR="008F5682" w:rsidRDefault="008F5682" w:rsidP="008F5682">
      <w:pPr>
        <w:pStyle w:val="Heading2"/>
        <w:rPr>
          <w:color w:val="000000"/>
          <w:sz w:val="36"/>
          <w:szCs w:val="36"/>
        </w:rPr>
      </w:pPr>
      <w:r>
        <w:rPr>
          <w:color w:val="000000"/>
        </w:rPr>
        <w:lastRenderedPageBreak/>
        <w:t>HTTP DELETE</w:t>
      </w:r>
    </w:p>
    <w:p w:rsidR="008F5682" w:rsidRDefault="008F5682" w:rsidP="008F5682">
      <w:pPr>
        <w:pStyle w:val="NormalWeb"/>
        <w:rPr>
          <w:color w:val="000000"/>
          <w:sz w:val="27"/>
          <w:szCs w:val="27"/>
        </w:rPr>
      </w:pPr>
      <w:r>
        <w:rPr>
          <w:color w:val="000000"/>
          <w:sz w:val="27"/>
          <w:szCs w:val="27"/>
        </w:rPr>
        <w:t>As the name applies, DELETE APIs are used </w:t>
      </w:r>
      <w:r>
        <w:rPr>
          <w:rStyle w:val="Strong"/>
          <w:color w:val="000000"/>
          <w:sz w:val="27"/>
          <w:szCs w:val="27"/>
        </w:rPr>
        <w:t>to delete resources</w:t>
      </w:r>
      <w:r>
        <w:rPr>
          <w:color w:val="000000"/>
          <w:sz w:val="27"/>
          <w:szCs w:val="27"/>
        </w:rPr>
        <w:t> (identified by the Request-URI).</w:t>
      </w:r>
    </w:p>
    <w:p w:rsidR="008F5682" w:rsidRDefault="008F5682" w:rsidP="008F5682">
      <w:pPr>
        <w:pStyle w:val="NormalWeb"/>
        <w:rPr>
          <w:color w:val="000000"/>
          <w:sz w:val="27"/>
          <w:szCs w:val="27"/>
        </w:rPr>
      </w:pPr>
      <w:r>
        <w:rPr>
          <w:color w:val="000000"/>
          <w:sz w:val="27"/>
          <w:szCs w:val="27"/>
        </w:rPr>
        <w:t>A successful response of DELETE requests SHOULD be HTTP response </w:t>
      </w:r>
      <w:r>
        <w:rPr>
          <w:rStyle w:val="HTMLCode"/>
          <w:color w:val="000000"/>
        </w:rPr>
        <w:t>code 200 (OK)</w:t>
      </w:r>
      <w:r>
        <w:rPr>
          <w:color w:val="000000"/>
          <w:sz w:val="27"/>
          <w:szCs w:val="27"/>
        </w:rPr>
        <w:t> if the response includes an entity describing the status, </w:t>
      </w:r>
      <w:r>
        <w:rPr>
          <w:rStyle w:val="HTMLCode"/>
          <w:color w:val="000000"/>
        </w:rPr>
        <w:t>202 (Accepted)</w:t>
      </w:r>
      <w:r>
        <w:rPr>
          <w:color w:val="000000"/>
          <w:sz w:val="27"/>
          <w:szCs w:val="27"/>
        </w:rPr>
        <w:t> if the action has been queued, or </w:t>
      </w:r>
      <w:r>
        <w:rPr>
          <w:rStyle w:val="HTMLCode"/>
          <w:color w:val="000000"/>
        </w:rPr>
        <w:t>204 (No Content)</w:t>
      </w:r>
      <w:r>
        <w:rPr>
          <w:color w:val="000000"/>
          <w:sz w:val="27"/>
          <w:szCs w:val="27"/>
        </w:rPr>
        <w:t> if the action has been performed but the response does not include an entity.</w:t>
      </w:r>
    </w:p>
    <w:p w:rsidR="008F5682" w:rsidRDefault="008F5682" w:rsidP="008F5682">
      <w:pPr>
        <w:pStyle w:val="NormalWeb"/>
        <w:rPr>
          <w:color w:val="000000"/>
          <w:sz w:val="27"/>
          <w:szCs w:val="27"/>
        </w:rPr>
      </w:pPr>
      <w:r>
        <w:rPr>
          <w:color w:val="000000"/>
          <w:sz w:val="27"/>
          <w:szCs w:val="27"/>
        </w:rPr>
        <w:t>DELETE operations are </w:t>
      </w:r>
      <w:r>
        <w:rPr>
          <w:rStyle w:val="Strong"/>
          <w:color w:val="000000"/>
          <w:sz w:val="27"/>
          <w:szCs w:val="27"/>
        </w:rPr>
        <w:t>idempotent</w:t>
      </w:r>
      <w:r>
        <w:rPr>
          <w:color w:val="000000"/>
          <w:sz w:val="27"/>
          <w:szCs w:val="27"/>
        </w:rPr>
        <w:t>. If you DELETE a resource, it’s removed from the collection of resources. Repeatedly calling DELETE API on that resource will not change the outcome – however calling DELETE on a resource a second time will return a 404 (NOT FOUND) since it was already removed. Some may argue that it makes the DELETE method non-idempotent. It’s a matter of discussion and personal opinion.</w:t>
      </w:r>
    </w:p>
    <w:p w:rsidR="008F5682" w:rsidRDefault="008F5682" w:rsidP="008F5682">
      <w:pPr>
        <w:pStyle w:val="NormalWeb"/>
        <w:rPr>
          <w:color w:val="000000"/>
          <w:sz w:val="27"/>
          <w:szCs w:val="27"/>
        </w:rPr>
      </w:pPr>
      <w:r>
        <w:rPr>
          <w:color w:val="000000"/>
          <w:sz w:val="27"/>
          <w:szCs w:val="27"/>
        </w:rPr>
        <w:t>If the request passes through a cache and the Request-URI identifies one or more currently cached entities, those entries SHOULD be treated as stale. Responses to this method are </w:t>
      </w:r>
      <w:r>
        <w:rPr>
          <w:rStyle w:val="Strong"/>
          <w:color w:val="000000"/>
          <w:sz w:val="27"/>
          <w:szCs w:val="27"/>
        </w:rPr>
        <w:t>not cacheable</w:t>
      </w:r>
      <w:r>
        <w:rPr>
          <w:color w:val="000000"/>
          <w:sz w:val="27"/>
          <w:szCs w:val="27"/>
        </w:rPr>
        <w:t>.</w:t>
      </w:r>
    </w:p>
    <w:p w:rsidR="008F5682" w:rsidRDefault="008F5682" w:rsidP="008F5682">
      <w:pPr>
        <w:pStyle w:val="Heading4"/>
        <w:rPr>
          <w:color w:val="000000"/>
          <w:sz w:val="27"/>
          <w:szCs w:val="27"/>
        </w:rPr>
      </w:pPr>
      <w:r>
        <w:rPr>
          <w:color w:val="000000"/>
          <w:sz w:val="27"/>
          <w:szCs w:val="27"/>
        </w:rPr>
        <w:t>Example request URIs</w:t>
      </w:r>
    </w:p>
    <w:p w:rsidR="008F5682" w:rsidRDefault="008F5682" w:rsidP="0013606E">
      <w:pPr>
        <w:numPr>
          <w:ilvl w:val="0"/>
          <w:numId w:val="103"/>
        </w:numPr>
        <w:spacing w:before="100" w:beforeAutospacing="1" w:after="100" w:afterAutospacing="1" w:line="240" w:lineRule="auto"/>
        <w:rPr>
          <w:color w:val="000000"/>
          <w:sz w:val="27"/>
          <w:szCs w:val="27"/>
        </w:rPr>
      </w:pPr>
      <w:r>
        <w:rPr>
          <w:color w:val="000000"/>
          <w:sz w:val="27"/>
          <w:szCs w:val="27"/>
        </w:rPr>
        <w:t>HTTP DELETE http://www.appdomain.com/users/123</w:t>
      </w:r>
    </w:p>
    <w:p w:rsidR="008F5682" w:rsidRDefault="008F5682" w:rsidP="0013606E">
      <w:pPr>
        <w:numPr>
          <w:ilvl w:val="0"/>
          <w:numId w:val="103"/>
        </w:numPr>
        <w:spacing w:before="100" w:beforeAutospacing="1" w:after="100" w:afterAutospacing="1" w:line="240" w:lineRule="auto"/>
        <w:rPr>
          <w:color w:val="000000"/>
          <w:sz w:val="27"/>
          <w:szCs w:val="27"/>
        </w:rPr>
      </w:pPr>
      <w:r>
        <w:rPr>
          <w:color w:val="000000"/>
          <w:sz w:val="27"/>
          <w:szCs w:val="27"/>
        </w:rPr>
        <w:t>HTTP DELETE http://www.appdomain.com/users/123/accounts/456</w:t>
      </w:r>
    </w:p>
    <w:p w:rsidR="008F5682" w:rsidRDefault="008F5682" w:rsidP="008F5682">
      <w:pPr>
        <w:pStyle w:val="Heading2"/>
        <w:rPr>
          <w:color w:val="000000"/>
          <w:sz w:val="36"/>
          <w:szCs w:val="36"/>
        </w:rPr>
      </w:pPr>
      <w:bookmarkStart w:id="30" w:name="patch"/>
      <w:bookmarkEnd w:id="30"/>
      <w:r>
        <w:rPr>
          <w:color w:val="000000"/>
        </w:rPr>
        <w:t>HTTP PATCH</w:t>
      </w:r>
    </w:p>
    <w:p w:rsidR="008F5682" w:rsidRDefault="008F5682" w:rsidP="008F5682">
      <w:pPr>
        <w:pStyle w:val="NormalWeb"/>
        <w:rPr>
          <w:color w:val="000000"/>
          <w:sz w:val="27"/>
          <w:szCs w:val="27"/>
        </w:rPr>
      </w:pPr>
      <w:r>
        <w:rPr>
          <w:color w:val="000000"/>
          <w:sz w:val="27"/>
          <w:szCs w:val="27"/>
        </w:rPr>
        <w:t>HTTP PATCH requests are </w:t>
      </w:r>
      <w:r>
        <w:rPr>
          <w:rStyle w:val="Strong"/>
          <w:color w:val="000000"/>
          <w:sz w:val="27"/>
          <w:szCs w:val="27"/>
        </w:rPr>
        <w:t>to make partial update on a resource</w:t>
      </w:r>
      <w:r>
        <w:rPr>
          <w:color w:val="000000"/>
          <w:sz w:val="27"/>
          <w:szCs w:val="27"/>
        </w:rPr>
        <w:t>. If you see PUT requests also modify a resource entity so to make more clear – PATCH method is the correct choice for partially updating an existing resource and PUT should only be used if you’re replacing a resource in its entirety.</w:t>
      </w:r>
    </w:p>
    <w:p w:rsidR="008F5682" w:rsidRDefault="008F5682" w:rsidP="008F5682">
      <w:pPr>
        <w:pStyle w:val="NormalWeb"/>
        <w:rPr>
          <w:color w:val="000000"/>
          <w:sz w:val="27"/>
          <w:szCs w:val="27"/>
        </w:rPr>
      </w:pPr>
      <w:r>
        <w:rPr>
          <w:color w:val="000000"/>
          <w:sz w:val="27"/>
          <w:szCs w:val="27"/>
        </w:rPr>
        <w:t>Please note that there are some challenges if you decide to use PATCH APIs in your application:</w:t>
      </w:r>
    </w:p>
    <w:p w:rsidR="008F5682" w:rsidRDefault="008F5682" w:rsidP="0013606E">
      <w:pPr>
        <w:numPr>
          <w:ilvl w:val="0"/>
          <w:numId w:val="104"/>
        </w:numPr>
        <w:spacing w:before="100" w:beforeAutospacing="1" w:after="100" w:afterAutospacing="1" w:line="240" w:lineRule="auto"/>
        <w:rPr>
          <w:color w:val="000000"/>
          <w:sz w:val="27"/>
          <w:szCs w:val="27"/>
        </w:rPr>
      </w:pPr>
      <w:r>
        <w:rPr>
          <w:color w:val="000000"/>
          <w:sz w:val="27"/>
          <w:szCs w:val="27"/>
        </w:rPr>
        <w:t>Support for PATCH in browsers, servers, and web application frameworks is not universal. IE8, PHP, Tomcat, Django, and lots of other software has missing or broken support for it.</w:t>
      </w:r>
    </w:p>
    <w:p w:rsidR="008F5682" w:rsidRDefault="008F5682" w:rsidP="0013606E">
      <w:pPr>
        <w:numPr>
          <w:ilvl w:val="0"/>
          <w:numId w:val="104"/>
        </w:numPr>
        <w:spacing w:before="100" w:beforeAutospacing="1" w:after="100" w:afterAutospacing="1" w:line="240" w:lineRule="auto"/>
        <w:rPr>
          <w:color w:val="000000"/>
          <w:sz w:val="27"/>
          <w:szCs w:val="27"/>
        </w:rPr>
      </w:pPr>
      <w:r>
        <w:rPr>
          <w:color w:val="000000"/>
          <w:sz w:val="27"/>
          <w:szCs w:val="27"/>
        </w:rPr>
        <w:t>Request payload of PATCH request is not straightforward as it is for PUT request. e.g.</w:t>
      </w:r>
    </w:p>
    <w:p w:rsidR="008F5682" w:rsidRDefault="008F5682" w:rsidP="008F5682">
      <w:pPr>
        <w:pStyle w:val="NormalWeb"/>
        <w:ind w:left="720"/>
        <w:rPr>
          <w:color w:val="000000"/>
          <w:sz w:val="27"/>
          <w:szCs w:val="27"/>
        </w:rPr>
      </w:pPr>
      <w:r>
        <w:rPr>
          <w:rStyle w:val="HTMLCode"/>
          <w:color w:val="000000"/>
        </w:rPr>
        <w:t>HTTP GET /users/1</w:t>
      </w:r>
    </w:p>
    <w:p w:rsidR="008F5682" w:rsidRDefault="008F5682" w:rsidP="008F5682">
      <w:pPr>
        <w:pStyle w:val="NormalWeb"/>
        <w:ind w:left="720"/>
        <w:rPr>
          <w:color w:val="000000"/>
          <w:sz w:val="27"/>
          <w:szCs w:val="27"/>
        </w:rPr>
      </w:pPr>
      <w:r>
        <w:rPr>
          <w:color w:val="000000"/>
          <w:sz w:val="27"/>
          <w:szCs w:val="27"/>
        </w:rPr>
        <w:t>produces below response:</w:t>
      </w:r>
    </w:p>
    <w:p w:rsidR="008F5682" w:rsidRDefault="008F5682" w:rsidP="008F5682">
      <w:pPr>
        <w:pStyle w:val="NormalWeb"/>
        <w:ind w:left="720"/>
        <w:rPr>
          <w:color w:val="000000"/>
          <w:sz w:val="27"/>
          <w:szCs w:val="27"/>
        </w:rPr>
      </w:pPr>
      <w:r>
        <w:rPr>
          <w:rStyle w:val="HTMLCode"/>
          <w:color w:val="000000"/>
        </w:rPr>
        <w:lastRenderedPageBreak/>
        <w:t>{id: 1, username: 'admin', email: 'email@example.org'}</w:t>
      </w:r>
    </w:p>
    <w:p w:rsidR="008F5682" w:rsidRDefault="008F5682" w:rsidP="008F5682">
      <w:pPr>
        <w:pStyle w:val="NormalWeb"/>
        <w:ind w:left="720"/>
        <w:rPr>
          <w:color w:val="000000"/>
          <w:sz w:val="27"/>
          <w:szCs w:val="27"/>
        </w:rPr>
      </w:pPr>
      <w:r>
        <w:rPr>
          <w:color w:val="000000"/>
          <w:sz w:val="27"/>
          <w:szCs w:val="27"/>
        </w:rPr>
        <w:t>A sample patch request to update the email will be like this:</w:t>
      </w:r>
    </w:p>
    <w:p w:rsidR="008F5682" w:rsidRDefault="008F5682" w:rsidP="008F5682">
      <w:pPr>
        <w:pStyle w:val="NormalWeb"/>
        <w:ind w:left="720"/>
        <w:rPr>
          <w:color w:val="000000"/>
          <w:sz w:val="27"/>
          <w:szCs w:val="27"/>
        </w:rPr>
      </w:pPr>
      <w:r>
        <w:rPr>
          <w:rStyle w:val="HTMLCode"/>
          <w:color w:val="000000"/>
        </w:rPr>
        <w:t>HTTP PATCH /users/1</w:t>
      </w:r>
    </w:p>
    <w:p w:rsidR="008F5682" w:rsidRDefault="008F5682" w:rsidP="008F5682">
      <w:pPr>
        <w:spacing w:beforeAutospacing="1" w:afterAutospacing="1"/>
        <w:ind w:left="720"/>
        <w:rPr>
          <w:color w:val="000000"/>
          <w:sz w:val="27"/>
          <w:szCs w:val="27"/>
        </w:rPr>
      </w:pPr>
      <w:r>
        <w:rPr>
          <w:color w:val="000000"/>
          <w:sz w:val="27"/>
          <w:szCs w:val="27"/>
        </w:rPr>
        <w:t>[</w:t>
      </w:r>
      <w:r>
        <w:rPr>
          <w:color w:val="000000"/>
          <w:sz w:val="27"/>
          <w:szCs w:val="27"/>
        </w:rPr>
        <w:br/>
        <w:t>{ “op”: “replace”, “path”: “/email”, “value”: “new.email@example.org” }</w:t>
      </w:r>
      <w:r>
        <w:rPr>
          <w:color w:val="000000"/>
          <w:sz w:val="27"/>
          <w:szCs w:val="27"/>
        </w:rPr>
        <w:br/>
        <w:t>]</w:t>
      </w:r>
    </w:p>
    <w:p w:rsidR="008F5682" w:rsidRDefault="008F5682" w:rsidP="008F5682">
      <w:pPr>
        <w:pStyle w:val="NormalWeb"/>
        <w:rPr>
          <w:color w:val="000000"/>
          <w:sz w:val="27"/>
          <w:szCs w:val="27"/>
        </w:rPr>
      </w:pPr>
      <w:r>
        <w:rPr>
          <w:color w:val="000000"/>
          <w:sz w:val="27"/>
          <w:szCs w:val="27"/>
        </w:rPr>
        <w:t>There may be following possible operations are per the HTTP specification.</w:t>
      </w:r>
    </w:p>
    <w:p w:rsidR="008F5682" w:rsidRDefault="008F5682" w:rsidP="008F5682">
      <w:pPr>
        <w:pStyle w:val="NormalWeb"/>
        <w:rPr>
          <w:color w:val="000000"/>
          <w:sz w:val="27"/>
          <w:szCs w:val="27"/>
        </w:rPr>
      </w:pPr>
      <w:r>
        <w:rPr>
          <w:rStyle w:val="HTMLCode"/>
          <w:color w:val="000000"/>
        </w:rPr>
        <w:t>[</w:t>
      </w:r>
      <w:r>
        <w:rPr>
          <w:rFonts w:ascii="Courier New" w:hAnsi="Courier New" w:cs="Courier New"/>
          <w:color w:val="000000"/>
          <w:sz w:val="20"/>
          <w:szCs w:val="20"/>
        </w:rPr>
        <w:br/>
      </w:r>
      <w:r>
        <w:rPr>
          <w:rStyle w:val="HTMLCode"/>
          <w:color w:val="000000"/>
        </w:rPr>
        <w:t>{ "op": "test", "path": "/a/b/c", "value": "foo" },</w:t>
      </w:r>
      <w:r>
        <w:rPr>
          <w:rFonts w:ascii="Courier New" w:hAnsi="Courier New" w:cs="Courier New"/>
          <w:color w:val="000000"/>
          <w:sz w:val="20"/>
          <w:szCs w:val="20"/>
        </w:rPr>
        <w:br/>
      </w:r>
      <w:r>
        <w:rPr>
          <w:rStyle w:val="HTMLCode"/>
          <w:color w:val="000000"/>
        </w:rPr>
        <w:t>{ "op": "remove", "path": "/a/b/c" },</w:t>
      </w:r>
      <w:r>
        <w:rPr>
          <w:rFonts w:ascii="Courier New" w:hAnsi="Courier New" w:cs="Courier New"/>
          <w:color w:val="000000"/>
          <w:sz w:val="20"/>
          <w:szCs w:val="20"/>
        </w:rPr>
        <w:br/>
      </w:r>
      <w:r>
        <w:rPr>
          <w:rStyle w:val="HTMLCode"/>
          <w:color w:val="000000"/>
        </w:rPr>
        <w:t>{ "op": "add", "path": "/a/b/c", "value": [ "foo", "bar" ] },</w:t>
      </w:r>
      <w:r>
        <w:rPr>
          <w:rFonts w:ascii="Courier New" w:hAnsi="Courier New" w:cs="Courier New"/>
          <w:color w:val="000000"/>
          <w:sz w:val="20"/>
          <w:szCs w:val="20"/>
        </w:rPr>
        <w:br/>
      </w:r>
      <w:r>
        <w:rPr>
          <w:rStyle w:val="HTMLCode"/>
          <w:color w:val="000000"/>
        </w:rPr>
        <w:t>{ "op": "replace", "path": "/a/b/c", "value": 42 },</w:t>
      </w:r>
      <w:r>
        <w:rPr>
          <w:rFonts w:ascii="Courier New" w:hAnsi="Courier New" w:cs="Courier New"/>
          <w:color w:val="000000"/>
          <w:sz w:val="20"/>
          <w:szCs w:val="20"/>
        </w:rPr>
        <w:br/>
      </w:r>
      <w:r>
        <w:rPr>
          <w:rStyle w:val="HTMLCode"/>
          <w:color w:val="000000"/>
        </w:rPr>
        <w:t>{ "op": "move", "from": "/a/b/c", "path": "/a/b/d" },</w:t>
      </w:r>
      <w:r>
        <w:rPr>
          <w:rFonts w:ascii="Courier New" w:hAnsi="Courier New" w:cs="Courier New"/>
          <w:color w:val="000000"/>
          <w:sz w:val="20"/>
          <w:szCs w:val="20"/>
        </w:rPr>
        <w:br/>
      </w:r>
      <w:r>
        <w:rPr>
          <w:rStyle w:val="HTMLCode"/>
          <w:color w:val="000000"/>
        </w:rPr>
        <w:t>{ "op": "copy", "from": "/a/b/d", "path": "/a/b/e" }</w:t>
      </w:r>
      <w:r>
        <w:rPr>
          <w:rFonts w:ascii="Courier New" w:hAnsi="Courier New" w:cs="Courier New"/>
          <w:color w:val="000000"/>
          <w:sz w:val="20"/>
          <w:szCs w:val="20"/>
        </w:rPr>
        <w:br/>
      </w:r>
      <w:r>
        <w:rPr>
          <w:rStyle w:val="HTMLCode"/>
          <w:color w:val="000000"/>
        </w:rPr>
        <w:t>]</w:t>
      </w:r>
    </w:p>
    <w:p w:rsidR="008F5682" w:rsidRDefault="008F5682" w:rsidP="008F5682">
      <w:pPr>
        <w:pStyle w:val="NormalWeb"/>
        <w:rPr>
          <w:color w:val="000000"/>
          <w:sz w:val="27"/>
          <w:szCs w:val="27"/>
        </w:rPr>
      </w:pPr>
      <w:r>
        <w:rPr>
          <w:color w:val="000000"/>
          <w:sz w:val="27"/>
          <w:szCs w:val="27"/>
        </w:rPr>
        <w:t>PATCH method is not a replacement for the POST or PUT methods. It applies a delta (diff) rather than replacing the entire resource.</w:t>
      </w:r>
    </w:p>
    <w:p w:rsidR="008F5682" w:rsidRDefault="008F5682" w:rsidP="008F5682">
      <w:pPr>
        <w:pStyle w:val="Heading2"/>
        <w:rPr>
          <w:color w:val="000000"/>
          <w:sz w:val="36"/>
          <w:szCs w:val="36"/>
        </w:rPr>
      </w:pPr>
      <w:bookmarkStart w:id="31" w:name="summary"/>
      <w:bookmarkEnd w:id="31"/>
      <w:r>
        <w:rPr>
          <w:color w:val="000000"/>
        </w:rPr>
        <w:t>Summary of HTTP Methods for RESTful APIs</w:t>
      </w:r>
    </w:p>
    <w:p w:rsidR="008F5682" w:rsidRDefault="008F5682" w:rsidP="008F5682">
      <w:pPr>
        <w:pStyle w:val="NormalWeb"/>
        <w:rPr>
          <w:color w:val="000000"/>
          <w:sz w:val="27"/>
          <w:szCs w:val="27"/>
        </w:rPr>
      </w:pPr>
      <w:r>
        <w:rPr>
          <w:color w:val="000000"/>
          <w:sz w:val="27"/>
          <w:szCs w:val="27"/>
        </w:rPr>
        <w:t>The below table summarises the use of HTTP methods discussed above.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1"/>
        <w:gridCol w:w="1684"/>
        <w:gridCol w:w="3404"/>
        <w:gridCol w:w="2967"/>
      </w:tblGrid>
      <w:tr w:rsidR="008F5682" w:rsidTr="008F5682">
        <w:trPr>
          <w:tblHeader/>
          <w:tblCellSpacing w:w="15" w:type="dxa"/>
        </w:trPr>
        <w:tc>
          <w:tcPr>
            <w:tcW w:w="0" w:type="auto"/>
            <w:vAlign w:val="center"/>
            <w:hideMark/>
          </w:tcPr>
          <w:p w:rsidR="008F5682" w:rsidRDefault="008F5682">
            <w:pPr>
              <w:jc w:val="center"/>
              <w:rPr>
                <w:b/>
                <w:bCs/>
                <w:sz w:val="24"/>
                <w:szCs w:val="24"/>
              </w:rPr>
            </w:pPr>
            <w:r>
              <w:rPr>
                <w:rStyle w:val="Strong"/>
              </w:rPr>
              <w:t>HTTP Method</w:t>
            </w:r>
          </w:p>
        </w:tc>
        <w:tc>
          <w:tcPr>
            <w:tcW w:w="0" w:type="auto"/>
            <w:vAlign w:val="center"/>
            <w:hideMark/>
          </w:tcPr>
          <w:p w:rsidR="008F5682" w:rsidRDefault="008F5682">
            <w:pPr>
              <w:jc w:val="center"/>
              <w:rPr>
                <w:b/>
                <w:bCs/>
              </w:rPr>
            </w:pPr>
            <w:r>
              <w:rPr>
                <w:rStyle w:val="Strong"/>
              </w:rPr>
              <w:t>CRUD</w:t>
            </w:r>
          </w:p>
        </w:tc>
        <w:tc>
          <w:tcPr>
            <w:tcW w:w="0" w:type="auto"/>
            <w:vAlign w:val="center"/>
            <w:hideMark/>
          </w:tcPr>
          <w:p w:rsidR="008F5682" w:rsidRDefault="008F5682">
            <w:pPr>
              <w:jc w:val="center"/>
              <w:rPr>
                <w:b/>
                <w:bCs/>
              </w:rPr>
            </w:pPr>
            <w:r>
              <w:rPr>
                <w:rStyle w:val="Strong"/>
              </w:rPr>
              <w:t>Entire Collection (e.g. /users)</w:t>
            </w:r>
          </w:p>
        </w:tc>
        <w:tc>
          <w:tcPr>
            <w:tcW w:w="0" w:type="auto"/>
            <w:vAlign w:val="center"/>
            <w:hideMark/>
          </w:tcPr>
          <w:p w:rsidR="008F5682" w:rsidRDefault="008F5682">
            <w:pPr>
              <w:jc w:val="center"/>
              <w:rPr>
                <w:b/>
                <w:bCs/>
              </w:rPr>
            </w:pPr>
            <w:r>
              <w:rPr>
                <w:rStyle w:val="Strong"/>
              </w:rPr>
              <w:t>Specific Item (e.g. /users/123)</w:t>
            </w:r>
          </w:p>
        </w:tc>
      </w:tr>
      <w:tr w:rsidR="008F5682" w:rsidTr="008F5682">
        <w:trPr>
          <w:tblCellSpacing w:w="15" w:type="dxa"/>
        </w:trPr>
        <w:tc>
          <w:tcPr>
            <w:tcW w:w="0" w:type="auto"/>
            <w:vAlign w:val="center"/>
            <w:hideMark/>
          </w:tcPr>
          <w:p w:rsidR="008F5682" w:rsidRDefault="008F5682">
            <w:r>
              <w:t>POST</w:t>
            </w:r>
          </w:p>
        </w:tc>
        <w:tc>
          <w:tcPr>
            <w:tcW w:w="0" w:type="auto"/>
            <w:vAlign w:val="center"/>
            <w:hideMark/>
          </w:tcPr>
          <w:p w:rsidR="008F5682" w:rsidRDefault="008F5682">
            <w:r>
              <w:t>Create</w:t>
            </w:r>
          </w:p>
        </w:tc>
        <w:tc>
          <w:tcPr>
            <w:tcW w:w="0" w:type="auto"/>
            <w:vAlign w:val="center"/>
            <w:hideMark/>
          </w:tcPr>
          <w:p w:rsidR="008F5682" w:rsidRDefault="008F5682">
            <w:r>
              <w:t>201 (Created), ‘Location’ header with link to /users/{id} containing new ID.</w:t>
            </w:r>
          </w:p>
        </w:tc>
        <w:tc>
          <w:tcPr>
            <w:tcW w:w="0" w:type="auto"/>
            <w:vAlign w:val="center"/>
            <w:hideMark/>
          </w:tcPr>
          <w:p w:rsidR="008F5682" w:rsidRDefault="008F5682">
            <w:r>
              <w:t>Avoid using POST on single resource</w:t>
            </w:r>
          </w:p>
        </w:tc>
      </w:tr>
      <w:tr w:rsidR="008F5682" w:rsidTr="008F5682">
        <w:trPr>
          <w:tblCellSpacing w:w="15" w:type="dxa"/>
        </w:trPr>
        <w:tc>
          <w:tcPr>
            <w:tcW w:w="0" w:type="auto"/>
            <w:vAlign w:val="center"/>
            <w:hideMark/>
          </w:tcPr>
          <w:p w:rsidR="008F5682" w:rsidRDefault="008F5682">
            <w:r>
              <w:t>GET</w:t>
            </w:r>
          </w:p>
        </w:tc>
        <w:tc>
          <w:tcPr>
            <w:tcW w:w="0" w:type="auto"/>
            <w:vAlign w:val="center"/>
            <w:hideMark/>
          </w:tcPr>
          <w:p w:rsidR="008F5682" w:rsidRDefault="008F5682">
            <w:r>
              <w:t>Read</w:t>
            </w:r>
          </w:p>
        </w:tc>
        <w:tc>
          <w:tcPr>
            <w:tcW w:w="0" w:type="auto"/>
            <w:vAlign w:val="center"/>
            <w:hideMark/>
          </w:tcPr>
          <w:p w:rsidR="008F5682" w:rsidRDefault="008F5682">
            <w:r>
              <w:t>200 (OK), list of users. Use pagination, sorting and filtering to navigate big lists.</w:t>
            </w:r>
          </w:p>
        </w:tc>
        <w:tc>
          <w:tcPr>
            <w:tcW w:w="0" w:type="auto"/>
            <w:vAlign w:val="center"/>
            <w:hideMark/>
          </w:tcPr>
          <w:p w:rsidR="008F5682" w:rsidRDefault="008F5682">
            <w:r>
              <w:t>200 (OK), single user. 404 (Not Found), if ID not found or invalid.</w:t>
            </w:r>
          </w:p>
        </w:tc>
      </w:tr>
      <w:tr w:rsidR="008F5682" w:rsidTr="008F5682">
        <w:trPr>
          <w:tblCellSpacing w:w="15" w:type="dxa"/>
        </w:trPr>
        <w:tc>
          <w:tcPr>
            <w:tcW w:w="0" w:type="auto"/>
            <w:vAlign w:val="center"/>
            <w:hideMark/>
          </w:tcPr>
          <w:p w:rsidR="008F5682" w:rsidRDefault="008F5682">
            <w:r>
              <w:t>PUT</w:t>
            </w:r>
          </w:p>
        </w:tc>
        <w:tc>
          <w:tcPr>
            <w:tcW w:w="0" w:type="auto"/>
            <w:vAlign w:val="center"/>
            <w:hideMark/>
          </w:tcPr>
          <w:p w:rsidR="008F5682" w:rsidRDefault="008F5682">
            <w:r>
              <w:t>Update/Replace</w:t>
            </w:r>
          </w:p>
        </w:tc>
        <w:tc>
          <w:tcPr>
            <w:tcW w:w="0" w:type="auto"/>
            <w:vAlign w:val="center"/>
            <w:hideMark/>
          </w:tcPr>
          <w:p w:rsidR="008F5682" w:rsidRDefault="008F5682">
            <w:r>
              <w:t>404 (Not Found), unless you want to update every resource in the entire collection of resource.</w:t>
            </w:r>
          </w:p>
        </w:tc>
        <w:tc>
          <w:tcPr>
            <w:tcW w:w="0" w:type="auto"/>
            <w:vAlign w:val="center"/>
            <w:hideMark/>
          </w:tcPr>
          <w:p w:rsidR="008F5682" w:rsidRDefault="008F5682">
            <w:r>
              <w:t>200 (OK) or 204 (No Content). Use 404 (Not Found), if ID not found or invalid.</w:t>
            </w:r>
          </w:p>
        </w:tc>
      </w:tr>
      <w:tr w:rsidR="008F5682" w:rsidTr="008F5682">
        <w:trPr>
          <w:tblCellSpacing w:w="15" w:type="dxa"/>
        </w:trPr>
        <w:tc>
          <w:tcPr>
            <w:tcW w:w="0" w:type="auto"/>
            <w:vAlign w:val="center"/>
            <w:hideMark/>
          </w:tcPr>
          <w:p w:rsidR="008F5682" w:rsidRDefault="008F5682">
            <w:r>
              <w:t>PATCH</w:t>
            </w:r>
          </w:p>
        </w:tc>
        <w:tc>
          <w:tcPr>
            <w:tcW w:w="0" w:type="auto"/>
            <w:vAlign w:val="center"/>
            <w:hideMark/>
          </w:tcPr>
          <w:p w:rsidR="008F5682" w:rsidRDefault="008F5682">
            <w:r>
              <w:t>Partial Update/Modify</w:t>
            </w:r>
          </w:p>
        </w:tc>
        <w:tc>
          <w:tcPr>
            <w:tcW w:w="0" w:type="auto"/>
            <w:vAlign w:val="center"/>
            <w:hideMark/>
          </w:tcPr>
          <w:p w:rsidR="008F5682" w:rsidRDefault="008F5682">
            <w:r>
              <w:t>404 (Not Found), unless you want to modify the collection itself.</w:t>
            </w:r>
          </w:p>
        </w:tc>
        <w:tc>
          <w:tcPr>
            <w:tcW w:w="0" w:type="auto"/>
            <w:vAlign w:val="center"/>
            <w:hideMark/>
          </w:tcPr>
          <w:p w:rsidR="008F5682" w:rsidRDefault="008F5682">
            <w:r>
              <w:t>200 (OK) or 204 (No Content). Use 404 (Not Found), if ID not found or invalid.</w:t>
            </w:r>
          </w:p>
        </w:tc>
      </w:tr>
      <w:tr w:rsidR="008F5682" w:rsidTr="008F5682">
        <w:trPr>
          <w:tblCellSpacing w:w="15" w:type="dxa"/>
        </w:trPr>
        <w:tc>
          <w:tcPr>
            <w:tcW w:w="0" w:type="auto"/>
            <w:vAlign w:val="center"/>
            <w:hideMark/>
          </w:tcPr>
          <w:p w:rsidR="008F5682" w:rsidRDefault="008F5682">
            <w:r>
              <w:t>DELETE</w:t>
            </w:r>
          </w:p>
        </w:tc>
        <w:tc>
          <w:tcPr>
            <w:tcW w:w="0" w:type="auto"/>
            <w:vAlign w:val="center"/>
            <w:hideMark/>
          </w:tcPr>
          <w:p w:rsidR="008F5682" w:rsidRDefault="008F5682">
            <w:r>
              <w:t>Delete</w:t>
            </w:r>
          </w:p>
        </w:tc>
        <w:tc>
          <w:tcPr>
            <w:tcW w:w="0" w:type="auto"/>
            <w:vAlign w:val="center"/>
            <w:hideMark/>
          </w:tcPr>
          <w:p w:rsidR="008F5682" w:rsidRDefault="008F5682">
            <w:r>
              <w:t>404 (Not Found), unless you want to delete the whole collection — use with caution.</w:t>
            </w:r>
          </w:p>
        </w:tc>
        <w:tc>
          <w:tcPr>
            <w:tcW w:w="0" w:type="auto"/>
            <w:vAlign w:val="center"/>
            <w:hideMark/>
          </w:tcPr>
          <w:p w:rsidR="008F5682" w:rsidRDefault="008F5682">
            <w:r>
              <w:t>200 (OK). 404 (Not Found), if ID not found or invalid.</w:t>
            </w:r>
          </w:p>
        </w:tc>
      </w:tr>
    </w:tbl>
    <w:p w:rsidR="008F568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82.Difference put and Post?why post is idempotent?</w:t>
      </w:r>
    </w:p>
    <w:p w:rsidR="008F5682" w:rsidRPr="008F5682" w:rsidRDefault="008F5682" w:rsidP="008F5682">
      <w:pPr>
        <w:shd w:val="clear" w:color="auto" w:fill="FFFFFF"/>
        <w:spacing w:after="30" w:line="240" w:lineRule="auto"/>
        <w:textAlignment w:val="baseline"/>
        <w:rPr>
          <w:rFonts w:ascii="inherit" w:eastAsia="Times New Roman" w:hAnsi="inherit" w:cs="Arial"/>
          <w:color w:val="242729"/>
          <w:sz w:val="20"/>
          <w:szCs w:val="20"/>
          <w:lang w:eastAsia="en-IN"/>
        </w:rPr>
      </w:pPr>
      <w:r w:rsidRPr="008F5682">
        <w:rPr>
          <w:rFonts w:ascii="inherit" w:eastAsia="Times New Roman" w:hAnsi="inherit" w:cs="Arial"/>
          <w:color w:val="242729"/>
          <w:sz w:val="20"/>
          <w:szCs w:val="20"/>
          <w:lang w:eastAsia="en-IN"/>
        </w:rPr>
        <w:t>814</w:t>
      </w:r>
    </w:p>
    <w:p w:rsidR="008F5682" w:rsidRPr="008F5682" w:rsidRDefault="008F5682" w:rsidP="008F5682">
      <w:pPr>
        <w:shd w:val="clear" w:color="auto" w:fill="FFFFFF"/>
        <w:spacing w:after="0" w:line="240" w:lineRule="auto"/>
        <w:textAlignment w:val="baseline"/>
        <w:rPr>
          <w:rFonts w:ascii="inherit" w:eastAsia="Times New Roman" w:hAnsi="inherit" w:cs="Arial"/>
          <w:color w:val="242729"/>
          <w:sz w:val="23"/>
          <w:szCs w:val="23"/>
          <w:lang w:eastAsia="en-IN"/>
        </w:rPr>
      </w:pPr>
      <w:r w:rsidRPr="008F5682">
        <w:rPr>
          <w:rFonts w:ascii="inherit" w:eastAsia="Times New Roman" w:hAnsi="inherit" w:cs="Arial"/>
          <w:b/>
          <w:bCs/>
          <w:color w:val="242729"/>
          <w:sz w:val="23"/>
          <w:szCs w:val="23"/>
          <w:bdr w:val="none" w:sz="0" w:space="0" w:color="auto" w:frame="1"/>
          <w:lang w:eastAsia="en-IN"/>
        </w:rPr>
        <w:t>HTTP PUT:</w:t>
      </w:r>
    </w:p>
    <w:p w:rsidR="008F5682" w:rsidRPr="008F5682" w:rsidRDefault="008F5682" w:rsidP="008F5682">
      <w:pPr>
        <w:shd w:val="clear" w:color="auto" w:fill="FFFFFF"/>
        <w:spacing w:after="0" w:line="240" w:lineRule="auto"/>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PUT puts a file or resource at a specific URI, and exactly at that URI. If there's already a file or resource at that URI, PUT replaces that file or resource. If there is no file or resource there, PUT creates one. PUT is </w:t>
      </w:r>
      <w:hyperlink r:id="rId179" w:anchor="sec9.1.2" w:history="1">
        <w:r w:rsidRPr="008F5682">
          <w:rPr>
            <w:rFonts w:ascii="inherit" w:eastAsia="Times New Roman" w:hAnsi="inherit" w:cs="Arial"/>
            <w:color w:val="0064BD"/>
            <w:sz w:val="23"/>
            <w:szCs w:val="23"/>
            <w:u w:val="single"/>
            <w:bdr w:val="none" w:sz="0" w:space="0" w:color="auto" w:frame="1"/>
            <w:lang w:eastAsia="en-IN"/>
          </w:rPr>
          <w:t>idempotent</w:t>
        </w:r>
      </w:hyperlink>
      <w:r w:rsidRPr="008F5682">
        <w:rPr>
          <w:rFonts w:ascii="inherit" w:eastAsia="Times New Roman" w:hAnsi="inherit" w:cs="Arial"/>
          <w:color w:val="242729"/>
          <w:sz w:val="23"/>
          <w:szCs w:val="23"/>
          <w:lang w:eastAsia="en-IN"/>
        </w:rPr>
        <w:t>, but paradoxically PUT responses are not cacheable.</w:t>
      </w:r>
    </w:p>
    <w:p w:rsidR="008F5682" w:rsidRPr="008F5682" w:rsidRDefault="008F5682" w:rsidP="008F5682">
      <w:pPr>
        <w:shd w:val="clear" w:color="auto" w:fill="FFFFFF"/>
        <w:spacing w:after="0" w:line="240" w:lineRule="auto"/>
        <w:textAlignment w:val="baseline"/>
        <w:rPr>
          <w:rFonts w:ascii="inherit" w:eastAsia="Times New Roman" w:hAnsi="inherit" w:cs="Arial"/>
          <w:color w:val="242729"/>
          <w:sz w:val="23"/>
          <w:szCs w:val="23"/>
          <w:lang w:eastAsia="en-IN"/>
        </w:rPr>
      </w:pPr>
      <w:hyperlink r:id="rId180" w:anchor="sec9.6" w:history="1">
        <w:r w:rsidRPr="008F5682">
          <w:rPr>
            <w:rFonts w:ascii="inherit" w:eastAsia="Times New Roman" w:hAnsi="inherit" w:cs="Arial"/>
            <w:color w:val="0064BD"/>
            <w:sz w:val="23"/>
            <w:szCs w:val="23"/>
            <w:u w:val="single"/>
            <w:bdr w:val="none" w:sz="0" w:space="0" w:color="auto" w:frame="1"/>
            <w:lang w:eastAsia="en-IN"/>
          </w:rPr>
          <w:t>HTTP 1.1 RFC location for PUT</w:t>
        </w:r>
      </w:hyperlink>
    </w:p>
    <w:p w:rsidR="008F5682" w:rsidRPr="008F5682" w:rsidRDefault="008F5682" w:rsidP="008F5682">
      <w:pPr>
        <w:shd w:val="clear" w:color="auto" w:fill="FFFFFF"/>
        <w:spacing w:after="0" w:line="240" w:lineRule="auto"/>
        <w:textAlignment w:val="baseline"/>
        <w:rPr>
          <w:rFonts w:ascii="inherit" w:eastAsia="Times New Roman" w:hAnsi="inherit" w:cs="Arial"/>
          <w:color w:val="242729"/>
          <w:sz w:val="23"/>
          <w:szCs w:val="23"/>
          <w:lang w:eastAsia="en-IN"/>
        </w:rPr>
      </w:pPr>
      <w:r w:rsidRPr="008F5682">
        <w:rPr>
          <w:rFonts w:ascii="inherit" w:eastAsia="Times New Roman" w:hAnsi="inherit" w:cs="Arial"/>
          <w:b/>
          <w:bCs/>
          <w:color w:val="242729"/>
          <w:sz w:val="23"/>
          <w:szCs w:val="23"/>
          <w:bdr w:val="none" w:sz="0" w:space="0" w:color="auto" w:frame="1"/>
          <w:lang w:eastAsia="en-IN"/>
        </w:rPr>
        <w:t>HTTP POST:</w:t>
      </w:r>
    </w:p>
    <w:p w:rsidR="008F5682" w:rsidRPr="008F5682" w:rsidRDefault="008F5682" w:rsidP="008F5682">
      <w:pPr>
        <w:shd w:val="clear" w:color="auto" w:fill="FFFFFF"/>
        <w:spacing w:after="0" w:line="240" w:lineRule="auto"/>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POST sends data to a specific URI and expects the resource at that URI to handle the request. The web server at this point can determine what to do with the data in the context of the specified resource. The POST method is not </w:t>
      </w:r>
      <w:hyperlink r:id="rId181" w:anchor="sec9.1.2" w:history="1">
        <w:r w:rsidRPr="008F5682">
          <w:rPr>
            <w:rFonts w:ascii="inherit" w:eastAsia="Times New Roman" w:hAnsi="inherit" w:cs="Arial"/>
            <w:color w:val="0064BD"/>
            <w:sz w:val="23"/>
            <w:szCs w:val="23"/>
            <w:u w:val="single"/>
            <w:bdr w:val="none" w:sz="0" w:space="0" w:color="auto" w:frame="1"/>
            <w:lang w:eastAsia="en-IN"/>
          </w:rPr>
          <w:t>idempotent</w:t>
        </w:r>
      </w:hyperlink>
      <w:r w:rsidRPr="008F5682">
        <w:rPr>
          <w:rFonts w:ascii="inherit" w:eastAsia="Times New Roman" w:hAnsi="inherit" w:cs="Arial"/>
          <w:color w:val="242729"/>
          <w:sz w:val="23"/>
          <w:szCs w:val="23"/>
          <w:lang w:eastAsia="en-IN"/>
        </w:rPr>
        <w:t>, however POST responses </w:t>
      </w:r>
      <w:r w:rsidRPr="008F5682">
        <w:rPr>
          <w:rFonts w:ascii="inherit" w:eastAsia="Times New Roman" w:hAnsi="inherit" w:cs="Arial"/>
          <w:i/>
          <w:iCs/>
          <w:color w:val="242729"/>
          <w:sz w:val="23"/>
          <w:szCs w:val="23"/>
          <w:bdr w:val="none" w:sz="0" w:space="0" w:color="auto" w:frame="1"/>
          <w:lang w:eastAsia="en-IN"/>
        </w:rPr>
        <w:t>are</w:t>
      </w:r>
      <w:r w:rsidRPr="008F5682">
        <w:rPr>
          <w:rFonts w:ascii="inherit" w:eastAsia="Times New Roman" w:hAnsi="inherit" w:cs="Arial"/>
          <w:color w:val="242729"/>
          <w:sz w:val="23"/>
          <w:szCs w:val="23"/>
          <w:lang w:eastAsia="en-IN"/>
        </w:rPr>
        <w:t> cacheable so long as the server sets the appropriate Cache-Control and Expires headers.</w:t>
      </w:r>
    </w:p>
    <w:p w:rsidR="008F5682" w:rsidRPr="008F5682" w:rsidRDefault="008F5682" w:rsidP="008F5682">
      <w:pPr>
        <w:shd w:val="clear" w:color="auto" w:fill="FFFFFF"/>
        <w:spacing w:after="240" w:line="240" w:lineRule="auto"/>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The official HTTP RFC specifies POST to be:</w:t>
      </w:r>
    </w:p>
    <w:p w:rsidR="008F5682" w:rsidRPr="008F5682" w:rsidRDefault="008F5682" w:rsidP="0013606E">
      <w:pPr>
        <w:numPr>
          <w:ilvl w:val="0"/>
          <w:numId w:val="10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Annotation of existing resources;</w:t>
      </w:r>
    </w:p>
    <w:p w:rsidR="008F5682" w:rsidRPr="008F5682" w:rsidRDefault="008F5682" w:rsidP="0013606E">
      <w:pPr>
        <w:numPr>
          <w:ilvl w:val="0"/>
          <w:numId w:val="10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Posting a message to a bulletin board, newsgroup, mailing list, or similar group of articles;</w:t>
      </w:r>
    </w:p>
    <w:p w:rsidR="008F5682" w:rsidRPr="008F5682" w:rsidRDefault="008F5682" w:rsidP="0013606E">
      <w:pPr>
        <w:numPr>
          <w:ilvl w:val="0"/>
          <w:numId w:val="10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Providing a block of data, such as the result of submitting a form, to a data-handling process;</w:t>
      </w:r>
    </w:p>
    <w:p w:rsidR="008F5682" w:rsidRPr="008F5682" w:rsidRDefault="008F5682" w:rsidP="0013606E">
      <w:pPr>
        <w:numPr>
          <w:ilvl w:val="0"/>
          <w:numId w:val="105"/>
        </w:numPr>
        <w:shd w:val="clear" w:color="auto" w:fill="FFFFFF"/>
        <w:spacing w:after="75"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Extending a database through an append operation.</w:t>
      </w:r>
    </w:p>
    <w:p w:rsidR="008F5682" w:rsidRDefault="008F5682"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8F5682" w:rsidRDefault="008F5682" w:rsidP="008F5682">
      <w:pPr>
        <w:pStyle w:val="NormalWeb"/>
        <w:shd w:val="clear" w:color="auto" w:fill="FFFFFF"/>
        <w:spacing w:before="0" w:beforeAutospacing="0" w:after="180" w:afterAutospacing="0"/>
        <w:rPr>
          <w:rFonts w:ascii="Helvetica" w:hAnsi="Helvetica"/>
          <w:color w:val="6B7B80"/>
        </w:rPr>
      </w:pPr>
      <w:r>
        <w:rPr>
          <w:rFonts w:ascii="Helvetica" w:hAnsi="Helvetica"/>
          <w:color w:val="6B7B80"/>
        </w:rPr>
        <w:t>Simply put, an operation is idempotent if it produces the same result when called over and over. An identical request should return an identical result when done twice, two thousand, or two million times. The source of most confusion around this concept comes with the idea of identical results, however. What we expect to see is identical results in the </w:t>
      </w:r>
      <w:r>
        <w:rPr>
          <w:rStyle w:val="Emphasis"/>
          <w:rFonts w:ascii="Helvetica" w:eastAsiaTheme="majorEastAsia" w:hAnsi="Helvetica"/>
          <w:color w:val="6B7B80"/>
        </w:rPr>
        <w:t>return form</w:t>
      </w:r>
      <w:r>
        <w:rPr>
          <w:rFonts w:ascii="Helvetica" w:hAnsi="Helvetica"/>
          <w:color w:val="6B7B80"/>
        </w:rPr>
        <w:t> rather than in the </w:t>
      </w:r>
      <w:r>
        <w:rPr>
          <w:rStyle w:val="Emphasis"/>
          <w:rFonts w:ascii="Helvetica" w:eastAsiaTheme="majorEastAsia" w:hAnsi="Helvetica"/>
          <w:color w:val="6B7B80"/>
        </w:rPr>
        <w:t>return value</w:t>
      </w:r>
      <w:r>
        <w:rPr>
          <w:rFonts w:ascii="Helvetica" w:hAnsi="Helvetica"/>
          <w:color w:val="6B7B80"/>
        </w:rPr>
        <w:t>.</w:t>
      </w:r>
    </w:p>
    <w:p w:rsidR="008F5682" w:rsidRDefault="008F5682" w:rsidP="008F5682">
      <w:pPr>
        <w:pStyle w:val="NormalWeb"/>
        <w:shd w:val="clear" w:color="auto" w:fill="FFFFFF"/>
        <w:spacing w:before="0" w:beforeAutospacing="0" w:after="180" w:afterAutospacing="0"/>
        <w:rPr>
          <w:rFonts w:ascii="Helvetica" w:hAnsi="Helvetica"/>
          <w:color w:val="6B7B80"/>
        </w:rPr>
      </w:pPr>
      <w:r>
        <w:rPr>
          <w:rFonts w:ascii="Helvetica" w:hAnsi="Helvetica"/>
          <w:color w:val="6B7B80"/>
        </w:rPr>
        <w:t>When a call is issued, the response can be broken generally into two different camps – the </w:t>
      </w:r>
      <w:r>
        <w:rPr>
          <w:rStyle w:val="Strong"/>
          <w:rFonts w:ascii="Helvetica" w:hAnsi="Helvetica"/>
          <w:color w:val="6B7B80"/>
        </w:rPr>
        <w:t>return form</w:t>
      </w:r>
      <w:r>
        <w:rPr>
          <w:rFonts w:ascii="Helvetica" w:hAnsi="Helvetica"/>
          <w:color w:val="6B7B80"/>
        </w:rPr>
        <w:t>, and the </w:t>
      </w:r>
      <w:r>
        <w:rPr>
          <w:rStyle w:val="Strong"/>
          <w:rFonts w:ascii="Helvetica" w:hAnsi="Helvetica"/>
          <w:color w:val="6B7B80"/>
        </w:rPr>
        <w:t>return value</w:t>
      </w:r>
      <w:r>
        <w:rPr>
          <w:rFonts w:ascii="Helvetica" w:hAnsi="Helvetica"/>
          <w:color w:val="6B7B80"/>
        </w:rPr>
        <w:t>. If we were to make a GET request for a resource status update, for instance, we might get vastly different results depending on the resource that is being inspected and the time in which we do the inspection.</w:t>
      </w:r>
    </w:p>
    <w:p w:rsidR="008F5682" w:rsidRDefault="008F5682"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8F5682" w:rsidRDefault="008F5682"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POST is not idempotent</w:t>
      </w:r>
      <w:r>
        <w:rPr>
          <w:rFonts w:ascii="Arial" w:hAnsi="Arial" w:cs="Arial"/>
          <w:color w:val="222222"/>
          <w:shd w:val="clear" w:color="auto" w:fill="FFFFFF"/>
        </w:rPr>
        <w:t>, so making a </w:t>
      </w:r>
      <w:r>
        <w:rPr>
          <w:rFonts w:ascii="Arial" w:hAnsi="Arial" w:cs="Arial"/>
          <w:b/>
          <w:bCs/>
          <w:color w:val="222222"/>
          <w:shd w:val="clear" w:color="auto" w:fill="FFFFFF"/>
        </w:rPr>
        <w:t>POST</w:t>
      </w:r>
      <w:r>
        <w:rPr>
          <w:rFonts w:ascii="Arial" w:hAnsi="Arial" w:cs="Arial"/>
          <w:color w:val="222222"/>
          <w:shd w:val="clear" w:color="auto" w:fill="FFFFFF"/>
        </w:rPr>
        <w:t> request more than one time may have additional side effects, like creating a second, third and fourth programmer. But the key word here is may. Just because an endpoint uses </w:t>
      </w:r>
      <w:r>
        <w:rPr>
          <w:rFonts w:ascii="Arial" w:hAnsi="Arial" w:cs="Arial"/>
          <w:b/>
          <w:bCs/>
          <w:color w:val="222222"/>
          <w:shd w:val="clear" w:color="auto" w:fill="FFFFFF"/>
        </w:rPr>
        <w:t>POST</w:t>
      </w:r>
      <w:r>
        <w:rPr>
          <w:rFonts w:ascii="Arial" w:hAnsi="Arial" w:cs="Arial"/>
          <w:color w:val="222222"/>
          <w:shd w:val="clear" w:color="auto" w:fill="FFFFFF"/>
        </w:rPr>
        <w:t> doesn't mean that it must have side effects on every request. It just might have side effects.</w:t>
      </w:r>
    </w:p>
    <w:p w:rsidR="008F5682"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83.How to read JSON and XML data in Restful resource?</w:t>
      </w:r>
    </w:p>
    <w:p w:rsidR="008F5682" w:rsidRPr="008F5682" w:rsidRDefault="008F5682" w:rsidP="008F5682">
      <w:pPr>
        <w:shd w:val="clear" w:color="auto" w:fill="FFFFFF"/>
        <w:spacing w:after="30" w:line="240" w:lineRule="auto"/>
        <w:textAlignment w:val="baseline"/>
        <w:rPr>
          <w:rFonts w:ascii="inherit" w:eastAsia="Times New Roman" w:hAnsi="inherit" w:cs="Arial"/>
          <w:color w:val="242729"/>
          <w:sz w:val="20"/>
          <w:szCs w:val="20"/>
          <w:lang w:eastAsia="en-IN"/>
        </w:rPr>
      </w:pPr>
      <w:r w:rsidRPr="008F5682">
        <w:rPr>
          <w:rFonts w:ascii="inherit" w:eastAsia="Times New Roman" w:hAnsi="inherit" w:cs="Arial"/>
          <w:color w:val="242729"/>
          <w:sz w:val="20"/>
          <w:szCs w:val="20"/>
          <w:lang w:eastAsia="en-IN"/>
        </w:rPr>
        <w:t>21</w:t>
      </w:r>
    </w:p>
    <w:p w:rsidR="008F5682" w:rsidRPr="008F5682" w:rsidRDefault="008F5682" w:rsidP="008F5682">
      <w:pPr>
        <w:shd w:val="clear" w:color="auto" w:fill="FFFFFF"/>
        <w:spacing w:after="240" w:line="240" w:lineRule="auto"/>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The same resource may return either XML or JSON depending upon the request, but it shouldn't return both at the same time. You will know which one to return based upon the request, so there is no need to generate both -- just generate the one you'll be returning.</w:t>
      </w:r>
    </w:p>
    <w:p w:rsidR="008F5682" w:rsidRPr="008F5682" w:rsidRDefault="008F5682" w:rsidP="008F5682">
      <w:pPr>
        <w:shd w:val="clear" w:color="auto" w:fill="FFFFFF"/>
        <w:spacing w:after="240" w:line="240" w:lineRule="auto"/>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Here is how you might choose to decide which to return. Evaluate in order, stopping when you've determined the format to return:</w:t>
      </w:r>
    </w:p>
    <w:p w:rsidR="008F5682" w:rsidRPr="008F5682" w:rsidRDefault="008F5682" w:rsidP="0013606E">
      <w:pPr>
        <w:numPr>
          <w:ilvl w:val="0"/>
          <w:numId w:val="106"/>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lastRenderedPageBreak/>
        <w:t>If an extension has been added to the resource (</w:t>
      </w:r>
      <w:r w:rsidRPr="008F5682">
        <w:rPr>
          <w:rFonts w:ascii="Consolas" w:eastAsia="Times New Roman" w:hAnsi="Consolas" w:cs="Courier New"/>
          <w:color w:val="242729"/>
          <w:sz w:val="20"/>
          <w:szCs w:val="20"/>
          <w:bdr w:val="none" w:sz="0" w:space="0" w:color="auto" w:frame="1"/>
          <w:lang w:eastAsia="en-IN"/>
        </w:rPr>
        <w:t>GET /user/1234.json</w:t>
      </w:r>
      <w:r w:rsidRPr="008F5682">
        <w:rPr>
          <w:rFonts w:ascii="inherit" w:eastAsia="Times New Roman" w:hAnsi="inherit" w:cs="Arial"/>
          <w:color w:val="242729"/>
          <w:sz w:val="23"/>
          <w:szCs w:val="23"/>
          <w:lang w:eastAsia="en-IN"/>
        </w:rPr>
        <w:t> or </w:t>
      </w:r>
      <w:r w:rsidRPr="008F5682">
        <w:rPr>
          <w:rFonts w:ascii="Consolas" w:eastAsia="Times New Roman" w:hAnsi="Consolas" w:cs="Courier New"/>
          <w:color w:val="242729"/>
          <w:sz w:val="20"/>
          <w:szCs w:val="20"/>
          <w:bdr w:val="none" w:sz="0" w:space="0" w:color="auto" w:frame="1"/>
          <w:lang w:eastAsia="en-IN"/>
        </w:rPr>
        <w:t>GET /user/1234.xml</w:t>
      </w:r>
      <w:r w:rsidRPr="008F5682">
        <w:rPr>
          <w:rFonts w:ascii="inherit" w:eastAsia="Times New Roman" w:hAnsi="inherit" w:cs="Arial"/>
          <w:color w:val="242729"/>
          <w:sz w:val="23"/>
          <w:szCs w:val="23"/>
          <w:lang w:eastAsia="en-IN"/>
        </w:rPr>
        <w:t>), use that as the requested format.</w:t>
      </w:r>
    </w:p>
    <w:p w:rsidR="008F5682" w:rsidRPr="008F5682" w:rsidRDefault="008F5682" w:rsidP="0013606E">
      <w:pPr>
        <w:numPr>
          <w:ilvl w:val="0"/>
          <w:numId w:val="106"/>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If an Accept header is set, use that header's value as the requested format.</w:t>
      </w:r>
    </w:p>
    <w:p w:rsidR="008F5682" w:rsidRPr="008F5682" w:rsidRDefault="008F5682" w:rsidP="0013606E">
      <w:pPr>
        <w:numPr>
          <w:ilvl w:val="0"/>
          <w:numId w:val="106"/>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If there is a request body (as in the case of a POST), and the Content-Type header specifies JSON or XML, use that.</w:t>
      </w:r>
    </w:p>
    <w:p w:rsidR="008F5682" w:rsidRPr="008F5682" w:rsidRDefault="008F5682" w:rsidP="0013606E">
      <w:pPr>
        <w:numPr>
          <w:ilvl w:val="0"/>
          <w:numId w:val="106"/>
        </w:numPr>
        <w:shd w:val="clear" w:color="auto" w:fill="FFFFFF"/>
        <w:spacing w:after="75" w:line="240" w:lineRule="auto"/>
        <w:ind w:left="450"/>
        <w:textAlignment w:val="baseline"/>
        <w:rPr>
          <w:rFonts w:ascii="inherit" w:eastAsia="Times New Roman" w:hAnsi="inherit" w:cs="Arial"/>
          <w:color w:val="242729"/>
          <w:sz w:val="23"/>
          <w:szCs w:val="23"/>
          <w:lang w:eastAsia="en-IN"/>
        </w:rPr>
      </w:pPr>
      <w:r w:rsidRPr="008F5682">
        <w:rPr>
          <w:rFonts w:ascii="inherit" w:eastAsia="Times New Roman" w:hAnsi="inherit" w:cs="Arial"/>
          <w:color w:val="242729"/>
          <w:sz w:val="23"/>
          <w:szCs w:val="23"/>
          <w:lang w:eastAsia="en-IN"/>
        </w:rPr>
        <w:t>Use a default format if none of the above apply (generally use JSON as your default unless your customers are generally still using XML).</w:t>
      </w:r>
    </w:p>
    <w:p w:rsidR="005102A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JUNIT</w:t>
      </w:r>
      <w:r w:rsidRPr="00094CB6">
        <w:rPr>
          <w:rFonts w:asciiTheme="minorHAnsi" w:hAnsiTheme="minorHAnsi" w:cstheme="minorHAnsi"/>
          <w:color w:val="FF0000"/>
          <w:sz w:val="28"/>
          <w:szCs w:val="28"/>
        </w:rPr>
        <w:br/>
        <w:t>84.What is junit?what the code for Junit test cases.</w:t>
      </w:r>
    </w:p>
    <w:p w:rsidR="005102A9" w:rsidRDefault="005102A9" w:rsidP="002E3E77">
      <w:pPr>
        <w:pStyle w:val="NormalWeb"/>
        <w:shd w:val="clear" w:color="auto" w:fill="FFFFFF"/>
        <w:spacing w:before="90" w:beforeAutospacing="0" w:after="90" w:afterAutospacing="0"/>
        <w:rPr>
          <w:rFonts w:ascii="Arial" w:hAnsi="Arial" w:cs="Arial"/>
          <w:color w:val="000000"/>
          <w:sz w:val="23"/>
          <w:szCs w:val="23"/>
          <w:shd w:val="clear" w:color="auto" w:fill="FFFFFF"/>
        </w:rPr>
      </w:pPr>
      <w:r>
        <w:rPr>
          <w:rFonts w:ascii="Arial" w:hAnsi="Arial" w:cs="Arial"/>
          <w:color w:val="000000"/>
          <w:sz w:val="23"/>
          <w:szCs w:val="23"/>
          <w:shd w:val="clear" w:color="auto" w:fill="FFFFFF"/>
        </w:rPr>
        <w:t>JUnit is a unit testing framework for Java programming language. JUnit has been important in the development of test-driven development, and is one of a family of unit testing frameworks collectively known as xUnit, that originated with JUnit.</w:t>
      </w:r>
    </w:p>
    <w:p w:rsidR="005102A9" w:rsidRDefault="005102A9"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tbl>
      <w:tblPr>
        <w:tblW w:w="9587"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31"/>
        <w:gridCol w:w="3605"/>
        <w:gridCol w:w="5051"/>
      </w:tblGrid>
      <w:tr w:rsidR="005102A9" w:rsidRPr="005102A9" w:rsidTr="005102A9">
        <w:tc>
          <w:tcPr>
            <w:tcW w:w="93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b/>
                <w:bCs/>
                <w:color w:val="222222"/>
                <w:sz w:val="27"/>
                <w:szCs w:val="27"/>
                <w:lang w:eastAsia="en-IN"/>
              </w:rPr>
              <w:t>S.No.</w:t>
            </w:r>
          </w:p>
        </w:tc>
        <w:tc>
          <w:tcPr>
            <w:tcW w:w="3605"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b/>
                <w:bCs/>
                <w:color w:val="222222"/>
                <w:sz w:val="27"/>
                <w:szCs w:val="27"/>
                <w:lang w:eastAsia="en-IN"/>
              </w:rPr>
              <w:t>Annotations</w:t>
            </w:r>
          </w:p>
        </w:tc>
        <w:tc>
          <w:tcPr>
            <w:tcW w:w="505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b/>
                <w:bCs/>
                <w:color w:val="222222"/>
                <w:sz w:val="27"/>
                <w:szCs w:val="27"/>
                <w:lang w:eastAsia="en-IN"/>
              </w:rPr>
              <w:t>Description</w:t>
            </w:r>
          </w:p>
        </w:tc>
      </w:tr>
      <w:tr w:rsidR="005102A9" w:rsidRPr="005102A9" w:rsidTr="005102A9">
        <w:tc>
          <w:tcPr>
            <w:tcW w:w="93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1.</w:t>
            </w:r>
          </w:p>
        </w:tc>
        <w:tc>
          <w:tcPr>
            <w:tcW w:w="3605"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@Test</w:t>
            </w:r>
          </w:p>
        </w:tc>
        <w:tc>
          <w:tcPr>
            <w:tcW w:w="505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This annotation is a replacement of org.junit.TestCase which indicates that public void method to which it is attached can be executed as a test Case.</w:t>
            </w:r>
          </w:p>
        </w:tc>
      </w:tr>
      <w:tr w:rsidR="005102A9" w:rsidRPr="005102A9" w:rsidTr="005102A9">
        <w:tc>
          <w:tcPr>
            <w:tcW w:w="93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2.</w:t>
            </w:r>
          </w:p>
        </w:tc>
        <w:tc>
          <w:tcPr>
            <w:tcW w:w="3605"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@Before</w:t>
            </w:r>
          </w:p>
        </w:tc>
        <w:tc>
          <w:tcPr>
            <w:tcW w:w="505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This annotation is used if you want to execute some statement such as preconditions before each test case.</w:t>
            </w:r>
          </w:p>
        </w:tc>
      </w:tr>
      <w:tr w:rsidR="005102A9" w:rsidRPr="005102A9" w:rsidTr="005102A9">
        <w:tc>
          <w:tcPr>
            <w:tcW w:w="93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3.</w:t>
            </w:r>
          </w:p>
        </w:tc>
        <w:tc>
          <w:tcPr>
            <w:tcW w:w="3605"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@BeforeClass</w:t>
            </w:r>
          </w:p>
        </w:tc>
        <w:tc>
          <w:tcPr>
            <w:tcW w:w="505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This annotation is used if you want to execute some statements before all the test cases for e.g. test connection must be executed before all the test cases.</w:t>
            </w:r>
          </w:p>
        </w:tc>
      </w:tr>
      <w:tr w:rsidR="005102A9" w:rsidRPr="005102A9" w:rsidTr="005102A9">
        <w:tc>
          <w:tcPr>
            <w:tcW w:w="93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4.</w:t>
            </w:r>
          </w:p>
        </w:tc>
        <w:tc>
          <w:tcPr>
            <w:tcW w:w="3605"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@After</w:t>
            </w:r>
          </w:p>
        </w:tc>
        <w:tc>
          <w:tcPr>
            <w:tcW w:w="505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This annotation can be used if you want to execute some statements after each</w:t>
            </w:r>
            <w:hyperlink r:id="rId182" w:history="1">
              <w:r w:rsidRPr="005102A9">
                <w:rPr>
                  <w:rFonts w:ascii="Arial" w:eastAsia="Times New Roman" w:hAnsi="Arial" w:cs="Arial"/>
                  <w:color w:val="04B8E6"/>
                  <w:sz w:val="27"/>
                  <w:szCs w:val="27"/>
                  <w:u w:val="single"/>
                  <w:lang w:eastAsia="en-IN"/>
                </w:rPr>
                <w:t> Test Case </w:t>
              </w:r>
            </w:hyperlink>
            <w:r w:rsidRPr="005102A9">
              <w:rPr>
                <w:rFonts w:ascii="Arial" w:eastAsia="Times New Roman" w:hAnsi="Arial" w:cs="Arial"/>
                <w:color w:val="222222"/>
                <w:sz w:val="27"/>
                <w:szCs w:val="27"/>
                <w:lang w:eastAsia="en-IN"/>
              </w:rPr>
              <w:t>for e.g resetting variables, deleting temporary files ,variables, etc.</w:t>
            </w:r>
          </w:p>
        </w:tc>
      </w:tr>
      <w:tr w:rsidR="005102A9" w:rsidRPr="005102A9" w:rsidTr="005102A9">
        <w:tc>
          <w:tcPr>
            <w:tcW w:w="93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5.</w:t>
            </w:r>
          </w:p>
        </w:tc>
        <w:tc>
          <w:tcPr>
            <w:tcW w:w="3605"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@AfterClass</w:t>
            </w:r>
          </w:p>
        </w:tc>
        <w:tc>
          <w:tcPr>
            <w:tcW w:w="505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 xml:space="preserve">This annotation can be used if you want to execute some statements after all </w:t>
            </w:r>
            <w:r w:rsidRPr="005102A9">
              <w:rPr>
                <w:rFonts w:ascii="Arial" w:eastAsia="Times New Roman" w:hAnsi="Arial" w:cs="Arial"/>
                <w:color w:val="222222"/>
                <w:sz w:val="27"/>
                <w:szCs w:val="27"/>
                <w:lang w:eastAsia="en-IN"/>
              </w:rPr>
              <w:lastRenderedPageBreak/>
              <w:t>test cases for e.g. Releasing resources after executing all test cases.</w:t>
            </w:r>
          </w:p>
        </w:tc>
      </w:tr>
      <w:tr w:rsidR="005102A9" w:rsidRPr="005102A9" w:rsidTr="005102A9">
        <w:tc>
          <w:tcPr>
            <w:tcW w:w="93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lastRenderedPageBreak/>
              <w:t>6.</w:t>
            </w:r>
          </w:p>
        </w:tc>
        <w:tc>
          <w:tcPr>
            <w:tcW w:w="3605"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@Ignores</w:t>
            </w:r>
          </w:p>
        </w:tc>
        <w:tc>
          <w:tcPr>
            <w:tcW w:w="505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This annotation can be used if you want to ignore some statements during test execution for e.g. disabling some test cases during test execution.</w:t>
            </w:r>
          </w:p>
        </w:tc>
      </w:tr>
      <w:tr w:rsidR="005102A9" w:rsidRPr="005102A9" w:rsidTr="005102A9">
        <w:tc>
          <w:tcPr>
            <w:tcW w:w="93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7.</w:t>
            </w:r>
          </w:p>
        </w:tc>
        <w:tc>
          <w:tcPr>
            <w:tcW w:w="3605"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@Test(timeout=500)</w:t>
            </w:r>
          </w:p>
        </w:tc>
        <w:tc>
          <w:tcPr>
            <w:tcW w:w="5051" w:type="dxa"/>
            <w:tcBorders>
              <w:top w:val="single" w:sz="6" w:space="0" w:color="DDDDDD"/>
              <w:left w:val="nil"/>
              <w:bottom w:val="nil"/>
              <w:right w:val="nil"/>
            </w:tcBorders>
            <w:shd w:val="clear" w:color="auto" w:fill="auto"/>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This annotation can be used if you want to set some timeout during test execution for e.g. if you are working under some SLA (Service level agreement), and tests need to be completed within some specified time.</w:t>
            </w:r>
          </w:p>
        </w:tc>
      </w:tr>
      <w:tr w:rsidR="005102A9" w:rsidRPr="005102A9" w:rsidTr="005102A9">
        <w:tc>
          <w:tcPr>
            <w:tcW w:w="93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8.</w:t>
            </w:r>
          </w:p>
        </w:tc>
        <w:tc>
          <w:tcPr>
            <w:tcW w:w="3605"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@Test(expected=IllegalArgumentException.class)</w:t>
            </w:r>
          </w:p>
        </w:tc>
        <w:tc>
          <w:tcPr>
            <w:tcW w:w="5051" w:type="dxa"/>
            <w:tcBorders>
              <w:top w:val="single" w:sz="6" w:space="0" w:color="DDDDDD"/>
              <w:left w:val="nil"/>
              <w:bottom w:val="nil"/>
              <w:right w:val="nil"/>
            </w:tcBorders>
            <w:shd w:val="clear" w:color="auto" w:fill="F9F9F9"/>
            <w:tcMar>
              <w:top w:w="120" w:type="dxa"/>
              <w:left w:w="120" w:type="dxa"/>
              <w:bottom w:w="120" w:type="dxa"/>
              <w:right w:w="120" w:type="dxa"/>
            </w:tcMar>
            <w:hideMark/>
          </w:tcPr>
          <w:p w:rsidR="005102A9" w:rsidRPr="005102A9" w:rsidRDefault="005102A9" w:rsidP="005102A9">
            <w:pPr>
              <w:spacing w:after="300" w:line="300" w:lineRule="atLeast"/>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This annotation can be used if you want to handle some exception during test execution. For, e.g., if you want to check whether a particular method is throwing specified exception or not.</w:t>
            </w:r>
          </w:p>
        </w:tc>
      </w:tr>
    </w:tbl>
    <w:p w:rsidR="005102A9" w:rsidRPr="005102A9" w:rsidRDefault="005102A9" w:rsidP="005102A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102A9">
        <w:rPr>
          <w:rFonts w:ascii="Arial" w:eastAsia="Times New Roman" w:hAnsi="Arial" w:cs="Arial"/>
          <w:color w:val="222222"/>
          <w:sz w:val="27"/>
          <w:szCs w:val="27"/>
          <w:lang w:eastAsia="en-IN"/>
        </w:rPr>
        <w:t>Let's discuss on this with an example:</w:t>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br/>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@BeforeClass</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m1()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System.out.println("Using @BeforeClass , executed before all test cases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@Before</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void m2()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list = new ArrayList&lt;String&gt;();</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System.out.println("Using @Before annotations ,executed before each test cases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@AfterClass</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public static void m3()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System.out.println("Using @AfterClass ,executed after all test cases");</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@After</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void m4()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list.clear();</w:t>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System.out.println("Using @After ,executed after each test cases");</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@Test</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void m5()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list.add("test");</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assertFalse(list.isEmpty());</w:t>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assertEquals(1, list.size());</w:t>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@Ignore</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void m6()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System.out.println("Using @Ignore , this execution is ignored");</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@Test(timeout = 10)</w:t>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void m7()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System.out.println("Using @Test(timeout),it can be used to enforce timeout in JUnit4 test case");</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@Test(expected = NoSuchMethodException.class)</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void m8() {</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System.out.println("Using @Test(expected) ,it will check for specified exception during its execution");</w:t>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Pr>
          <w:rFonts w:ascii="Consolas" w:hAnsi="Consolas"/>
          <w:color w:val="222222"/>
        </w:rPr>
        <w:tab/>
      </w:r>
      <w:r>
        <w:rPr>
          <w:rFonts w:ascii="Consolas" w:hAnsi="Consolas"/>
          <w:color w:val="222222"/>
        </w:rPr>
        <w:tab/>
      </w:r>
    </w:p>
    <w:p w:rsidR="005102A9" w:rsidRDefault="005102A9" w:rsidP="005102A9">
      <w:pPr>
        <w:pStyle w:val="HTMLPreformatted"/>
        <w:shd w:val="clear" w:color="auto" w:fill="F7F7F7"/>
        <w:wordWrap w:val="0"/>
        <w:spacing w:line="300" w:lineRule="atLeast"/>
        <w:rPr>
          <w:rFonts w:ascii="Consolas" w:hAnsi="Consolas"/>
          <w:color w:val="222222"/>
        </w:rPr>
      </w:pPr>
    </w:p>
    <w:p w:rsidR="005102A9" w:rsidRDefault="005102A9" w:rsidP="005102A9">
      <w:pPr>
        <w:pStyle w:val="HTMLPreformatted"/>
        <w:shd w:val="clear" w:color="auto" w:fill="F7F7F7"/>
        <w:wordWrap w:val="0"/>
        <w:spacing w:line="300" w:lineRule="atLeast"/>
        <w:rPr>
          <w:rFonts w:ascii="Consolas" w:hAnsi="Consolas"/>
          <w:color w:val="222222"/>
        </w:rPr>
      </w:pPr>
      <w:r>
        <w:rPr>
          <w:rFonts w:ascii="Consolas" w:hAnsi="Consolas"/>
          <w:color w:val="222222"/>
        </w:rPr>
        <w:t>}</w:t>
      </w:r>
      <w:r>
        <w:rPr>
          <w:rFonts w:ascii="Consolas" w:hAnsi="Consolas"/>
          <w:color w:val="222222"/>
        </w:rPr>
        <w:tab/>
      </w:r>
    </w:p>
    <w:p w:rsidR="005102A9" w:rsidRDefault="005102A9"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5102A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85.What is Mockit</w:t>
      </w:r>
      <w:r w:rsidR="005102A9">
        <w:rPr>
          <w:rFonts w:asciiTheme="minorHAnsi" w:hAnsiTheme="minorHAnsi" w:cstheme="minorHAnsi"/>
          <w:color w:val="FF0000"/>
          <w:sz w:val="28"/>
          <w:szCs w:val="28"/>
        </w:rPr>
        <w:t>o</w:t>
      </w:r>
      <w:r w:rsidRPr="00094CB6">
        <w:rPr>
          <w:rFonts w:asciiTheme="minorHAnsi" w:hAnsiTheme="minorHAnsi" w:cstheme="minorHAnsi"/>
          <w:color w:val="FF0000"/>
          <w:sz w:val="28"/>
          <w:szCs w:val="28"/>
        </w:rPr>
        <w:t xml:space="preserve"> unit Testing?</w:t>
      </w:r>
    </w:p>
    <w:p w:rsidR="005102A9" w:rsidRDefault="005102A9" w:rsidP="002E3E77">
      <w:pPr>
        <w:pStyle w:val="NormalWeb"/>
        <w:shd w:val="clear" w:color="auto" w:fill="FFFFFF"/>
        <w:spacing w:before="90" w:beforeAutospacing="0" w:after="90" w:afterAutospacing="0"/>
        <w:rPr>
          <w:rFonts w:ascii="Arial" w:hAnsi="Arial" w:cs="Arial"/>
          <w:color w:val="3C4043"/>
          <w:sz w:val="21"/>
          <w:szCs w:val="21"/>
          <w:shd w:val="clear" w:color="auto" w:fill="FFFFFF"/>
        </w:rPr>
      </w:pPr>
      <w:r>
        <w:rPr>
          <w:rStyle w:val="Emphasis"/>
          <w:rFonts w:ascii="Arial" w:eastAsiaTheme="majorEastAsia" w:hAnsi="Arial" w:cs="Arial"/>
          <w:b/>
          <w:bCs/>
          <w:i w:val="0"/>
          <w:iCs w:val="0"/>
          <w:color w:val="52565A"/>
          <w:sz w:val="21"/>
          <w:szCs w:val="21"/>
          <w:shd w:val="clear" w:color="auto" w:fill="FFFFFF"/>
        </w:rPr>
        <w:lastRenderedPageBreak/>
        <w:t>Mockito</w:t>
      </w:r>
      <w:r>
        <w:rPr>
          <w:rFonts w:ascii="Arial" w:hAnsi="Arial" w:cs="Arial"/>
          <w:color w:val="3C4043"/>
          <w:sz w:val="21"/>
          <w:szCs w:val="21"/>
          <w:shd w:val="clear" w:color="auto" w:fill="FFFFFF"/>
        </w:rPr>
        <w:t> is a mocking framework, JAVA-based library that is used for effective unit testing of JAVA applications. </w:t>
      </w:r>
      <w:r>
        <w:rPr>
          <w:rStyle w:val="Emphasis"/>
          <w:rFonts w:ascii="Arial" w:eastAsiaTheme="majorEastAsia" w:hAnsi="Arial" w:cs="Arial"/>
          <w:b/>
          <w:bCs/>
          <w:i w:val="0"/>
          <w:iCs w:val="0"/>
          <w:color w:val="52565A"/>
          <w:sz w:val="21"/>
          <w:szCs w:val="21"/>
          <w:shd w:val="clear" w:color="auto" w:fill="FFFFFF"/>
        </w:rPr>
        <w:t>Mockito</w:t>
      </w:r>
      <w:r>
        <w:rPr>
          <w:rFonts w:ascii="Arial" w:hAnsi="Arial" w:cs="Arial"/>
          <w:color w:val="3C4043"/>
          <w:sz w:val="21"/>
          <w:szCs w:val="21"/>
          <w:shd w:val="clear" w:color="auto" w:fill="FFFFFF"/>
        </w:rPr>
        <w:t> is used to mock interfaces so that a dummy functionality can be added to a mock interface that can be used in unit testing.</w:t>
      </w:r>
    </w:p>
    <w:p w:rsidR="005102A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86.Write the test cases to test the Layered Applications?</w:t>
      </w:r>
      <w:r w:rsidRPr="00094CB6">
        <w:rPr>
          <w:rFonts w:asciiTheme="minorHAnsi" w:hAnsiTheme="minorHAnsi" w:cstheme="minorHAnsi"/>
          <w:color w:val="FF0000"/>
          <w:sz w:val="28"/>
          <w:szCs w:val="28"/>
        </w:rPr>
        <w:br/>
        <w:t>Maven</w:t>
      </w:r>
      <w:r w:rsidRPr="00094CB6">
        <w:rPr>
          <w:rFonts w:asciiTheme="minorHAnsi" w:hAnsiTheme="minorHAnsi" w:cstheme="minorHAnsi"/>
          <w:color w:val="FF0000"/>
          <w:sz w:val="28"/>
          <w:szCs w:val="28"/>
        </w:rPr>
        <w:br/>
        <w:t>87.What is Maven? and Maven Life Cycle?</w:t>
      </w:r>
    </w:p>
    <w:p w:rsidR="00293C1E" w:rsidRDefault="00293C1E"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Maven</w:t>
      </w:r>
      <w:r>
        <w:rPr>
          <w:rFonts w:ascii="Arial" w:hAnsi="Arial" w:cs="Arial"/>
          <w:color w:val="222222"/>
          <w:shd w:val="clear" w:color="auto" w:fill="FFFFFF"/>
        </w:rPr>
        <w:t> is a powerful project management tool that is based on POM (project object model). It is </w:t>
      </w:r>
      <w:r>
        <w:rPr>
          <w:rFonts w:ascii="Arial" w:hAnsi="Arial" w:cs="Arial"/>
          <w:b/>
          <w:bCs/>
          <w:color w:val="222222"/>
          <w:shd w:val="clear" w:color="auto" w:fill="FFFFFF"/>
        </w:rPr>
        <w:t>used</w:t>
      </w:r>
      <w:r>
        <w:rPr>
          <w:rFonts w:ascii="Arial" w:hAnsi="Arial" w:cs="Arial"/>
          <w:color w:val="222222"/>
          <w:shd w:val="clear" w:color="auto" w:fill="FFFFFF"/>
        </w:rPr>
        <w:t> for projects build, dependency and documentation. It simplifies the build process like ANT. ... In short terms we can tell </w:t>
      </w:r>
      <w:r>
        <w:rPr>
          <w:rFonts w:ascii="Arial" w:hAnsi="Arial" w:cs="Arial"/>
          <w:b/>
          <w:bCs/>
          <w:color w:val="222222"/>
          <w:shd w:val="clear" w:color="auto" w:fill="FFFFFF"/>
        </w:rPr>
        <w:t>maven</w:t>
      </w:r>
      <w:r>
        <w:rPr>
          <w:rFonts w:ascii="Arial" w:hAnsi="Arial" w:cs="Arial"/>
          <w:color w:val="222222"/>
          <w:shd w:val="clear" w:color="auto" w:fill="FFFFFF"/>
        </w:rPr>
        <w:t> is a tool that can be </w:t>
      </w:r>
      <w:r>
        <w:rPr>
          <w:rFonts w:ascii="Arial" w:hAnsi="Arial" w:cs="Arial"/>
          <w:b/>
          <w:bCs/>
          <w:color w:val="222222"/>
          <w:shd w:val="clear" w:color="auto" w:fill="FFFFFF"/>
        </w:rPr>
        <w:t>used</w:t>
      </w:r>
      <w:r>
        <w:rPr>
          <w:rFonts w:ascii="Arial" w:hAnsi="Arial" w:cs="Arial"/>
          <w:color w:val="222222"/>
          <w:shd w:val="clear" w:color="auto" w:fill="FFFFFF"/>
        </w:rPr>
        <w:t> for building and managing any Java-based project.</w:t>
      </w:r>
    </w:p>
    <w:p w:rsidR="00293C1E" w:rsidRDefault="00293C1E" w:rsidP="00293C1E">
      <w:pPr>
        <w:pStyle w:val="Heading2"/>
        <w:rPr>
          <w:rFonts w:ascii="Arial" w:hAnsi="Arial" w:cs="Arial"/>
          <w:sz w:val="35"/>
          <w:szCs w:val="35"/>
        </w:rPr>
      </w:pPr>
      <w:r>
        <w:rPr>
          <w:rFonts w:ascii="Arial" w:hAnsi="Arial" w:cs="Arial"/>
          <w:b/>
          <w:bCs/>
          <w:sz w:val="35"/>
          <w:szCs w:val="35"/>
        </w:rPr>
        <w:t>What is Build Lifecycle?</w:t>
      </w:r>
    </w:p>
    <w:p w:rsidR="00293C1E" w:rsidRDefault="00293C1E" w:rsidP="00293C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Build Lifecycle is a well-defined sequence of phases, which define the order in which the goals are to be executed. Here phase represents a stage in life cycle. As an example, a typical </w:t>
      </w:r>
      <w:r>
        <w:rPr>
          <w:rFonts w:ascii="Arial" w:hAnsi="Arial" w:cs="Arial"/>
          <w:b/>
          <w:bCs/>
          <w:color w:val="000000"/>
        </w:rPr>
        <w:t>Maven Build Lifecycle</w:t>
      </w:r>
      <w:r>
        <w:rPr>
          <w:rFonts w:ascii="Arial" w:hAnsi="Arial" w:cs="Arial"/>
          <w:color w:val="000000"/>
        </w:rPr>
        <w:t> consists of the following sequence of phases.</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0"/>
        <w:gridCol w:w="2610"/>
        <w:gridCol w:w="5160"/>
      </w:tblGrid>
      <w:tr w:rsidR="00293C1E" w:rsidTr="00293C1E">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93C1E" w:rsidRDefault="00293C1E">
            <w:pPr>
              <w:spacing w:after="300"/>
              <w:jc w:val="center"/>
              <w:rPr>
                <w:rFonts w:ascii="Arial" w:hAnsi="Arial" w:cs="Arial"/>
                <w:b/>
                <w:bCs/>
                <w:sz w:val="21"/>
                <w:szCs w:val="21"/>
              </w:rPr>
            </w:pPr>
            <w:r>
              <w:rPr>
                <w:rFonts w:ascii="Arial" w:hAnsi="Arial" w:cs="Arial"/>
                <w:b/>
                <w:bCs/>
                <w:sz w:val="21"/>
                <w:szCs w:val="21"/>
              </w:rPr>
              <w:t>Phase</w:t>
            </w:r>
          </w:p>
        </w:tc>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93C1E" w:rsidRDefault="00293C1E">
            <w:pPr>
              <w:spacing w:after="300"/>
              <w:jc w:val="center"/>
              <w:rPr>
                <w:rFonts w:ascii="Arial" w:hAnsi="Arial" w:cs="Arial"/>
                <w:b/>
                <w:bCs/>
                <w:sz w:val="21"/>
                <w:szCs w:val="21"/>
              </w:rPr>
            </w:pPr>
            <w:r>
              <w:rPr>
                <w:rFonts w:ascii="Arial" w:hAnsi="Arial" w:cs="Arial"/>
                <w:b/>
                <w:bCs/>
                <w:sz w:val="21"/>
                <w:szCs w:val="21"/>
              </w:rPr>
              <w:t>Handles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93C1E" w:rsidRDefault="00293C1E">
            <w:pPr>
              <w:spacing w:after="300"/>
              <w:jc w:val="center"/>
              <w:rPr>
                <w:rFonts w:ascii="Arial" w:hAnsi="Arial" w:cs="Arial"/>
                <w:b/>
                <w:bCs/>
                <w:sz w:val="21"/>
                <w:szCs w:val="21"/>
              </w:rPr>
            </w:pPr>
            <w:r>
              <w:rPr>
                <w:rFonts w:ascii="Arial" w:hAnsi="Arial" w:cs="Arial"/>
                <w:b/>
                <w:bCs/>
                <w:sz w:val="21"/>
                <w:szCs w:val="21"/>
              </w:rPr>
              <w:t>Description</w:t>
            </w:r>
          </w:p>
        </w:tc>
      </w:tr>
      <w:tr w:rsidR="00293C1E" w:rsidTr="00293C1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prepare-resources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resource copying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93C1E" w:rsidRDefault="00293C1E">
            <w:pPr>
              <w:spacing w:after="300"/>
              <w:rPr>
                <w:rFonts w:ascii="Arial" w:hAnsi="Arial" w:cs="Arial"/>
                <w:sz w:val="21"/>
                <w:szCs w:val="21"/>
              </w:rPr>
            </w:pPr>
            <w:r>
              <w:rPr>
                <w:rFonts w:ascii="Arial" w:hAnsi="Arial" w:cs="Arial"/>
                <w:sz w:val="21"/>
                <w:szCs w:val="21"/>
              </w:rPr>
              <w:t>Resource copying can be customized in this phase.</w:t>
            </w:r>
          </w:p>
        </w:tc>
      </w:tr>
      <w:tr w:rsidR="00293C1E" w:rsidTr="00293C1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validate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Validating the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93C1E" w:rsidRDefault="00293C1E">
            <w:pPr>
              <w:spacing w:after="300"/>
              <w:rPr>
                <w:rFonts w:ascii="Arial" w:hAnsi="Arial" w:cs="Arial"/>
                <w:sz w:val="21"/>
                <w:szCs w:val="21"/>
              </w:rPr>
            </w:pPr>
            <w:r>
              <w:rPr>
                <w:rFonts w:ascii="Arial" w:hAnsi="Arial" w:cs="Arial"/>
                <w:sz w:val="21"/>
                <w:szCs w:val="21"/>
              </w:rPr>
              <w:t>Validates if the project is correct and if all necessary information is available.</w:t>
            </w:r>
          </w:p>
        </w:tc>
      </w:tr>
      <w:tr w:rsidR="00293C1E" w:rsidTr="00293C1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compile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compilation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93C1E" w:rsidRDefault="00293C1E">
            <w:pPr>
              <w:spacing w:after="300"/>
              <w:rPr>
                <w:rFonts w:ascii="Arial" w:hAnsi="Arial" w:cs="Arial"/>
                <w:sz w:val="21"/>
                <w:szCs w:val="21"/>
              </w:rPr>
            </w:pPr>
            <w:r>
              <w:rPr>
                <w:rFonts w:ascii="Arial" w:hAnsi="Arial" w:cs="Arial"/>
                <w:sz w:val="21"/>
                <w:szCs w:val="21"/>
              </w:rPr>
              <w:t>Source code compilation is done in this phase.</w:t>
            </w:r>
          </w:p>
        </w:tc>
      </w:tr>
      <w:tr w:rsidR="00293C1E" w:rsidTr="00293C1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93C1E" w:rsidRDefault="00293C1E">
            <w:pPr>
              <w:spacing w:after="300"/>
              <w:rPr>
                <w:rFonts w:ascii="Arial" w:hAnsi="Arial" w:cs="Arial"/>
                <w:sz w:val="21"/>
                <w:szCs w:val="21"/>
              </w:rPr>
            </w:pPr>
            <w:r>
              <w:rPr>
                <w:rFonts w:ascii="Arial" w:hAnsi="Arial" w:cs="Arial"/>
                <w:sz w:val="21"/>
                <w:szCs w:val="21"/>
              </w:rPr>
              <w:t>Tests the compiled source code suitable for testing framework.</w:t>
            </w:r>
          </w:p>
        </w:tc>
      </w:tr>
      <w:tr w:rsidR="00293C1E" w:rsidTr="00293C1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package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packaging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93C1E" w:rsidRDefault="00293C1E">
            <w:pPr>
              <w:spacing w:after="300"/>
              <w:rPr>
                <w:rFonts w:ascii="Arial" w:hAnsi="Arial" w:cs="Arial"/>
                <w:sz w:val="21"/>
                <w:szCs w:val="21"/>
              </w:rPr>
            </w:pPr>
            <w:r>
              <w:rPr>
                <w:rFonts w:ascii="Arial" w:hAnsi="Arial" w:cs="Arial"/>
                <w:sz w:val="21"/>
                <w:szCs w:val="21"/>
              </w:rPr>
              <w:t>This phase creates the JAR/WAR package as mentioned in the packaging in POM.xml.</w:t>
            </w:r>
          </w:p>
        </w:tc>
      </w:tr>
      <w:tr w:rsidR="00293C1E" w:rsidTr="00293C1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install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93C1E" w:rsidRDefault="00293C1E">
            <w:pPr>
              <w:spacing w:after="300"/>
              <w:rPr>
                <w:rFonts w:ascii="Arial" w:hAnsi="Arial" w:cs="Arial"/>
                <w:sz w:val="21"/>
                <w:szCs w:val="21"/>
              </w:rPr>
            </w:pPr>
            <w:r>
              <w:rPr>
                <w:rFonts w:ascii="Arial" w:hAnsi="Arial" w:cs="Arial"/>
                <w:sz w:val="21"/>
                <w:szCs w:val="21"/>
              </w:rPr>
              <w:t>This phase installs the package in local/remote maven repository.</w:t>
            </w:r>
          </w:p>
        </w:tc>
      </w:tr>
      <w:tr w:rsidR="00293C1E" w:rsidTr="00293C1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Deploy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93C1E" w:rsidRDefault="00293C1E">
            <w:pPr>
              <w:spacing w:after="300"/>
              <w:rPr>
                <w:rFonts w:ascii="Arial" w:hAnsi="Arial" w:cs="Arial"/>
                <w:sz w:val="21"/>
                <w:szCs w:val="21"/>
              </w:rPr>
            </w:pPr>
            <w:r>
              <w:rPr>
                <w:rFonts w:ascii="Arial" w:hAnsi="Arial" w:cs="Arial"/>
                <w:sz w:val="21"/>
                <w:szCs w:val="21"/>
              </w:rPr>
              <w:t>Deploying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93C1E" w:rsidRDefault="00293C1E">
            <w:pPr>
              <w:spacing w:after="300"/>
              <w:rPr>
                <w:rFonts w:ascii="Arial" w:hAnsi="Arial" w:cs="Arial"/>
                <w:sz w:val="21"/>
                <w:szCs w:val="21"/>
              </w:rPr>
            </w:pPr>
            <w:r>
              <w:rPr>
                <w:rFonts w:ascii="Arial" w:hAnsi="Arial" w:cs="Arial"/>
                <w:sz w:val="21"/>
                <w:szCs w:val="21"/>
              </w:rPr>
              <w:t>Copies the final package to the remote repository.</w:t>
            </w:r>
          </w:p>
        </w:tc>
      </w:tr>
    </w:tbl>
    <w:p w:rsidR="00293C1E" w:rsidRDefault="00293C1E" w:rsidP="00293C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always </w:t>
      </w:r>
      <w:r>
        <w:rPr>
          <w:rFonts w:ascii="Arial" w:hAnsi="Arial" w:cs="Arial"/>
          <w:b/>
          <w:bCs/>
          <w:color w:val="000000"/>
        </w:rPr>
        <w:t>pre</w:t>
      </w:r>
      <w:r>
        <w:rPr>
          <w:rFonts w:ascii="Arial" w:hAnsi="Arial" w:cs="Arial"/>
          <w:color w:val="000000"/>
        </w:rPr>
        <w:t> and </w:t>
      </w:r>
      <w:r>
        <w:rPr>
          <w:rFonts w:ascii="Arial" w:hAnsi="Arial" w:cs="Arial"/>
          <w:b/>
          <w:bCs/>
          <w:color w:val="000000"/>
        </w:rPr>
        <w:t>post</w:t>
      </w:r>
      <w:r>
        <w:rPr>
          <w:rFonts w:ascii="Arial" w:hAnsi="Arial" w:cs="Arial"/>
          <w:color w:val="000000"/>
        </w:rPr>
        <w:t> phases to register </w:t>
      </w:r>
      <w:r>
        <w:rPr>
          <w:rFonts w:ascii="Arial" w:hAnsi="Arial" w:cs="Arial"/>
          <w:b/>
          <w:bCs/>
          <w:color w:val="000000"/>
        </w:rPr>
        <w:t>goals</w:t>
      </w:r>
      <w:r>
        <w:rPr>
          <w:rFonts w:ascii="Arial" w:hAnsi="Arial" w:cs="Arial"/>
          <w:color w:val="000000"/>
        </w:rPr>
        <w:t>, which must run prior to, or after a particular phase.</w:t>
      </w:r>
    </w:p>
    <w:p w:rsidR="00293C1E" w:rsidRDefault="00293C1E" w:rsidP="00293C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When Maven starts building a project, it steps through a defined sequence of phases and executes goals, which are registered with each phase.</w:t>
      </w:r>
    </w:p>
    <w:p w:rsidR="00293C1E" w:rsidRDefault="00293C1E" w:rsidP="00293C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Maven has the following three standard lifecycles −</w:t>
      </w:r>
    </w:p>
    <w:p w:rsidR="00293C1E" w:rsidRDefault="00293C1E" w:rsidP="0013606E">
      <w:pPr>
        <w:numPr>
          <w:ilvl w:val="0"/>
          <w:numId w:val="107"/>
        </w:numPr>
        <w:spacing w:before="100" w:beforeAutospacing="1" w:after="75" w:line="240" w:lineRule="auto"/>
        <w:rPr>
          <w:rFonts w:ascii="Arial" w:hAnsi="Arial" w:cs="Arial"/>
          <w:sz w:val="21"/>
          <w:szCs w:val="21"/>
        </w:rPr>
      </w:pPr>
      <w:r>
        <w:rPr>
          <w:rFonts w:ascii="Arial" w:hAnsi="Arial" w:cs="Arial"/>
          <w:sz w:val="21"/>
          <w:szCs w:val="21"/>
        </w:rPr>
        <w:t>clean</w:t>
      </w:r>
    </w:p>
    <w:p w:rsidR="00293C1E" w:rsidRDefault="00293C1E" w:rsidP="0013606E">
      <w:pPr>
        <w:numPr>
          <w:ilvl w:val="0"/>
          <w:numId w:val="107"/>
        </w:numPr>
        <w:spacing w:before="100" w:beforeAutospacing="1" w:after="75" w:line="240" w:lineRule="auto"/>
        <w:rPr>
          <w:rFonts w:ascii="Arial" w:hAnsi="Arial" w:cs="Arial"/>
          <w:sz w:val="21"/>
          <w:szCs w:val="21"/>
        </w:rPr>
      </w:pPr>
      <w:r>
        <w:rPr>
          <w:rFonts w:ascii="Arial" w:hAnsi="Arial" w:cs="Arial"/>
          <w:sz w:val="21"/>
          <w:szCs w:val="21"/>
        </w:rPr>
        <w:t>default(or build)</w:t>
      </w:r>
    </w:p>
    <w:p w:rsidR="00293C1E" w:rsidRDefault="00293C1E" w:rsidP="0013606E">
      <w:pPr>
        <w:numPr>
          <w:ilvl w:val="0"/>
          <w:numId w:val="107"/>
        </w:numPr>
        <w:spacing w:before="100" w:beforeAutospacing="1" w:after="75" w:line="240" w:lineRule="auto"/>
        <w:rPr>
          <w:rFonts w:ascii="Arial" w:hAnsi="Arial" w:cs="Arial"/>
          <w:sz w:val="21"/>
          <w:szCs w:val="21"/>
        </w:rPr>
      </w:pPr>
      <w:r>
        <w:rPr>
          <w:rFonts w:ascii="Arial" w:hAnsi="Arial" w:cs="Arial"/>
          <w:sz w:val="21"/>
          <w:szCs w:val="21"/>
        </w:rPr>
        <w:t>site</w:t>
      </w:r>
    </w:p>
    <w:p w:rsidR="00293C1E" w:rsidRDefault="00293C1E" w:rsidP="00293C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w:t>
      </w:r>
      <w:r>
        <w:rPr>
          <w:rFonts w:ascii="Arial" w:hAnsi="Arial" w:cs="Arial"/>
          <w:b/>
          <w:bCs/>
          <w:color w:val="000000"/>
        </w:rPr>
        <w:t>goal</w:t>
      </w:r>
      <w:r>
        <w:rPr>
          <w:rFonts w:ascii="Arial" w:hAnsi="Arial" w:cs="Arial"/>
          <w:color w:val="000000"/>
        </w:rPr>
        <w:t> represents a specific task which contributes to the building and managing of a project. It may be bound to zero or more build phases. A goal not bound to any build phase could be executed outside of the build lifecycle by direct invocation.</w:t>
      </w:r>
    </w:p>
    <w:p w:rsidR="00293C1E" w:rsidRDefault="00293C1E" w:rsidP="00293C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order of execution depends on the order in which the goal(s) and the build phase(s) are invoked. For example, consider the command below. The </w:t>
      </w:r>
      <w:r>
        <w:rPr>
          <w:rFonts w:ascii="Arial" w:hAnsi="Arial" w:cs="Arial"/>
          <w:b/>
          <w:bCs/>
          <w:color w:val="000000"/>
        </w:rPr>
        <w:t>clean</w:t>
      </w:r>
      <w:r>
        <w:rPr>
          <w:rFonts w:ascii="Arial" w:hAnsi="Arial" w:cs="Arial"/>
          <w:color w:val="000000"/>
        </w:rPr>
        <w:t> and </w:t>
      </w:r>
      <w:r>
        <w:rPr>
          <w:rFonts w:ascii="Arial" w:hAnsi="Arial" w:cs="Arial"/>
          <w:b/>
          <w:bCs/>
          <w:color w:val="000000"/>
        </w:rPr>
        <w:t>package</w:t>
      </w:r>
      <w:r>
        <w:rPr>
          <w:rFonts w:ascii="Arial" w:hAnsi="Arial" w:cs="Arial"/>
          <w:color w:val="000000"/>
        </w:rPr>
        <w:t> arguments are build phases while the </w:t>
      </w:r>
      <w:r>
        <w:rPr>
          <w:rFonts w:ascii="Arial" w:hAnsi="Arial" w:cs="Arial"/>
          <w:b/>
          <w:bCs/>
          <w:color w:val="000000"/>
        </w:rPr>
        <w:t>dependency:copy-dependencies</w:t>
      </w:r>
      <w:r>
        <w:rPr>
          <w:rFonts w:ascii="Arial" w:hAnsi="Arial" w:cs="Arial"/>
          <w:color w:val="000000"/>
        </w:rPr>
        <w:t> is a goal.</w:t>
      </w:r>
    </w:p>
    <w:p w:rsidR="00293C1E" w:rsidRDefault="00293C1E" w:rsidP="00293C1E">
      <w:pPr>
        <w:pStyle w:val="HTMLPreformatted"/>
        <w:rPr>
          <w:sz w:val="23"/>
          <w:szCs w:val="23"/>
        </w:rPr>
      </w:pPr>
      <w:r>
        <w:rPr>
          <w:sz w:val="23"/>
          <w:szCs w:val="23"/>
        </w:rPr>
        <w:t>mvn clean dependency:copy-dependencies package</w:t>
      </w:r>
    </w:p>
    <w:p w:rsidR="00293C1E" w:rsidRDefault="00293C1E"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CD757D"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88.How to resolve conf</w:t>
      </w:r>
      <w:r w:rsidR="00293C1E">
        <w:rPr>
          <w:rFonts w:asciiTheme="minorHAnsi" w:hAnsiTheme="minorHAnsi" w:cstheme="minorHAnsi"/>
          <w:color w:val="FF0000"/>
          <w:sz w:val="28"/>
          <w:szCs w:val="28"/>
        </w:rPr>
        <w:t>l</w:t>
      </w:r>
      <w:r w:rsidRPr="00094CB6">
        <w:rPr>
          <w:rFonts w:asciiTheme="minorHAnsi" w:hAnsiTheme="minorHAnsi" w:cstheme="minorHAnsi"/>
          <w:color w:val="FF0000"/>
          <w:sz w:val="28"/>
          <w:szCs w:val="28"/>
        </w:rPr>
        <w:t>ict between dependency?</w:t>
      </w:r>
    </w:p>
    <w:p w:rsidR="00CD757D" w:rsidRPr="00CD757D" w:rsidRDefault="00CD757D" w:rsidP="00CD757D">
      <w:pPr>
        <w:shd w:val="clear" w:color="auto" w:fill="FFFFFF"/>
        <w:spacing w:after="0" w:line="240" w:lineRule="auto"/>
        <w:textAlignment w:val="baseline"/>
        <w:rPr>
          <w:rFonts w:ascii="Arial" w:eastAsia="Times New Roman" w:hAnsi="Arial" w:cs="Arial"/>
          <w:color w:val="242729"/>
          <w:sz w:val="23"/>
          <w:szCs w:val="23"/>
          <w:lang w:eastAsia="en-IN"/>
        </w:rPr>
      </w:pPr>
      <w:r w:rsidRPr="00CD757D">
        <w:rPr>
          <w:rFonts w:ascii="Arial" w:eastAsia="Times New Roman" w:hAnsi="Arial" w:cs="Arial"/>
          <w:color w:val="242729"/>
          <w:sz w:val="23"/>
          <w:szCs w:val="23"/>
          <w:lang w:eastAsia="en-IN"/>
        </w:rPr>
        <w:t>Maven can handle both situations without any conflict. Conflicts will exist when two versions of a transitive dependency are required. The </w:t>
      </w:r>
      <w:r w:rsidRPr="00CD757D">
        <w:rPr>
          <w:rFonts w:ascii="Consolas" w:eastAsia="Times New Roman" w:hAnsi="Consolas" w:cs="Courier New"/>
          <w:color w:val="242729"/>
          <w:sz w:val="20"/>
          <w:szCs w:val="20"/>
          <w:bdr w:val="none" w:sz="0" w:space="0" w:color="auto" w:frame="1"/>
          <w:lang w:eastAsia="en-IN"/>
        </w:rPr>
        <w:t>ClassNotFoundException</w:t>
      </w:r>
      <w:r w:rsidRPr="00CD757D">
        <w:rPr>
          <w:rFonts w:ascii="Arial" w:eastAsia="Times New Roman" w:hAnsi="Arial" w:cs="Arial"/>
          <w:color w:val="242729"/>
          <w:sz w:val="23"/>
          <w:szCs w:val="23"/>
          <w:lang w:eastAsia="en-IN"/>
        </w:rPr>
        <w:t> you describe results from the app (or a dependency) attempting to use a class not available in the version of the conflicted dependency that actually gets used. There are multiple ways to fix the problem.</w:t>
      </w:r>
    </w:p>
    <w:p w:rsidR="00CD757D" w:rsidRPr="00CD757D" w:rsidRDefault="00CD757D" w:rsidP="0013606E">
      <w:pPr>
        <w:numPr>
          <w:ilvl w:val="0"/>
          <w:numId w:val="10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CD757D">
        <w:rPr>
          <w:rFonts w:ascii="inherit" w:eastAsia="Times New Roman" w:hAnsi="inherit" w:cs="Arial"/>
          <w:color w:val="242729"/>
          <w:sz w:val="23"/>
          <w:szCs w:val="23"/>
          <w:lang w:eastAsia="en-IN"/>
        </w:rPr>
        <w:t>Update the versions of the libraries you are using that depend on the conflicted dependency, so that they all depend on the same version version of that dependency</w:t>
      </w:r>
    </w:p>
    <w:p w:rsidR="00CD757D" w:rsidRPr="00CD757D" w:rsidRDefault="00CD757D" w:rsidP="0013606E">
      <w:pPr>
        <w:numPr>
          <w:ilvl w:val="0"/>
          <w:numId w:val="108"/>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CD757D">
        <w:rPr>
          <w:rFonts w:ascii="inherit" w:eastAsia="Times New Roman" w:hAnsi="inherit" w:cs="Arial"/>
          <w:color w:val="242729"/>
          <w:sz w:val="23"/>
          <w:szCs w:val="23"/>
          <w:lang w:eastAsia="en-IN"/>
        </w:rPr>
        <w:t>Declare the conflicted dependency as a direct dependency of your project with the version you want to be included (in the example, the one with the missing class included in it)</w:t>
      </w:r>
    </w:p>
    <w:p w:rsidR="00CD757D" w:rsidRPr="00CD757D" w:rsidRDefault="00CD757D" w:rsidP="0013606E">
      <w:pPr>
        <w:numPr>
          <w:ilvl w:val="0"/>
          <w:numId w:val="108"/>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CD757D">
        <w:rPr>
          <w:rFonts w:ascii="inherit" w:eastAsia="Times New Roman" w:hAnsi="inherit" w:cs="Arial"/>
          <w:color w:val="242729"/>
          <w:sz w:val="23"/>
          <w:szCs w:val="23"/>
          <w:lang w:eastAsia="en-IN"/>
        </w:rPr>
        <w:t>Specify which version of the conflicted dependency that transitive dependencies should use, via the </w:t>
      </w:r>
      <w:r w:rsidRPr="00CD757D">
        <w:rPr>
          <w:rFonts w:ascii="Consolas" w:eastAsia="Times New Roman" w:hAnsi="Consolas" w:cs="Courier New"/>
          <w:color w:val="242729"/>
          <w:sz w:val="20"/>
          <w:szCs w:val="20"/>
          <w:bdr w:val="none" w:sz="0" w:space="0" w:color="auto" w:frame="1"/>
          <w:lang w:eastAsia="en-IN"/>
        </w:rPr>
        <w:t>&lt;dependencyManagement&gt;</w:t>
      </w:r>
      <w:r w:rsidRPr="00CD757D">
        <w:rPr>
          <w:rFonts w:ascii="inherit" w:eastAsia="Times New Roman" w:hAnsi="inherit" w:cs="Arial"/>
          <w:color w:val="242729"/>
          <w:sz w:val="23"/>
          <w:szCs w:val="23"/>
          <w:lang w:eastAsia="en-IN"/>
        </w:rPr>
        <w:t> section of the POM</w:t>
      </w:r>
    </w:p>
    <w:p w:rsidR="00CD757D" w:rsidRPr="00CD757D" w:rsidRDefault="00CD757D" w:rsidP="0013606E">
      <w:pPr>
        <w:numPr>
          <w:ilvl w:val="0"/>
          <w:numId w:val="108"/>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CD757D">
        <w:rPr>
          <w:rFonts w:ascii="inherit" w:eastAsia="Times New Roman" w:hAnsi="inherit" w:cs="Arial"/>
          <w:color w:val="242729"/>
          <w:sz w:val="23"/>
          <w:szCs w:val="23"/>
          <w:lang w:eastAsia="en-IN"/>
        </w:rPr>
        <w:t>Explicitly exc</w:t>
      </w:r>
    </w:p>
    <w:p w:rsidR="00CD757D"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GIT</w:t>
      </w:r>
      <w:r w:rsidRPr="00094CB6">
        <w:rPr>
          <w:rFonts w:asciiTheme="minorHAnsi" w:hAnsiTheme="minorHAnsi" w:cstheme="minorHAnsi"/>
          <w:color w:val="FF0000"/>
          <w:sz w:val="28"/>
          <w:szCs w:val="28"/>
        </w:rPr>
        <w:br/>
        <w:t>89.What is GIT and what is the difference between GIT and SVN?</w:t>
      </w:r>
    </w:p>
    <w:p w:rsidR="00CD757D" w:rsidRDefault="00CD757D" w:rsidP="002E3E77">
      <w:pPr>
        <w:pStyle w:val="NormalWeb"/>
        <w:shd w:val="clear" w:color="auto" w:fill="FFFFFF"/>
        <w:spacing w:before="90" w:beforeAutospacing="0" w:after="9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 </w:t>
      </w:r>
    </w:p>
    <w:p w:rsidR="00CD757D" w:rsidRDefault="00CD757D" w:rsidP="00CD757D">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SVN is a Centralized Version Control System (CVCS), and Git is a Distributed Version Control System (DVCS).</w:t>
      </w:r>
    </w:p>
    <w:p w:rsidR="00CD757D" w:rsidRDefault="00CD757D" w:rsidP="00CD757D">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A centralized version control system operates on the basic idea that there is one single copy of the project that developers will commit changes to, and where all version of the project are stored.</w:t>
      </w:r>
    </w:p>
    <w:p w:rsidR="00CD757D" w:rsidRDefault="00CD757D" w:rsidP="00CD757D">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lastRenderedPageBreak/>
        <w:t>A distributed version control system, however, works on the principle that each developer “clones” the project repository to their hard drive. A copy of the project is stored on every developer’s local machine, and changes are either “pushed” up to the online repository, or “pulled” down from the repo to update the version that the developer has on their machine.</w:t>
      </w:r>
    </w:p>
    <w:p w:rsidR="00CD757D" w:rsidRPr="00CD757D" w:rsidRDefault="00CD757D" w:rsidP="0013606E">
      <w:pPr>
        <w:numPr>
          <w:ilvl w:val="0"/>
          <w:numId w:val="109"/>
        </w:numPr>
        <w:pBdr>
          <w:top w:val="single" w:sz="2" w:space="0" w:color="auto"/>
          <w:left w:val="single" w:sz="2" w:space="0" w:color="auto"/>
          <w:bottom w:val="single" w:sz="2" w:space="0" w:color="auto"/>
          <w:right w:val="single" w:sz="2" w:space="0" w:color="auto"/>
        </w:pBdr>
        <w:shd w:val="clear" w:color="auto" w:fill="FEFEFE"/>
        <w:spacing w:beforeAutospacing="1" w:after="0" w:afterAutospacing="1" w:line="240" w:lineRule="auto"/>
        <w:rPr>
          <w:rFonts w:ascii="Helvetica" w:eastAsia="Times New Roman" w:hAnsi="Helvetica" w:cs="Times New Roman"/>
          <w:color w:val="4A4A4A"/>
          <w:sz w:val="24"/>
          <w:szCs w:val="24"/>
          <w:lang w:eastAsia="en-IN"/>
        </w:rPr>
      </w:pPr>
      <w:r w:rsidRPr="00CD757D">
        <w:rPr>
          <w:rFonts w:ascii="Helvetica" w:eastAsia="Times New Roman" w:hAnsi="Helvetica" w:cs="Times New Roman"/>
          <w:b/>
          <w:bCs/>
          <w:color w:val="4A4A4A"/>
          <w:sz w:val="24"/>
          <w:szCs w:val="24"/>
          <w:bdr w:val="single" w:sz="2" w:space="0" w:color="auto" w:frame="1"/>
          <w:lang w:eastAsia="en-IN"/>
        </w:rPr>
        <w:t>Trunk: </w:t>
      </w:r>
      <w:r w:rsidRPr="00CD757D">
        <w:rPr>
          <w:rFonts w:ascii="Helvetica" w:eastAsia="Times New Roman" w:hAnsi="Helvetica" w:cs="Times New Roman"/>
          <w:color w:val="4A4A4A"/>
          <w:sz w:val="24"/>
          <w:szCs w:val="24"/>
          <w:lang w:eastAsia="en-IN"/>
        </w:rPr>
        <w:t>The trunk is the hub of your current, stable code and product. It only includes tested, unbroken code.</w:t>
      </w:r>
    </w:p>
    <w:p w:rsidR="00CD757D" w:rsidRPr="00CD757D" w:rsidRDefault="00CD757D" w:rsidP="0013606E">
      <w:pPr>
        <w:numPr>
          <w:ilvl w:val="0"/>
          <w:numId w:val="109"/>
        </w:numPr>
        <w:pBdr>
          <w:top w:val="single" w:sz="2" w:space="0" w:color="auto"/>
          <w:left w:val="single" w:sz="2" w:space="0" w:color="auto"/>
          <w:bottom w:val="single" w:sz="2" w:space="0" w:color="auto"/>
          <w:right w:val="single" w:sz="2" w:space="0" w:color="auto"/>
        </w:pBdr>
        <w:shd w:val="clear" w:color="auto" w:fill="FEFEFE"/>
        <w:spacing w:beforeAutospacing="1" w:after="0" w:afterAutospacing="1" w:line="240" w:lineRule="auto"/>
        <w:rPr>
          <w:rFonts w:ascii="Helvetica" w:eastAsia="Times New Roman" w:hAnsi="Helvetica" w:cs="Times New Roman"/>
          <w:color w:val="4A4A4A"/>
          <w:sz w:val="24"/>
          <w:szCs w:val="24"/>
          <w:lang w:eastAsia="en-IN"/>
        </w:rPr>
      </w:pPr>
      <w:r w:rsidRPr="00CD757D">
        <w:rPr>
          <w:rFonts w:ascii="Helvetica" w:eastAsia="Times New Roman" w:hAnsi="Helvetica" w:cs="Times New Roman"/>
          <w:b/>
          <w:bCs/>
          <w:color w:val="4A4A4A"/>
          <w:sz w:val="24"/>
          <w:szCs w:val="24"/>
          <w:bdr w:val="single" w:sz="2" w:space="0" w:color="auto" w:frame="1"/>
          <w:lang w:eastAsia="en-IN"/>
        </w:rPr>
        <w:t>Branches: </w:t>
      </w:r>
      <w:r w:rsidRPr="00CD757D">
        <w:rPr>
          <w:rFonts w:ascii="Helvetica" w:eastAsia="Times New Roman" w:hAnsi="Helvetica" w:cs="Times New Roman"/>
          <w:color w:val="4A4A4A"/>
          <w:sz w:val="24"/>
          <w:szCs w:val="24"/>
          <w:lang w:eastAsia="en-IN"/>
        </w:rPr>
        <w:t>Here is where you house new code and features. Using a copy of the trunk code, team members conduct research and development in the branch. Doing so allows each team member to work on the enhanced features without disrupting each other’s progress.</w:t>
      </w:r>
    </w:p>
    <w:p w:rsidR="00CD757D" w:rsidRPr="00CD757D" w:rsidRDefault="00CD757D" w:rsidP="0013606E">
      <w:pPr>
        <w:numPr>
          <w:ilvl w:val="0"/>
          <w:numId w:val="109"/>
        </w:numPr>
        <w:pBdr>
          <w:top w:val="single" w:sz="2" w:space="0" w:color="auto"/>
          <w:left w:val="single" w:sz="2" w:space="0" w:color="auto"/>
          <w:bottom w:val="single" w:sz="2" w:space="0" w:color="auto"/>
          <w:right w:val="single" w:sz="2" w:space="0" w:color="auto"/>
        </w:pBdr>
        <w:shd w:val="clear" w:color="auto" w:fill="FEFEFE"/>
        <w:spacing w:beforeAutospacing="1" w:after="0" w:afterAutospacing="1" w:line="240" w:lineRule="auto"/>
        <w:rPr>
          <w:rFonts w:ascii="Helvetica" w:eastAsia="Times New Roman" w:hAnsi="Helvetica" w:cs="Times New Roman"/>
          <w:color w:val="4A4A4A"/>
          <w:sz w:val="24"/>
          <w:szCs w:val="24"/>
          <w:lang w:eastAsia="en-IN"/>
        </w:rPr>
      </w:pPr>
      <w:r w:rsidRPr="00CD757D">
        <w:rPr>
          <w:rFonts w:ascii="Helvetica" w:eastAsia="Times New Roman" w:hAnsi="Helvetica" w:cs="Times New Roman"/>
          <w:b/>
          <w:bCs/>
          <w:color w:val="4A4A4A"/>
          <w:sz w:val="24"/>
          <w:szCs w:val="24"/>
          <w:bdr w:val="single" w:sz="2" w:space="0" w:color="auto" w:frame="1"/>
          <w:lang w:eastAsia="en-IN"/>
        </w:rPr>
        <w:t>Tags: </w:t>
      </w:r>
      <w:r w:rsidRPr="00CD757D">
        <w:rPr>
          <w:rFonts w:ascii="Helvetica" w:eastAsia="Times New Roman" w:hAnsi="Helvetica" w:cs="Times New Roman"/>
          <w:color w:val="4A4A4A"/>
          <w:sz w:val="24"/>
          <w:szCs w:val="24"/>
          <w:lang w:eastAsia="en-IN"/>
        </w:rPr>
        <w:t>Consider tags a duplicate of a branch at a given point in time. Tags aren’t used during development, but rather during deployment after the branch’s code is finished. Marking your code with tags make it easy to review and, if necessary, revert your code.</w:t>
      </w:r>
    </w:p>
    <w:p w:rsidR="00CD757D" w:rsidRDefault="00CD757D" w:rsidP="002E3E77">
      <w:pPr>
        <w:pStyle w:val="NormalWeb"/>
        <w:shd w:val="clear" w:color="auto" w:fill="FFFFFF"/>
        <w:spacing w:before="90" w:beforeAutospacing="0" w:after="90" w:afterAutospacing="0"/>
        <w:rPr>
          <w:rFonts w:ascii="Arial" w:hAnsi="Arial" w:cs="Arial"/>
          <w:color w:val="222222"/>
          <w:sz w:val="21"/>
          <w:szCs w:val="21"/>
          <w:shd w:val="clear" w:color="auto" w:fill="FFFFFF"/>
        </w:rPr>
      </w:pPr>
      <w:r>
        <w:rPr>
          <w:noProof/>
        </w:rPr>
        <w:drawing>
          <wp:inline distT="0" distB="0" distL="0" distR="0">
            <wp:extent cx="5238750" cy="4810125"/>
            <wp:effectExtent l="0" t="0" r="0" b="9525"/>
            <wp:docPr id="36" name="Picture 36" descr="Git VERSUS Sub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Git VERSUS Subversio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38750" cy="4810125"/>
                    </a:xfrm>
                    <a:prstGeom prst="rect">
                      <a:avLst/>
                    </a:prstGeom>
                    <a:noFill/>
                    <a:ln>
                      <a:noFill/>
                    </a:ln>
                  </pic:spPr>
                </pic:pic>
              </a:graphicData>
            </a:graphic>
          </wp:inline>
        </w:drawing>
      </w:r>
    </w:p>
    <w:p w:rsidR="00CD757D"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90.How to resolve Confict between GIT?</w:t>
      </w:r>
    </w:p>
    <w:p w:rsidR="00351DC0" w:rsidRDefault="00351DC0" w:rsidP="00351DC0">
      <w:pPr>
        <w:pStyle w:val="NormalWeb"/>
        <w:shd w:val="clear" w:color="auto" w:fill="FFFFFF"/>
        <w:spacing w:before="0" w:beforeAutospacing="0" w:after="240" w:afterAutospacing="0" w:line="384" w:lineRule="atLeast"/>
        <w:rPr>
          <w:rFonts w:ascii="Trebuchet MS" w:hAnsi="Trebuchet MS"/>
          <w:color w:val="5D6268"/>
          <w:sz w:val="27"/>
          <w:szCs w:val="27"/>
        </w:rPr>
      </w:pPr>
      <w:r>
        <w:rPr>
          <w:rStyle w:val="Strong"/>
          <w:rFonts w:ascii="Trebuchet MS" w:eastAsiaTheme="majorEastAsia" w:hAnsi="Trebuchet MS"/>
          <w:color w:val="5D6268"/>
          <w:sz w:val="27"/>
          <w:szCs w:val="27"/>
        </w:rPr>
        <w:lastRenderedPageBreak/>
        <w:t>A Conflict is Just an Annotation</w:t>
      </w:r>
      <w:r>
        <w:rPr>
          <w:rFonts w:ascii="Trebuchet MS" w:hAnsi="Trebuchet MS"/>
          <w:color w:val="5D6268"/>
          <w:sz w:val="27"/>
          <w:szCs w:val="27"/>
        </w:rPr>
        <w:br/>
        <w:t>It helps to realize that a conflict is nothing magical. In the concerned file, Git simply marks the areas that were edited in contradictory ways:</w:t>
      </w:r>
    </w:p>
    <w:p w:rsidR="00351DC0" w:rsidRDefault="00351DC0" w:rsidP="00351DC0">
      <w:pPr>
        <w:pStyle w:val="NormalWeb"/>
        <w:shd w:val="clear" w:color="auto" w:fill="FFFFFF"/>
        <w:spacing w:before="90" w:beforeAutospacing="0" w:after="90" w:afterAutospacing="0"/>
        <w:rPr>
          <w:rFonts w:asciiTheme="minorHAnsi" w:hAnsiTheme="minorHAnsi" w:cstheme="minorHAnsi"/>
          <w:color w:val="FF0000"/>
          <w:sz w:val="28"/>
          <w:szCs w:val="28"/>
        </w:rPr>
      </w:pPr>
      <w:r>
        <w:rPr>
          <w:noProof/>
        </w:rPr>
        <w:drawing>
          <wp:inline distT="0" distB="0" distL="0" distR="0">
            <wp:extent cx="7391400" cy="1333500"/>
            <wp:effectExtent l="0" t="0" r="0" b="0"/>
            <wp:docPr id="37" name="Picture 37" descr="https://www.git-tower.com/learn/media/pages/git/faq/solve-merge-conflicts/-1212879807-1580720128/01-conflict-mar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git-tower.com/learn/media/pages/git/faq/solve-merge-conflicts/-1212879807-1580720128/01-conflict-markers.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391400" cy="1333500"/>
                    </a:xfrm>
                    <a:prstGeom prst="rect">
                      <a:avLst/>
                    </a:prstGeom>
                    <a:noFill/>
                    <a:ln>
                      <a:noFill/>
                    </a:ln>
                  </pic:spPr>
                </pic:pic>
              </a:graphicData>
            </a:graphic>
          </wp:inline>
        </w:drawing>
      </w:r>
    </w:p>
    <w:p w:rsidR="00351DC0"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91.What is Jenkins?</w:t>
      </w:r>
    </w:p>
    <w:p w:rsidR="00351DC0" w:rsidRDefault="00351DC0" w:rsidP="002E3E77">
      <w:pPr>
        <w:pStyle w:val="NormalWeb"/>
        <w:shd w:val="clear" w:color="auto" w:fill="FFFFFF"/>
        <w:spacing w:before="90" w:beforeAutospacing="0" w:after="9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Jenkins is a free and open source automation server. Jenkins helps to automate the non-human part of the software development process, with continuous integration and facilitating technical aspects of continuous delivery. It is a server-based system that runs in servlet containers such as Apache Tomcat.</w:t>
      </w:r>
    </w:p>
    <w:p w:rsidR="00351DC0"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92.What is JIRA?</w:t>
      </w:r>
    </w:p>
    <w:p w:rsidR="00351DC0" w:rsidRDefault="00351DC0"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JIRA is</w:t>
      </w:r>
      <w:r>
        <w:rPr>
          <w:rFonts w:ascii="Arial" w:hAnsi="Arial" w:cs="Arial"/>
          <w:color w:val="222222"/>
          <w:shd w:val="clear" w:color="auto" w:fill="FFFFFF"/>
        </w:rPr>
        <w:t> a tool developed by Australian Company Atlassian. It </w:t>
      </w:r>
      <w:r>
        <w:rPr>
          <w:rFonts w:ascii="Arial" w:hAnsi="Arial" w:cs="Arial"/>
          <w:b/>
          <w:bCs/>
          <w:color w:val="222222"/>
          <w:shd w:val="clear" w:color="auto" w:fill="FFFFFF"/>
        </w:rPr>
        <w:t>is</w:t>
      </w:r>
      <w:r>
        <w:rPr>
          <w:rFonts w:ascii="Arial" w:hAnsi="Arial" w:cs="Arial"/>
          <w:color w:val="222222"/>
          <w:shd w:val="clear" w:color="auto" w:fill="FFFFFF"/>
        </w:rPr>
        <w:t> used for bug tracking, issue tracking, and project management. The name "</w:t>
      </w:r>
      <w:r>
        <w:rPr>
          <w:rFonts w:ascii="Arial" w:hAnsi="Arial" w:cs="Arial"/>
          <w:b/>
          <w:bCs/>
          <w:color w:val="222222"/>
          <w:shd w:val="clear" w:color="auto" w:fill="FFFFFF"/>
        </w:rPr>
        <w:t>JIRA</w:t>
      </w:r>
      <w:r>
        <w:rPr>
          <w:rFonts w:ascii="Arial" w:hAnsi="Arial" w:cs="Arial"/>
          <w:color w:val="222222"/>
          <w:shd w:val="clear" w:color="auto" w:fill="FFFFFF"/>
        </w:rPr>
        <w:t>" </w:t>
      </w:r>
      <w:r>
        <w:rPr>
          <w:rFonts w:ascii="Arial" w:hAnsi="Arial" w:cs="Arial"/>
          <w:b/>
          <w:bCs/>
          <w:color w:val="222222"/>
          <w:shd w:val="clear" w:color="auto" w:fill="FFFFFF"/>
        </w:rPr>
        <w:t>is</w:t>
      </w:r>
      <w:r>
        <w:rPr>
          <w:rFonts w:ascii="Arial" w:hAnsi="Arial" w:cs="Arial"/>
          <w:color w:val="222222"/>
          <w:shd w:val="clear" w:color="auto" w:fill="FFFFFF"/>
        </w:rPr>
        <w:t> actually inherited from the Japanese word "Gojira" which means "Godzilla". The basic use of this tool </w:t>
      </w:r>
      <w:r>
        <w:rPr>
          <w:rFonts w:ascii="Arial" w:hAnsi="Arial" w:cs="Arial"/>
          <w:b/>
          <w:bCs/>
          <w:color w:val="222222"/>
          <w:shd w:val="clear" w:color="auto" w:fill="FFFFFF"/>
        </w:rPr>
        <w:t>is</w:t>
      </w:r>
      <w:r>
        <w:rPr>
          <w:rFonts w:ascii="Arial" w:hAnsi="Arial" w:cs="Arial"/>
          <w:color w:val="222222"/>
          <w:shd w:val="clear" w:color="auto" w:fill="FFFFFF"/>
        </w:rPr>
        <w:t> to track issue and bugs related to your </w:t>
      </w:r>
      <w:r>
        <w:rPr>
          <w:rFonts w:ascii="Arial" w:hAnsi="Arial" w:cs="Arial"/>
          <w:b/>
          <w:bCs/>
          <w:color w:val="222222"/>
          <w:shd w:val="clear" w:color="auto" w:fill="FFFFFF"/>
        </w:rPr>
        <w:t>software</w:t>
      </w:r>
      <w:r>
        <w:rPr>
          <w:rFonts w:ascii="Arial" w:hAnsi="Arial" w:cs="Arial"/>
          <w:color w:val="222222"/>
          <w:shd w:val="clear" w:color="auto" w:fill="FFFFFF"/>
        </w:rPr>
        <w:t> and Mobile apps</w:t>
      </w:r>
    </w:p>
    <w:p w:rsidR="009E63C1"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93.How to deploy project and what Servers are used?</w:t>
      </w:r>
      <w:r w:rsidRPr="00094CB6">
        <w:rPr>
          <w:rFonts w:asciiTheme="minorHAnsi" w:hAnsiTheme="minorHAnsi" w:cstheme="minorHAnsi"/>
          <w:color w:val="FF0000"/>
          <w:sz w:val="28"/>
          <w:szCs w:val="28"/>
        </w:rPr>
        <w:br/>
        <w:t>94.What is elastic Search?</w:t>
      </w:r>
    </w:p>
    <w:p w:rsidR="009E63C1" w:rsidRDefault="009E63C1"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ElasticSearch</w:t>
      </w:r>
      <w:r>
        <w:rPr>
          <w:rFonts w:ascii="Arial" w:hAnsi="Arial" w:cs="Arial"/>
          <w:color w:val="222222"/>
          <w:shd w:val="clear" w:color="auto" w:fill="FFFFFF"/>
        </w:rPr>
        <w:t> is an Open-source Enterprise REST based Real-time </w:t>
      </w:r>
      <w:r>
        <w:rPr>
          <w:rFonts w:ascii="Arial" w:hAnsi="Arial" w:cs="Arial"/>
          <w:b/>
          <w:bCs/>
          <w:color w:val="222222"/>
          <w:shd w:val="clear" w:color="auto" w:fill="FFFFFF"/>
        </w:rPr>
        <w:t>Search</w:t>
      </w:r>
      <w:r>
        <w:rPr>
          <w:rFonts w:ascii="Arial" w:hAnsi="Arial" w:cs="Arial"/>
          <w:color w:val="222222"/>
          <w:shd w:val="clear" w:color="auto" w:fill="FFFFFF"/>
        </w:rPr>
        <w:t> and Analytics Engine. It's core </w:t>
      </w:r>
      <w:r>
        <w:rPr>
          <w:rFonts w:ascii="Arial" w:hAnsi="Arial" w:cs="Arial"/>
          <w:b/>
          <w:bCs/>
          <w:color w:val="222222"/>
          <w:shd w:val="clear" w:color="auto" w:fill="FFFFFF"/>
        </w:rPr>
        <w:t>Search</w:t>
      </w:r>
      <w:r>
        <w:rPr>
          <w:rFonts w:ascii="Arial" w:hAnsi="Arial" w:cs="Arial"/>
          <w:color w:val="222222"/>
          <w:shd w:val="clear" w:color="auto" w:fill="FFFFFF"/>
        </w:rPr>
        <w:t> Functionality is built using Apache Lucene, but supports many other features. It is written in </w:t>
      </w:r>
      <w:r>
        <w:rPr>
          <w:rFonts w:ascii="Arial" w:hAnsi="Arial" w:cs="Arial"/>
          <w:b/>
          <w:bCs/>
          <w:color w:val="222222"/>
          <w:shd w:val="clear" w:color="auto" w:fill="FFFFFF"/>
        </w:rPr>
        <w:t>Java</w:t>
      </w:r>
      <w:r>
        <w:rPr>
          <w:rFonts w:ascii="Arial" w:hAnsi="Arial" w:cs="Arial"/>
          <w:color w:val="222222"/>
          <w:shd w:val="clear" w:color="auto" w:fill="FFFFFF"/>
        </w:rPr>
        <w:t> Language. It supports Store, Index, </w:t>
      </w:r>
      <w:r>
        <w:rPr>
          <w:rFonts w:ascii="Arial" w:hAnsi="Arial" w:cs="Arial"/>
          <w:b/>
          <w:bCs/>
          <w:color w:val="222222"/>
          <w:shd w:val="clear" w:color="auto" w:fill="FFFFFF"/>
        </w:rPr>
        <w:t>Search</w:t>
      </w:r>
      <w:r>
        <w:rPr>
          <w:rFonts w:ascii="Arial" w:hAnsi="Arial" w:cs="Arial"/>
          <w:color w:val="222222"/>
          <w:shd w:val="clear" w:color="auto" w:fill="FFFFFF"/>
        </w:rPr>
        <w:t> and Analyze Data in Real-time</w:t>
      </w:r>
    </w:p>
    <w:p w:rsidR="002E3E77"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95.How to optimize the performace of your application</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1. Don’t optimize before you know it’s necessary</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That might be one of the most important performance tuning tips. You should follow common best practices and try to implement your use cases efficiently.</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But that doesn’t mean that you should replace any standard libraries or build complex optimizations before you proved that it’s necessary.</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In most cases, </w:t>
      </w:r>
      <w:hyperlink r:id="rId185" w:history="1">
        <w:r w:rsidRPr="009E63C1">
          <w:rPr>
            <w:rStyle w:val="Hyperlink"/>
            <w:color w:val="60C322"/>
          </w:rPr>
          <w:t>premature optimization</w:t>
        </w:r>
      </w:hyperlink>
      <w:r w:rsidRPr="009E63C1">
        <w:rPr>
          <w:color w:val="000000"/>
        </w:rPr>
        <w:t> takes up a lot of time and makes the code hard to read and maintain.</w:t>
      </w:r>
    </w:p>
    <w:p w:rsidR="009E63C1" w:rsidRPr="009E63C1" w:rsidRDefault="009E63C1" w:rsidP="009E63C1">
      <w:pPr>
        <w:shd w:val="clear" w:color="auto" w:fill="FFFFFF"/>
        <w:rPr>
          <w:rFonts w:ascii="Arial" w:hAnsi="Arial" w:cs="Arial"/>
          <w:color w:val="000000"/>
          <w:sz w:val="24"/>
          <w:szCs w:val="24"/>
        </w:rPr>
      </w:pPr>
      <w:r w:rsidRPr="009E63C1">
        <w:rPr>
          <w:rFonts w:ascii="Arial" w:hAnsi="Arial" w:cs="Arial"/>
          <w:noProof/>
          <w:color w:val="000000"/>
          <w:sz w:val="24"/>
          <w:szCs w:val="24"/>
          <w:lang w:eastAsia="en-IN"/>
        </w:rPr>
        <w:lastRenderedPageBreak/>
        <w:drawing>
          <wp:inline distT="0" distB="0" distL="0" distR="0">
            <wp:extent cx="4876800" cy="3228975"/>
            <wp:effectExtent l="0" t="0" r="0" b="9525"/>
            <wp:docPr id="41" name="Picture 41" descr="https://stackify.com/wp-content/uploads/2019/08/Time-1024x6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stackify.com/wp-content/uploads/2019/08/Time-1024x678.jpe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76800" cy="3228975"/>
                    </a:xfrm>
                    <a:prstGeom prst="rect">
                      <a:avLst/>
                    </a:prstGeom>
                    <a:noFill/>
                    <a:ln>
                      <a:noFill/>
                    </a:ln>
                  </pic:spPr>
                </pic:pic>
              </a:graphicData>
            </a:graphic>
          </wp:inline>
        </w:drawing>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And to make it even worse, these optimizations most often don’t provide any benefits because you’re spending a lot of time optimizing non-critical parts of your application.</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So, how do you prove that you need to optimize something?</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First of all, you need to define how fast your application code has to be, e.g., by specifying a maximum response time for all API calls or the number of records that you want to import within a specified time frame.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After you’ve done that, you can measure which parts of your application are too slow and need to be improved. And when you’ve done that, you should take a look at the second tip.</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2. Use a profiler to find the real bottleneck</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After you followed the first recommendation and identified the parts of your application you need to improve, ask yourself where to start?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You can approach this question in two ways:</w:t>
      </w:r>
    </w:p>
    <w:p w:rsidR="009E63C1" w:rsidRPr="009E63C1" w:rsidRDefault="009E63C1" w:rsidP="0013606E">
      <w:pPr>
        <w:numPr>
          <w:ilvl w:val="0"/>
          <w:numId w:val="110"/>
        </w:numPr>
        <w:shd w:val="clear" w:color="auto" w:fill="FFFFFF"/>
        <w:spacing w:before="100" w:beforeAutospacing="1" w:after="100" w:afterAutospacing="1" w:line="240" w:lineRule="auto"/>
        <w:ind w:left="397"/>
        <w:rPr>
          <w:rFonts w:ascii="Arial" w:hAnsi="Arial" w:cs="Arial"/>
          <w:color w:val="000000"/>
          <w:sz w:val="24"/>
          <w:szCs w:val="24"/>
        </w:rPr>
      </w:pPr>
      <w:r w:rsidRPr="009E63C1">
        <w:rPr>
          <w:rFonts w:ascii="Arial" w:hAnsi="Arial" w:cs="Arial"/>
          <w:color w:val="000000"/>
          <w:sz w:val="24"/>
          <w:szCs w:val="24"/>
        </w:rPr>
        <w:t>You can take a look at your code and start with the part that looks suspicious or where you feel that it might create problems.</w:t>
      </w:r>
    </w:p>
    <w:p w:rsidR="009E63C1" w:rsidRPr="009E63C1" w:rsidRDefault="009E63C1" w:rsidP="0013606E">
      <w:pPr>
        <w:numPr>
          <w:ilvl w:val="0"/>
          <w:numId w:val="110"/>
        </w:numPr>
        <w:shd w:val="clear" w:color="auto" w:fill="FFFFFF"/>
        <w:spacing w:before="100" w:beforeAutospacing="1" w:after="100" w:afterAutospacing="1" w:line="240" w:lineRule="auto"/>
        <w:ind w:left="397"/>
        <w:rPr>
          <w:rFonts w:ascii="Arial" w:hAnsi="Arial" w:cs="Arial"/>
          <w:color w:val="000000"/>
          <w:sz w:val="24"/>
          <w:szCs w:val="24"/>
        </w:rPr>
      </w:pPr>
      <w:r w:rsidRPr="009E63C1">
        <w:rPr>
          <w:rFonts w:ascii="Arial" w:hAnsi="Arial" w:cs="Arial"/>
          <w:color w:val="000000"/>
          <w:sz w:val="24"/>
          <w:szCs w:val="24"/>
        </w:rPr>
        <w:t>Or you</w:t>
      </w:r>
      <w:hyperlink r:id="rId187" w:history="1">
        <w:r w:rsidRPr="009E63C1">
          <w:rPr>
            <w:rStyle w:val="Hyperlink"/>
            <w:rFonts w:ascii="Arial" w:hAnsi="Arial" w:cs="Arial"/>
            <w:color w:val="60C322"/>
            <w:sz w:val="24"/>
            <w:szCs w:val="24"/>
          </w:rPr>
          <w:t> use a profiler</w:t>
        </w:r>
      </w:hyperlink>
      <w:r w:rsidRPr="009E63C1">
        <w:rPr>
          <w:rFonts w:ascii="Arial" w:hAnsi="Arial" w:cs="Arial"/>
          <w:color w:val="000000"/>
          <w:sz w:val="24"/>
          <w:szCs w:val="24"/>
        </w:rPr>
        <w:t> and get detailed information about the behavior and performance of each part of your code.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 hope I don’t need to explain why you should </w:t>
      </w:r>
      <w:r w:rsidRPr="009E63C1">
        <w:rPr>
          <w:rStyle w:val="Emphasis"/>
          <w:color w:val="000000"/>
        </w:rPr>
        <w:t>always</w:t>
      </w:r>
      <w:r w:rsidRPr="009E63C1">
        <w:rPr>
          <w:color w:val="000000"/>
        </w:rPr>
        <w:t> follow the second approach.</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It should be obvious that the profiler-based method gives you a better understanding of the performance implications of your code and allows you to focus on the most critical parts.</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lastRenderedPageBreak/>
        <w:t>And if you ever used a profiler, you will remember a few situations in which you were surprised by which parts of your code created the performance issues. More than once my first guess would have led me in the wrong direction.</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3. Create a performance test suite for the whole application</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This is another general tip that helps you avoid a lot of unexpected problems that often occur after you have deployed your performance improvement to production.</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You should always define a performance test suite that tests the whole application, and run it before and after you worked on a performance improvement.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These additional test runs will help you to identify the functional and performance side effects of your change and make sure that you don’t ship an update that caused more harm than good.</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That is especially important if you work on components that are used by several different parts of your application, like databases or caches.</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4. Work on the biggest bottleneck first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And after you have created your test suite and analyzed your application with a</w:t>
      </w:r>
      <w:hyperlink r:id="rId188" w:history="1">
        <w:r w:rsidRPr="009E63C1">
          <w:rPr>
            <w:rStyle w:val="Hyperlink"/>
            <w:color w:val="60C322"/>
          </w:rPr>
          <w:t> profiler</w:t>
        </w:r>
      </w:hyperlink>
      <w:r w:rsidRPr="009E63C1">
        <w:rPr>
          <w:color w:val="000000"/>
        </w:rPr>
        <w:t>, you have a list of issues you want to address to improve the performance.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That’s good, but it still doesn’t answer the question where you should start. You could focus on the quick wins, or start with the most significant issue.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It might be tempting to start with the quick wins because you will be able to show first results soon. Sometimes, that might be necessary to convince other team members or your management that the performance analysis was worth the effort.</w:t>
      </w:r>
    </w:p>
    <w:p w:rsidR="009E63C1" w:rsidRPr="009E63C1" w:rsidRDefault="009E63C1" w:rsidP="009E63C1">
      <w:pPr>
        <w:shd w:val="clear" w:color="auto" w:fill="FFFFFF"/>
        <w:rPr>
          <w:rFonts w:ascii="Arial" w:hAnsi="Arial" w:cs="Arial"/>
          <w:color w:val="000000"/>
          <w:sz w:val="24"/>
          <w:szCs w:val="24"/>
        </w:rPr>
      </w:pPr>
      <w:r w:rsidRPr="009E63C1">
        <w:rPr>
          <w:rFonts w:ascii="Arial" w:hAnsi="Arial" w:cs="Arial"/>
          <w:noProof/>
          <w:color w:val="000000"/>
          <w:sz w:val="24"/>
          <w:szCs w:val="24"/>
          <w:lang w:eastAsia="en-IN"/>
        </w:rPr>
        <w:drawing>
          <wp:inline distT="0" distB="0" distL="0" distR="0">
            <wp:extent cx="4876800" cy="3257550"/>
            <wp:effectExtent l="0" t="0" r="0" b="0"/>
            <wp:docPr id="40" name="Picture 40" descr="https://stackify.com/wp-content/uploads/2019/08/Bottleneck-1024x6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stackify.com/wp-content/uploads/2019/08/Bottleneck-1024x683.jpe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76800" cy="3257550"/>
                    </a:xfrm>
                    <a:prstGeom prst="rect">
                      <a:avLst/>
                    </a:prstGeom>
                    <a:noFill/>
                    <a:ln>
                      <a:noFill/>
                    </a:ln>
                  </pic:spPr>
                </pic:pic>
              </a:graphicData>
            </a:graphic>
          </wp:inline>
        </w:drawing>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lastRenderedPageBreak/>
        <w:t>But in general, I recommend starting at the top and begin work on the most significant performance problem first.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That will provide you with the biggest performance improvement, and you might not need to fix more than a few of these issues to fulfill your performance requirements.</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Enough about general performance tuning tips. Let’s take a closer look at some Java-specific ones.</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5. Use StringBuilder to concatenate Strings programmatically</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There are lots of different options to concatenate </w:t>
      </w:r>
      <w:r w:rsidRPr="009E63C1">
        <w:rPr>
          <w:rStyle w:val="Emphasis"/>
          <w:color w:val="000000"/>
        </w:rPr>
        <w:t>String</w:t>
      </w:r>
      <w:r w:rsidRPr="009E63C1">
        <w:rPr>
          <w:color w:val="000000"/>
        </w:rPr>
        <w:t>s in Java. You can, for example, use a simple </w:t>
      </w:r>
      <w:r w:rsidRPr="009E63C1">
        <w:rPr>
          <w:rStyle w:val="Emphasis"/>
          <w:color w:val="000000"/>
        </w:rPr>
        <w:t>+</w:t>
      </w:r>
      <w:r w:rsidRPr="009E63C1">
        <w:rPr>
          <w:color w:val="000000"/>
        </w:rPr>
        <w:t> or </w:t>
      </w:r>
      <w:r w:rsidRPr="009E63C1">
        <w:rPr>
          <w:rStyle w:val="Emphasis"/>
          <w:color w:val="000000"/>
        </w:rPr>
        <w:t>+=</w:t>
      </w:r>
      <w:r w:rsidRPr="009E63C1">
        <w:rPr>
          <w:color w:val="000000"/>
        </w:rPr>
        <w:t>, the good old </w:t>
      </w:r>
      <w:r w:rsidRPr="009E63C1">
        <w:rPr>
          <w:rStyle w:val="Emphasis"/>
          <w:color w:val="000000"/>
        </w:rPr>
        <w:t>StringBuffer</w:t>
      </w:r>
      <w:r w:rsidRPr="009E63C1">
        <w:rPr>
          <w:color w:val="000000"/>
        </w:rPr>
        <w:t> or a</w:t>
      </w:r>
      <w:hyperlink r:id="rId190" w:tgtFrame="_blank" w:history="1">
        <w:r w:rsidRPr="009E63C1">
          <w:rPr>
            <w:rStyle w:val="Hyperlink"/>
            <w:color w:val="60C322"/>
          </w:rPr>
          <w:t> </w:t>
        </w:r>
        <w:r w:rsidRPr="009E63C1">
          <w:rPr>
            <w:rStyle w:val="Emphasis"/>
            <w:color w:val="60C322"/>
          </w:rPr>
          <w:t>StringBuilder</w:t>
        </w:r>
      </w:hyperlink>
      <w:r w:rsidRPr="009E63C1">
        <w:rPr>
          <w:color w:val="000000"/>
        </w:rPr>
        <w: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So, which approach should you prefer?</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The answer depends on the code that concatenates the </w:t>
      </w:r>
      <w:r w:rsidRPr="009E63C1">
        <w:rPr>
          <w:rStyle w:val="Emphasis"/>
          <w:color w:val="000000"/>
        </w:rPr>
        <w:t>String</w:t>
      </w:r>
      <w:r w:rsidRPr="009E63C1">
        <w:rPr>
          <w:color w:val="000000"/>
        </w:rPr>
        <w:t>. If you’re programmatically adding new content to your </w:t>
      </w:r>
      <w:r w:rsidRPr="009E63C1">
        <w:rPr>
          <w:rStyle w:val="Emphasis"/>
          <w:color w:val="000000"/>
        </w:rPr>
        <w:t>String</w:t>
      </w:r>
      <w:r w:rsidRPr="009E63C1">
        <w:rPr>
          <w:color w:val="000000"/>
        </w:rPr>
        <w:t>, e.g., in a for-loop, you should use the </w:t>
      </w:r>
      <w:r w:rsidRPr="009E63C1">
        <w:rPr>
          <w:rStyle w:val="Emphasis"/>
          <w:color w:val="000000"/>
        </w:rPr>
        <w:t>StringBuilder</w:t>
      </w:r>
      <w:r w:rsidRPr="009E63C1">
        <w:rPr>
          <w:color w:val="000000"/>
        </w:rPr>
        <w: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It’s easy to use and provides better performance than </w:t>
      </w:r>
      <w:r w:rsidRPr="009E63C1">
        <w:rPr>
          <w:rStyle w:val="Emphasis"/>
          <w:color w:val="000000"/>
        </w:rPr>
        <w:t>StringBuffer</w:t>
      </w:r>
      <w:r w:rsidRPr="009E63C1">
        <w:rPr>
          <w:color w:val="000000"/>
        </w:rPr>
        <w:t>. But please keep in mind, that the </w:t>
      </w:r>
      <w:r w:rsidRPr="009E63C1">
        <w:rPr>
          <w:rStyle w:val="Emphasis"/>
          <w:color w:val="000000"/>
        </w:rPr>
        <w:t>StringBuilder</w:t>
      </w:r>
      <w:r w:rsidRPr="009E63C1">
        <w:rPr>
          <w:color w:val="000000"/>
        </w:rPr>
        <w:t>, in contrast to </w:t>
      </w:r>
      <w:r w:rsidRPr="009E63C1">
        <w:rPr>
          <w:rStyle w:val="Emphasis"/>
          <w:color w:val="000000"/>
        </w:rPr>
        <w:t>StringBuffer</w:t>
      </w:r>
      <w:r w:rsidRPr="009E63C1">
        <w:rPr>
          <w:color w:val="000000"/>
        </w:rPr>
        <w:t>, is not thread-safe and might not be a good fit for all use cases.</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You just need to instantiate a new </w:t>
      </w:r>
      <w:r w:rsidRPr="009E63C1">
        <w:rPr>
          <w:rStyle w:val="Emphasis"/>
          <w:color w:val="000000"/>
        </w:rPr>
        <w:t>StringBuilder</w:t>
      </w:r>
      <w:r w:rsidRPr="009E63C1">
        <w:rPr>
          <w:color w:val="000000"/>
        </w:rPr>
        <w:t> and call the </w:t>
      </w:r>
      <w:r w:rsidRPr="009E63C1">
        <w:rPr>
          <w:rStyle w:val="Emphasis"/>
          <w:color w:val="000000"/>
        </w:rPr>
        <w:t>append</w:t>
      </w:r>
      <w:r w:rsidRPr="009E63C1">
        <w:rPr>
          <w:color w:val="000000"/>
        </w:rPr>
        <w:t> method to add a new part to the </w:t>
      </w:r>
      <w:r w:rsidRPr="009E63C1">
        <w:rPr>
          <w:rStyle w:val="Emphasis"/>
          <w:color w:val="000000"/>
        </w:rPr>
        <w:t>String</w:t>
      </w:r>
      <w:r w:rsidRPr="009E63C1">
        <w:rPr>
          <w:color w:val="000000"/>
        </w:rPr>
        <w:t>. And when you’ve added all parts, you can call the </w:t>
      </w:r>
      <w:r w:rsidRPr="009E63C1">
        <w:rPr>
          <w:rStyle w:val="Emphasis"/>
          <w:color w:val="000000"/>
        </w:rPr>
        <w:t>toString()</w:t>
      </w:r>
      <w:r w:rsidRPr="009E63C1">
        <w:rPr>
          <w:color w:val="000000"/>
        </w:rPr>
        <w:t> method to retrieve the concatenated </w:t>
      </w:r>
      <w:r w:rsidRPr="009E63C1">
        <w:rPr>
          <w:rStyle w:val="Emphasis"/>
          <w:color w:val="000000"/>
        </w:rPr>
        <w:t>String</w:t>
      </w:r>
      <w:r w:rsidRPr="009E63C1">
        <w:rPr>
          <w:color w:val="000000"/>
        </w:rPr>
        <w: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The following code snippet shows a simple example. During each iteration, this loop converts </w:t>
      </w:r>
      <w:r w:rsidRPr="009E63C1">
        <w:rPr>
          <w:rStyle w:val="Emphasis"/>
          <w:color w:val="000000"/>
        </w:rPr>
        <w:t>i</w:t>
      </w:r>
      <w:r w:rsidRPr="009E63C1">
        <w:rPr>
          <w:color w:val="000000"/>
        </w:rPr>
        <w:t> into a </w:t>
      </w:r>
      <w:r w:rsidRPr="009E63C1">
        <w:rPr>
          <w:rStyle w:val="Emphasis"/>
          <w:color w:val="000000"/>
        </w:rPr>
        <w:t>String</w:t>
      </w:r>
      <w:r w:rsidRPr="009E63C1">
        <w:rPr>
          <w:color w:val="000000"/>
        </w:rPr>
        <w:t> and adds it together with a space to the </w:t>
      </w:r>
      <w:r w:rsidRPr="009E63C1">
        <w:rPr>
          <w:rStyle w:val="Emphasis"/>
          <w:color w:val="000000"/>
        </w:rPr>
        <w:t>StringBuilder sb</w:t>
      </w:r>
      <w:r w:rsidRPr="009E63C1">
        <w:rPr>
          <w:color w:val="000000"/>
        </w:rPr>
        <w:t>. So, in the end, this code writes “This is a test0 1 2 3 4 5 6 7 8 9” to the log file.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StringBuilder sb = new StringBuilder(“This is a test”);</w:t>
      </w:r>
      <w:r w:rsidRPr="009E63C1">
        <w:rPr>
          <w:color w:val="000000"/>
        </w:rPr>
        <w:br/>
        <w:t>for (int i=0; i&lt;10; i++) {</w:t>
      </w:r>
      <w:r w:rsidRPr="009E63C1">
        <w:rPr>
          <w:color w:val="000000"/>
        </w:rPr>
        <w:br/>
        <w:t>sb.append(i);</w:t>
      </w:r>
      <w:r w:rsidRPr="009E63C1">
        <w:rPr>
          <w:color w:val="000000"/>
        </w:rPr>
        <w:br/>
        <w:t>sb.append(” “);</w:t>
      </w:r>
      <w:r w:rsidRPr="009E63C1">
        <w:rPr>
          <w:color w:val="000000"/>
        </w:rPr>
        <w:br/>
        <w:t>}</w:t>
      </w:r>
      <w:r w:rsidRPr="009E63C1">
        <w:rPr>
          <w:color w:val="000000"/>
        </w:rPr>
        <w:br/>
        <w:t>log.info(sb.toString());</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As you can see in the code snippet, you can provide the first element of your </w:t>
      </w:r>
      <w:r w:rsidRPr="009E63C1">
        <w:rPr>
          <w:rStyle w:val="Emphasis"/>
          <w:color w:val="000000"/>
        </w:rPr>
        <w:t>String</w:t>
      </w:r>
      <w:r w:rsidRPr="009E63C1">
        <w:rPr>
          <w:color w:val="000000"/>
        </w:rPr>
        <w:t> to the constructor method.</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That will create a new </w:t>
      </w:r>
      <w:r w:rsidRPr="009E63C1">
        <w:rPr>
          <w:rStyle w:val="Emphasis"/>
          <w:color w:val="000000"/>
        </w:rPr>
        <w:t>StringBuilder</w:t>
      </w:r>
      <w:r w:rsidRPr="009E63C1">
        <w:rPr>
          <w:color w:val="000000"/>
        </w:rPr>
        <w:t> containing the provided </w:t>
      </w:r>
      <w:r w:rsidRPr="009E63C1">
        <w:rPr>
          <w:rStyle w:val="Emphasis"/>
          <w:color w:val="000000"/>
        </w:rPr>
        <w:t>String</w:t>
      </w:r>
      <w:r w:rsidRPr="009E63C1">
        <w:rPr>
          <w:color w:val="000000"/>
        </w:rPr>
        <w:t> and a capacity for 16 additional characters. When you add more characters to the </w:t>
      </w:r>
      <w:r w:rsidRPr="009E63C1">
        <w:rPr>
          <w:rStyle w:val="Emphasis"/>
          <w:color w:val="000000"/>
        </w:rPr>
        <w:t>StringBuilder</w:t>
      </w:r>
      <w:r w:rsidRPr="009E63C1">
        <w:rPr>
          <w:color w:val="000000"/>
        </w:rPr>
        <w:t>, your JVM will dynamically increase the size of the </w:t>
      </w:r>
      <w:r w:rsidRPr="009E63C1">
        <w:rPr>
          <w:rStyle w:val="Emphasis"/>
          <w:color w:val="000000"/>
        </w:rPr>
        <w:t>StringBuilder</w:t>
      </w:r>
      <w:r w:rsidRPr="009E63C1">
        <w:rPr>
          <w:color w:val="000000"/>
        </w:rPr>
        <w: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If you already know how many characters your </w:t>
      </w:r>
      <w:r w:rsidRPr="009E63C1">
        <w:rPr>
          <w:rStyle w:val="Emphasis"/>
          <w:color w:val="000000"/>
        </w:rPr>
        <w:t>String</w:t>
      </w:r>
      <w:r w:rsidRPr="009E63C1">
        <w:rPr>
          <w:color w:val="000000"/>
        </w:rPr>
        <w:t> will contain, you can provide that number to different constructor method to instantiate a </w:t>
      </w:r>
      <w:r w:rsidRPr="009E63C1">
        <w:rPr>
          <w:rStyle w:val="Emphasis"/>
          <w:color w:val="000000"/>
        </w:rPr>
        <w:t>StringBuilder</w:t>
      </w:r>
      <w:r w:rsidRPr="009E63C1">
        <w:rPr>
          <w:color w:val="000000"/>
        </w:rPr>
        <w:t> with the defined capacity.</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That improves its efficiency even further because it doesn’t need to dynamical extend its capacity.</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lastRenderedPageBreak/>
        <w:t>6. Use + to concatenate Strings in in one statement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When you implemented your first application in Java, someone probably told you that you shouldn’t concatenate </w:t>
      </w:r>
      <w:r w:rsidRPr="009E63C1">
        <w:rPr>
          <w:rStyle w:val="Emphasis"/>
          <w:color w:val="000000"/>
        </w:rPr>
        <w:t>String</w:t>
      </w:r>
      <w:r w:rsidRPr="009E63C1">
        <w:rPr>
          <w:color w:val="000000"/>
        </w:rPr>
        <w:t>s with </w:t>
      </w:r>
      <w:r w:rsidRPr="009E63C1">
        <w:rPr>
          <w:rStyle w:val="Emphasis"/>
          <w:color w:val="000000"/>
        </w:rPr>
        <w:t>+</w:t>
      </w:r>
      <w:r w:rsidRPr="009E63C1">
        <w:rPr>
          <w:color w:val="000000"/>
        </w:rPr>
        <w:t>. And that’s correct if you’re concatenating </w:t>
      </w:r>
      <w:r w:rsidRPr="009E63C1">
        <w:rPr>
          <w:rStyle w:val="Emphasis"/>
          <w:color w:val="000000"/>
        </w:rPr>
        <w:t>String</w:t>
      </w:r>
      <w:r w:rsidRPr="009E63C1">
        <w:rPr>
          <w:color w:val="000000"/>
        </w:rPr>
        <w:t>s in your application logic.</w:t>
      </w:r>
    </w:p>
    <w:p w:rsidR="009E63C1" w:rsidRPr="009E63C1" w:rsidRDefault="009E63C1" w:rsidP="009E63C1">
      <w:pPr>
        <w:pStyle w:val="NormalWeb"/>
        <w:shd w:val="clear" w:color="auto" w:fill="FFFFFF"/>
        <w:spacing w:before="0" w:beforeAutospacing="0" w:after="240" w:afterAutospacing="0"/>
        <w:rPr>
          <w:color w:val="000000"/>
        </w:rPr>
      </w:pPr>
      <w:r w:rsidRPr="009E63C1">
        <w:rPr>
          <w:rStyle w:val="Emphasis"/>
          <w:color w:val="000000"/>
        </w:rPr>
        <w:t>String</w:t>
      </w:r>
      <w:r w:rsidRPr="009E63C1">
        <w:rPr>
          <w:color w:val="000000"/>
        </w:rPr>
        <w:t>s are immutable, and the result of each </w:t>
      </w:r>
      <w:r w:rsidRPr="009E63C1">
        <w:rPr>
          <w:rStyle w:val="Emphasis"/>
          <w:color w:val="000000"/>
        </w:rPr>
        <w:t>String</w:t>
      </w:r>
      <w:r w:rsidRPr="009E63C1">
        <w:rPr>
          <w:color w:val="000000"/>
        </w:rPr>
        <w:t> concatenation is stored in a new </w:t>
      </w:r>
      <w:r w:rsidRPr="009E63C1">
        <w:rPr>
          <w:rStyle w:val="Emphasis"/>
          <w:color w:val="000000"/>
        </w:rPr>
        <w:t>String</w:t>
      </w:r>
      <w:r w:rsidRPr="009E63C1">
        <w:rPr>
          <w:color w:val="000000"/>
        </w:rPr>
        <w:t> object. That requires additional memory and slows down your application, especially if you’re concatenating multiple </w:t>
      </w:r>
      <w:r w:rsidRPr="009E63C1">
        <w:rPr>
          <w:rStyle w:val="Emphasis"/>
          <w:color w:val="000000"/>
        </w:rPr>
        <w:t>String</w:t>
      </w:r>
      <w:r w:rsidRPr="009E63C1">
        <w:rPr>
          <w:color w:val="000000"/>
        </w:rPr>
        <w:t>s within a loop.</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In these cases, you should follow tip number 5 and use a </w:t>
      </w:r>
      <w:r w:rsidRPr="009E63C1">
        <w:rPr>
          <w:rStyle w:val="Emphasis"/>
          <w:color w:val="000000"/>
        </w:rPr>
        <w:t>StringBuilder</w:t>
      </w:r>
      <w:r w:rsidRPr="009E63C1">
        <w:rPr>
          <w:color w:val="000000"/>
        </w:rPr>
        <w: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But that’s not the case if you’re just breaking a </w:t>
      </w:r>
      <w:r w:rsidRPr="009E63C1">
        <w:rPr>
          <w:rStyle w:val="Emphasis"/>
          <w:color w:val="000000"/>
        </w:rPr>
        <w:t>String</w:t>
      </w:r>
      <w:r w:rsidRPr="009E63C1">
        <w:rPr>
          <w:color w:val="000000"/>
        </w:rPr>
        <w:t> into multiple lines to improve the readability of your code.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Query q = em.createQuery(“SELECT a.id, a.firstName, a.lastName “</w:t>
      </w:r>
      <w:r w:rsidRPr="009E63C1">
        <w:rPr>
          <w:color w:val="000000"/>
        </w:rPr>
        <w:br/>
        <w:t>+ “FROM Author a “</w:t>
      </w:r>
      <w:r w:rsidRPr="009E63C1">
        <w:rPr>
          <w:color w:val="000000"/>
        </w:rPr>
        <w:br/>
        <w:t>+ “WHERE a.id = :id”);</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In these situations, you should concatenate your </w:t>
      </w:r>
      <w:r w:rsidRPr="009E63C1">
        <w:rPr>
          <w:rStyle w:val="Emphasis"/>
          <w:color w:val="000000"/>
        </w:rPr>
        <w:t>String</w:t>
      </w:r>
      <w:r w:rsidRPr="009E63C1">
        <w:rPr>
          <w:color w:val="000000"/>
        </w:rPr>
        <w:t>s with a simple </w:t>
      </w:r>
      <w:r w:rsidRPr="009E63C1">
        <w:rPr>
          <w:rStyle w:val="Emphasis"/>
          <w:color w:val="000000"/>
        </w:rPr>
        <w:t>+</w:t>
      </w:r>
      <w:r w:rsidRPr="009E63C1">
        <w:rPr>
          <w:color w:val="000000"/>
        </w:rPr>
        <w:t>. Your Java compiler will optimize this and perform the concatenation at compile time.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So, at runtime, your code will just use 1 </w:t>
      </w:r>
      <w:r w:rsidRPr="009E63C1">
        <w:rPr>
          <w:rStyle w:val="Emphasis"/>
          <w:color w:val="000000"/>
        </w:rPr>
        <w:t>String</w:t>
      </w:r>
      <w:r w:rsidRPr="009E63C1">
        <w:rPr>
          <w:color w:val="000000"/>
        </w:rPr>
        <w:t>, and no concatenation will be required.</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7. Use primitives where possible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Another quick and easy way to avoid any overhead and improve the performance of your application is to use primitive types instead of their wrapper classes.</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So, it’s better to use an </w:t>
      </w:r>
      <w:r w:rsidRPr="009E63C1">
        <w:rPr>
          <w:rStyle w:val="Emphasis"/>
          <w:color w:val="000000"/>
        </w:rPr>
        <w:t>int</w:t>
      </w:r>
      <w:r w:rsidRPr="009E63C1">
        <w:rPr>
          <w:color w:val="000000"/>
        </w:rPr>
        <w:t> instead of an </w:t>
      </w:r>
      <w:r w:rsidRPr="009E63C1">
        <w:rPr>
          <w:rStyle w:val="Emphasis"/>
          <w:color w:val="000000"/>
        </w:rPr>
        <w:t>Integer,</w:t>
      </w:r>
      <w:r w:rsidRPr="009E63C1">
        <w:rPr>
          <w:color w:val="000000"/>
        </w:rPr>
        <w:t> or a </w:t>
      </w:r>
      <w:r w:rsidRPr="009E63C1">
        <w:rPr>
          <w:rStyle w:val="Emphasis"/>
          <w:color w:val="000000"/>
        </w:rPr>
        <w:t>double</w:t>
      </w:r>
      <w:r w:rsidRPr="009E63C1">
        <w:rPr>
          <w:color w:val="000000"/>
        </w:rPr>
        <w:t> instead of a </w:t>
      </w:r>
      <w:r w:rsidRPr="009E63C1">
        <w:rPr>
          <w:rStyle w:val="Emphasis"/>
          <w:color w:val="000000"/>
        </w:rPr>
        <w:t>Double</w:t>
      </w:r>
      <w:r w:rsidRPr="009E63C1">
        <w:rPr>
          <w:color w:val="000000"/>
        </w:rPr>
        <w:t>. That allows your </w:t>
      </w:r>
      <w:hyperlink r:id="rId191" w:history="1">
        <w:r w:rsidRPr="009E63C1">
          <w:rPr>
            <w:rStyle w:val="Hyperlink"/>
            <w:color w:val="60C322"/>
          </w:rPr>
          <w:t>JVM</w:t>
        </w:r>
      </w:hyperlink>
      <w:r w:rsidRPr="009E63C1">
        <w:rPr>
          <w:color w:val="000000"/>
        </w:rPr>
        <w:t> to</w:t>
      </w:r>
      <w:hyperlink r:id="rId192" w:tgtFrame="_blank" w:history="1">
        <w:r w:rsidRPr="009E63C1">
          <w:rPr>
            <w:rStyle w:val="Hyperlink"/>
            <w:color w:val="60C322"/>
          </w:rPr>
          <w:t> store the value in the stack instead of the heap</w:t>
        </w:r>
      </w:hyperlink>
      <w:r w:rsidRPr="009E63C1">
        <w:rPr>
          <w:color w:val="000000"/>
        </w:rPr>
        <w:t> to reduce memory consumption and overall handle it more efficiently.</w:t>
      </w:r>
    </w:p>
    <w:p w:rsidR="009E63C1" w:rsidRPr="009E63C1" w:rsidRDefault="009E63C1" w:rsidP="009E63C1">
      <w:pPr>
        <w:rPr>
          <w:sz w:val="24"/>
          <w:szCs w:val="24"/>
        </w:rPr>
      </w:pPr>
      <w:r w:rsidRPr="009E63C1">
        <w:rPr>
          <w:noProof/>
          <w:sz w:val="24"/>
          <w:szCs w:val="24"/>
          <w:lang w:eastAsia="en-IN"/>
        </w:rPr>
        <w:lastRenderedPageBreak/>
        <w:drawing>
          <wp:inline distT="0" distB="0" distL="0" distR="0">
            <wp:extent cx="9401175" cy="4743450"/>
            <wp:effectExtent l="0" t="0" r="9525" b="0"/>
            <wp:docPr id="39" name="Picture 39" descr="That allows your JVM to store the value in the stack instead of the heap to reduce memory consumption and overall handle it more effici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hat allows your JVM to store the value in the stack instead of the heap to reduce memory consumption and overall handle it more efficiently."/>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9401175" cy="4743450"/>
                    </a:xfrm>
                    <a:prstGeom prst="rect">
                      <a:avLst/>
                    </a:prstGeom>
                    <a:noFill/>
                    <a:ln>
                      <a:noFill/>
                    </a:ln>
                  </pic:spPr>
                </pic:pic>
              </a:graphicData>
            </a:graphic>
          </wp:inline>
        </w:drawing>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8. Try to avoid </w:t>
      </w:r>
      <w:r w:rsidRPr="009E63C1">
        <w:rPr>
          <w:rStyle w:val="Emphasis"/>
          <w:rFonts w:ascii="Arial" w:hAnsi="Arial" w:cs="Arial"/>
          <w:color w:val="000000"/>
        </w:rPr>
        <w:t>BigInteger</w:t>
      </w:r>
      <w:r w:rsidRPr="009E63C1">
        <w:rPr>
          <w:rStyle w:val="Strong"/>
          <w:rFonts w:ascii="Arial" w:hAnsi="Arial" w:cs="Arial"/>
          <w:b w:val="0"/>
          <w:bCs w:val="0"/>
          <w:color w:val="000000"/>
        </w:rPr>
        <w:t> and </w:t>
      </w:r>
      <w:r w:rsidRPr="009E63C1">
        <w:rPr>
          <w:rStyle w:val="Emphasis"/>
          <w:rFonts w:ascii="Arial" w:hAnsi="Arial" w:cs="Arial"/>
          <w:color w:val="000000"/>
        </w:rPr>
        <w:t>BigDecimal</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As we’re already talking about data types, we should also take a quick look at</w:t>
      </w:r>
      <w:hyperlink r:id="rId194" w:tgtFrame="_blank" w:history="1">
        <w:r w:rsidRPr="009E63C1">
          <w:rPr>
            <w:rStyle w:val="Hyperlink"/>
            <w:color w:val="60C322"/>
          </w:rPr>
          <w:t> </w:t>
        </w:r>
        <w:r w:rsidRPr="009E63C1">
          <w:rPr>
            <w:rStyle w:val="Emphasis"/>
            <w:color w:val="60C322"/>
          </w:rPr>
          <w:t>BigInteger</w:t>
        </w:r>
      </w:hyperlink>
      <w:r w:rsidRPr="009E63C1">
        <w:rPr>
          <w:color w:val="000000"/>
        </w:rPr>
        <w:t> and</w:t>
      </w:r>
      <w:hyperlink r:id="rId195" w:tgtFrame="_blank" w:history="1">
        <w:r w:rsidRPr="009E63C1">
          <w:rPr>
            <w:rStyle w:val="Hyperlink"/>
            <w:color w:val="60C322"/>
          </w:rPr>
          <w:t> </w:t>
        </w:r>
        <w:r w:rsidRPr="009E63C1">
          <w:rPr>
            <w:rStyle w:val="Emphasis"/>
            <w:color w:val="60C322"/>
          </w:rPr>
          <w:t>BigDecimal</w:t>
        </w:r>
      </w:hyperlink>
      <w:r w:rsidRPr="009E63C1">
        <w:rPr>
          <w:color w:val="000000"/>
        </w:rPr>
        <w:t>. Especially the latter one is popular because of its precision. But that comes at a price.</w:t>
      </w:r>
    </w:p>
    <w:p w:rsidR="009E63C1" w:rsidRPr="009E63C1" w:rsidRDefault="009E63C1" w:rsidP="009E63C1">
      <w:pPr>
        <w:pStyle w:val="NormalWeb"/>
        <w:shd w:val="clear" w:color="auto" w:fill="FFFFFF"/>
        <w:spacing w:before="0" w:beforeAutospacing="0" w:after="240" w:afterAutospacing="0"/>
        <w:rPr>
          <w:color w:val="000000"/>
        </w:rPr>
      </w:pPr>
      <w:r w:rsidRPr="009E63C1">
        <w:rPr>
          <w:rStyle w:val="Emphasis"/>
          <w:color w:val="000000"/>
        </w:rPr>
        <w:t>BigInteger</w:t>
      </w:r>
      <w:r w:rsidRPr="009E63C1">
        <w:rPr>
          <w:color w:val="000000"/>
        </w:rPr>
        <w:t> and </w:t>
      </w:r>
      <w:r w:rsidRPr="009E63C1">
        <w:rPr>
          <w:rStyle w:val="Emphasis"/>
          <w:color w:val="000000"/>
        </w:rPr>
        <w:t>BigDecimal</w:t>
      </w:r>
      <w:r w:rsidRPr="009E63C1">
        <w:rPr>
          <w:color w:val="000000"/>
        </w:rPr>
        <w:t> require much more memory than a simple </w:t>
      </w:r>
      <w:r w:rsidRPr="009E63C1">
        <w:rPr>
          <w:rStyle w:val="Emphasis"/>
          <w:color w:val="000000"/>
        </w:rPr>
        <w:t>long</w:t>
      </w:r>
      <w:r w:rsidRPr="009E63C1">
        <w:rPr>
          <w:color w:val="000000"/>
        </w:rPr>
        <w:t> or </w:t>
      </w:r>
      <w:r w:rsidRPr="009E63C1">
        <w:rPr>
          <w:rStyle w:val="Emphasis"/>
          <w:color w:val="000000"/>
        </w:rPr>
        <w:t>double</w:t>
      </w:r>
      <w:r w:rsidRPr="009E63C1">
        <w:rPr>
          <w:color w:val="000000"/>
        </w:rPr>
        <w:t> and slow down all calculations dramatically.</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So, better think twice if you need the additional precision, or if your numbers will exceed the range of a </w:t>
      </w:r>
      <w:r w:rsidRPr="009E63C1">
        <w:rPr>
          <w:rStyle w:val="Emphasis"/>
          <w:color w:val="000000"/>
        </w:rPr>
        <w:t>long</w:t>
      </w:r>
      <w:r w:rsidRPr="009E63C1">
        <w:rPr>
          <w:color w:val="000000"/>
        </w:rPr>
        <w: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This might be the only thing you need to change to fix your performance problems, especially if you’re implementing a mathematical algorithm.</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9. Check the current log level first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This recommendation should be obvious, but unfortunately, you can find lots of code that ignores it. Before you create a debug message, you should always check the current log level first.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Otherwise, you might create a </w:t>
      </w:r>
      <w:r w:rsidRPr="009E63C1">
        <w:rPr>
          <w:rStyle w:val="Emphasis"/>
          <w:color w:val="000000"/>
        </w:rPr>
        <w:t>String</w:t>
      </w:r>
      <w:r w:rsidRPr="009E63C1">
        <w:rPr>
          <w:color w:val="000000"/>
        </w:rPr>
        <w:t> with your</w:t>
      </w:r>
      <w:hyperlink r:id="rId196" w:history="1">
        <w:r w:rsidRPr="009E63C1">
          <w:rPr>
            <w:rStyle w:val="Hyperlink"/>
            <w:color w:val="60C322"/>
          </w:rPr>
          <w:t> log message</w:t>
        </w:r>
      </w:hyperlink>
      <w:r w:rsidRPr="009E63C1">
        <w:rPr>
          <w:color w:val="000000"/>
        </w:rPr>
        <w:t> that will be ignored afterward.</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lastRenderedPageBreak/>
        <w:t>Here are 2 examples of how you should NOT do it.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 don’t do this</w:t>
      </w:r>
      <w:r w:rsidRPr="009E63C1">
        <w:rPr>
          <w:color w:val="000000"/>
        </w:rPr>
        <w:br/>
        <w:t>log.debug(“User [” + userName + “] called method X with [” + i + “]”);</w:t>
      </w:r>
      <w:r w:rsidRPr="009E63C1">
        <w:rPr>
          <w:color w:val="000000"/>
        </w:rPr>
        <w:br/>
        <w:t>// or this</w:t>
      </w:r>
      <w:r w:rsidRPr="009E63C1">
        <w:rPr>
          <w:color w:val="000000"/>
        </w:rPr>
        <w:br/>
        <w:t>log.debug(String.format(“User [%s] called method X with [%d]”, userName, i));</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In both cases, you will perform all required steps to create the log message without knowing if your logging framework will use the log message.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It’s better to check the current log level first before you create the debug message.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 do this</w:t>
      </w:r>
      <w:r w:rsidRPr="009E63C1">
        <w:rPr>
          <w:color w:val="000000"/>
        </w:rPr>
        <w:br/>
        <w:t>if (log.isDebugEnabled()) {</w:t>
      </w:r>
      <w:r w:rsidRPr="009E63C1">
        <w:rPr>
          <w:color w:val="000000"/>
        </w:rPr>
        <w:br/>
        <w:t>log.debug(“User [” + userName + “] called method X with [” + i + “]”);</w:t>
      </w:r>
      <w:r w:rsidRPr="009E63C1">
        <w:rPr>
          <w:color w:val="000000"/>
        </w:rPr>
        <w:br/>
        <w:t>}</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10. Use Apache Commons </w:t>
      </w:r>
      <w:r w:rsidRPr="009E63C1">
        <w:rPr>
          <w:rStyle w:val="Emphasis"/>
          <w:rFonts w:ascii="Arial" w:hAnsi="Arial" w:cs="Arial"/>
          <w:color w:val="000000"/>
        </w:rPr>
        <w:t>StringUtils.replace</w:t>
      </w:r>
      <w:r w:rsidRPr="009E63C1">
        <w:rPr>
          <w:rStyle w:val="Strong"/>
          <w:rFonts w:ascii="Arial" w:hAnsi="Arial" w:cs="Arial"/>
          <w:b w:val="0"/>
          <w:bCs w:val="0"/>
          <w:color w:val="000000"/>
        </w:rPr>
        <w:t> instead of </w:t>
      </w:r>
      <w:r w:rsidRPr="009E63C1">
        <w:rPr>
          <w:rStyle w:val="Emphasis"/>
          <w:rFonts w:ascii="Arial" w:hAnsi="Arial" w:cs="Arial"/>
          <w:color w:val="000000"/>
        </w:rPr>
        <w:t>String.replace</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In general, the </w:t>
      </w:r>
      <w:r w:rsidRPr="009E63C1">
        <w:rPr>
          <w:rStyle w:val="Emphasis"/>
          <w:color w:val="000000"/>
        </w:rPr>
        <w:t>String.replace</w:t>
      </w:r>
      <w:r w:rsidRPr="009E63C1">
        <w:rPr>
          <w:color w:val="000000"/>
        </w:rPr>
        <w:t> method works fine and is pretty efficient, especially if you’re using Java 9.</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But if your application requires a lot of replace operations and you haven’t updated to the newest Java version, it still makes sense to check for faster and more efficient alternatives.</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One candidate is</w:t>
      </w:r>
      <w:hyperlink r:id="rId197" w:tgtFrame="_blank" w:history="1">
        <w:r w:rsidRPr="009E63C1">
          <w:rPr>
            <w:rStyle w:val="Hyperlink"/>
            <w:color w:val="60C322"/>
          </w:rPr>
          <w:t> Apache Commons Lang’s</w:t>
        </w:r>
      </w:hyperlink>
      <w:hyperlink r:id="rId198" w:anchor="replace-java.lang.String-java.lang.String-java.lang.String-" w:tgtFrame="_blank" w:history="1">
        <w:r w:rsidRPr="009E63C1">
          <w:rPr>
            <w:rStyle w:val="Hyperlink"/>
            <w:color w:val="60C322"/>
          </w:rPr>
          <w:t> </w:t>
        </w:r>
        <w:r w:rsidRPr="009E63C1">
          <w:rPr>
            <w:rStyle w:val="Emphasis"/>
            <w:color w:val="60C322"/>
          </w:rPr>
          <w:t>StringUtils.replace</w:t>
        </w:r>
      </w:hyperlink>
      <w:r w:rsidRPr="009E63C1">
        <w:rPr>
          <w:color w:val="000000"/>
        </w:rPr>
        <w:t> method. As Lukas Eder described in</w:t>
      </w:r>
      <w:hyperlink r:id="rId199" w:tgtFrame="_blank" w:history="1">
        <w:r w:rsidRPr="009E63C1">
          <w:rPr>
            <w:rStyle w:val="Hyperlink"/>
            <w:color w:val="60C322"/>
          </w:rPr>
          <w:t> one of his recent blog posts</w:t>
        </w:r>
      </w:hyperlink>
      <w:r w:rsidRPr="009E63C1">
        <w:rPr>
          <w:color w:val="000000"/>
        </w:rPr>
        <w:t>, it dramatically outperforms Java 8’s </w:t>
      </w:r>
      <w:r w:rsidRPr="009E63C1">
        <w:rPr>
          <w:rStyle w:val="Emphasis"/>
          <w:color w:val="000000"/>
        </w:rPr>
        <w:t>String.replace method</w:t>
      </w:r>
      <w:r w:rsidRPr="009E63C1">
        <w:rPr>
          <w:color w:val="000000"/>
        </w:rPr>
        <w: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And it just requires a minimal change. You need to add a </w:t>
      </w:r>
      <w:hyperlink r:id="rId200" w:history="1">
        <w:r w:rsidRPr="009E63C1">
          <w:rPr>
            <w:rStyle w:val="Hyperlink"/>
            <w:color w:val="60C322"/>
          </w:rPr>
          <w:t>Maven</w:t>
        </w:r>
      </w:hyperlink>
      <w:r w:rsidRPr="009E63C1">
        <w:rPr>
          <w:color w:val="000000"/>
        </w:rPr>
        <w:t> dependency for the Apache’s </w:t>
      </w:r>
      <w:r w:rsidRPr="009E63C1">
        <w:rPr>
          <w:rStyle w:val="Emphasis"/>
          <w:color w:val="000000"/>
        </w:rPr>
        <w:t>Commons Lang</w:t>
      </w:r>
      <w:r w:rsidRPr="009E63C1">
        <w:rPr>
          <w:color w:val="000000"/>
        </w:rPr>
        <w:t> project to your application pom.xml, and replace all calls of the </w:t>
      </w:r>
      <w:r w:rsidRPr="009E63C1">
        <w:rPr>
          <w:rStyle w:val="Emphasis"/>
          <w:color w:val="000000"/>
        </w:rPr>
        <w:t>String.replace</w:t>
      </w:r>
      <w:r w:rsidRPr="009E63C1">
        <w:rPr>
          <w:color w:val="000000"/>
        </w:rPr>
        <w:t> method with the </w:t>
      </w:r>
      <w:r w:rsidRPr="009E63C1">
        <w:rPr>
          <w:rStyle w:val="Emphasis"/>
          <w:color w:val="000000"/>
        </w:rPr>
        <w:t>StringUtils.replace</w:t>
      </w:r>
      <w:r w:rsidRPr="009E63C1">
        <w:rPr>
          <w:color w:val="000000"/>
        </w:rPr>
        <w:t> method.</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 replace this</w:t>
      </w:r>
      <w:r w:rsidRPr="009E63C1">
        <w:rPr>
          <w:color w:val="000000"/>
        </w:rPr>
        <w:br/>
        <w:t>test.replace(“test”, “simple test”);</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 with this</w:t>
      </w:r>
      <w:r w:rsidRPr="009E63C1">
        <w:rPr>
          <w:color w:val="000000"/>
        </w:rPr>
        <w:br/>
        <w:t>StringUtils.replace(test, “test”, “simple test”);</w:t>
      </w:r>
    </w:p>
    <w:p w:rsidR="009E63C1" w:rsidRPr="009E63C1" w:rsidRDefault="009E63C1" w:rsidP="009E63C1">
      <w:pPr>
        <w:pStyle w:val="Heading3"/>
        <w:shd w:val="clear" w:color="auto" w:fill="FFFFFF"/>
        <w:spacing w:before="480" w:after="168"/>
        <w:rPr>
          <w:rFonts w:ascii="Arial" w:hAnsi="Arial" w:cs="Arial"/>
          <w:color w:val="000000"/>
        </w:rPr>
      </w:pPr>
      <w:r w:rsidRPr="009E63C1">
        <w:rPr>
          <w:rStyle w:val="Strong"/>
          <w:rFonts w:ascii="Arial" w:hAnsi="Arial" w:cs="Arial"/>
          <w:b w:val="0"/>
          <w:bCs w:val="0"/>
          <w:color w:val="000000"/>
        </w:rPr>
        <w:t>11. Cache expensive resources, like database connections</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Caching is a popular solution to avoid the repeated execution of expensive or frequently used code snippets.</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The general idea is simple: Reusing such resources is cheaper than creating a new one over and over again.</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A typical example is caching database connections in a pool. The creation of a new connection takes time, which you can avoid if you reuse an existing connection.</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lastRenderedPageBreak/>
        <w:t>You can also find other examples in the Java language itself. The </w:t>
      </w:r>
      <w:r w:rsidRPr="009E63C1">
        <w:rPr>
          <w:rStyle w:val="Emphasis"/>
          <w:color w:val="000000"/>
        </w:rPr>
        <w:t>valueOf</w:t>
      </w:r>
      <w:r w:rsidRPr="009E63C1">
        <w:rPr>
          <w:color w:val="000000"/>
        </w:rPr>
        <w:t> method of the </w:t>
      </w:r>
      <w:r w:rsidRPr="009E63C1">
        <w:rPr>
          <w:rStyle w:val="Emphasis"/>
          <w:color w:val="000000"/>
        </w:rPr>
        <w:t>Integer</w:t>
      </w:r>
      <w:r w:rsidRPr="009E63C1">
        <w:rPr>
          <w:color w:val="000000"/>
        </w:rPr>
        <w:t> class, for example, caches the values between -128 and 127.</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You might say that the creation of a new </w:t>
      </w:r>
      <w:r w:rsidRPr="009E63C1">
        <w:rPr>
          <w:rStyle w:val="Emphasis"/>
          <w:color w:val="000000"/>
        </w:rPr>
        <w:t>Integer</w:t>
      </w:r>
      <w:r w:rsidRPr="009E63C1">
        <w:rPr>
          <w:color w:val="000000"/>
        </w:rPr>
        <w:t> isn’t too expensive, but it’s used so often that the caching of the most used values provides a performance benefit.</w:t>
      </w:r>
    </w:p>
    <w:p w:rsidR="009E63C1" w:rsidRDefault="009E63C1" w:rsidP="009E63C1">
      <w:pPr>
        <w:rPr>
          <w:sz w:val="24"/>
          <w:szCs w:val="24"/>
        </w:rPr>
      </w:pPr>
      <w:r>
        <w:rPr>
          <w:noProof/>
          <w:lang w:eastAsia="en-IN"/>
        </w:rPr>
        <w:drawing>
          <wp:inline distT="0" distB="0" distL="0" distR="0">
            <wp:extent cx="6629400" cy="1905000"/>
            <wp:effectExtent l="0" t="0" r="0" b="0"/>
            <wp:docPr id="38" name="Picture 38" descr="https://stackify.com/wp-content/uploads/2019/08/Caching-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stackify.com/wp-content/uploads/2019/08/Caching-Implementation.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But when you think about caching, please keep in mind that your caching implementation also creates an overhead.</w:t>
      </w:r>
    </w:p>
    <w:p w:rsidR="009E63C1" w:rsidRPr="009E63C1" w:rsidRDefault="009E63C1" w:rsidP="009E63C1">
      <w:pPr>
        <w:pStyle w:val="NormalWeb"/>
        <w:shd w:val="clear" w:color="auto" w:fill="FFFFFF"/>
        <w:spacing w:before="0" w:beforeAutospacing="0" w:after="240" w:afterAutospacing="0"/>
        <w:rPr>
          <w:color w:val="000000"/>
        </w:rPr>
      </w:pPr>
      <w:r w:rsidRPr="009E63C1">
        <w:rPr>
          <w:color w:val="000000"/>
        </w:rPr>
        <w:t>You need to spend additional memory to store the reusable resources, and you might need to manage your cache to make the resources accessible or to remove outdated ones.</w:t>
      </w:r>
    </w:p>
    <w:p w:rsidR="009E63C1" w:rsidRDefault="009E63C1" w:rsidP="009E63C1">
      <w:pPr>
        <w:pStyle w:val="NormalWeb"/>
        <w:shd w:val="clear" w:color="auto" w:fill="FFFFFF"/>
        <w:spacing w:before="0" w:beforeAutospacing="0" w:after="240" w:afterAutospacing="0"/>
        <w:rPr>
          <w:color w:val="000000"/>
          <w:sz w:val="32"/>
          <w:szCs w:val="32"/>
        </w:rPr>
      </w:pPr>
      <w:r w:rsidRPr="009E63C1">
        <w:rPr>
          <w:color w:val="000000"/>
        </w:rPr>
        <w:t>So, before you start caching any resources, make sure that you use them often enough to outweigh the overhead of your cache</w:t>
      </w:r>
      <w:r>
        <w:rPr>
          <w:color w:val="000000"/>
          <w:sz w:val="32"/>
          <w:szCs w:val="32"/>
        </w:rPr>
        <w:t xml:space="preserve"> </w:t>
      </w:r>
      <w:r w:rsidRPr="009E63C1">
        <w:rPr>
          <w:color w:val="000000"/>
        </w:rPr>
        <w:t>implementation.</w:t>
      </w:r>
    </w:p>
    <w:p w:rsidR="009E63C1" w:rsidRPr="00094CB6" w:rsidRDefault="009E63C1"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9E63C1"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Concurrency API</w:t>
      </w:r>
      <w:r w:rsidRPr="00094CB6">
        <w:rPr>
          <w:rFonts w:asciiTheme="minorHAnsi" w:hAnsiTheme="minorHAnsi" w:cstheme="minorHAnsi"/>
          <w:color w:val="FF0000"/>
          <w:sz w:val="28"/>
          <w:szCs w:val="28"/>
        </w:rPr>
        <w:br/>
        <w:t>96.What is Concurrency API?</w:t>
      </w:r>
    </w:p>
    <w:p w:rsidR="009E63C1" w:rsidRDefault="009E63C1"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Arial" w:hAnsi="Arial" w:cs="Arial"/>
          <w:color w:val="222222"/>
          <w:shd w:val="clear" w:color="auto" w:fill="FFFFFF"/>
        </w:rPr>
        <w:t>The </w:t>
      </w:r>
      <w:r>
        <w:rPr>
          <w:rFonts w:ascii="Arial" w:hAnsi="Arial" w:cs="Arial"/>
          <w:b/>
          <w:bCs/>
          <w:color w:val="222222"/>
          <w:shd w:val="clear" w:color="auto" w:fill="FFFFFF"/>
        </w:rPr>
        <w:t>concurrent</w:t>
      </w:r>
      <w:r>
        <w:rPr>
          <w:rFonts w:ascii="Arial" w:hAnsi="Arial" w:cs="Arial"/>
          <w:color w:val="222222"/>
          <w:shd w:val="clear" w:color="auto" w:fill="FFFFFF"/>
        </w:rPr>
        <w:t> collection </w:t>
      </w:r>
      <w:r>
        <w:rPr>
          <w:rFonts w:ascii="Arial" w:hAnsi="Arial" w:cs="Arial"/>
          <w:b/>
          <w:bCs/>
          <w:color w:val="222222"/>
          <w:shd w:val="clear" w:color="auto" w:fill="FFFFFF"/>
        </w:rPr>
        <w:t>APIs</w:t>
      </w:r>
      <w:r>
        <w:rPr>
          <w:rFonts w:ascii="Arial" w:hAnsi="Arial" w:cs="Arial"/>
          <w:color w:val="222222"/>
          <w:shd w:val="clear" w:color="auto" w:fill="FFFFFF"/>
        </w:rPr>
        <w:t>, apart from the Java Collection </w:t>
      </w:r>
      <w:r>
        <w:rPr>
          <w:rFonts w:ascii="Arial" w:hAnsi="Arial" w:cs="Arial"/>
          <w:b/>
          <w:bCs/>
          <w:color w:val="222222"/>
          <w:shd w:val="clear" w:color="auto" w:fill="FFFFFF"/>
        </w:rPr>
        <w:t>API</w:t>
      </w:r>
      <w:r>
        <w:rPr>
          <w:rFonts w:ascii="Arial" w:hAnsi="Arial" w:cs="Arial"/>
          <w:color w:val="222222"/>
          <w:shd w:val="clear" w:color="auto" w:fill="FFFFFF"/>
        </w:rPr>
        <w:t>, are a set of collections </w:t>
      </w:r>
      <w:r>
        <w:rPr>
          <w:rFonts w:ascii="Arial" w:hAnsi="Arial" w:cs="Arial"/>
          <w:b/>
          <w:bCs/>
          <w:color w:val="222222"/>
          <w:shd w:val="clear" w:color="auto" w:fill="FFFFFF"/>
        </w:rPr>
        <w:t>APIs</w:t>
      </w:r>
      <w:r>
        <w:rPr>
          <w:rFonts w:ascii="Arial" w:hAnsi="Arial" w:cs="Arial"/>
          <w:color w:val="222222"/>
          <w:shd w:val="clear" w:color="auto" w:fill="FFFFFF"/>
        </w:rPr>
        <w:t> that are designed and optimized specifically for synchronized multithreaded access. They are grouped under the java. util. </w:t>
      </w:r>
      <w:r>
        <w:rPr>
          <w:rFonts w:ascii="Arial" w:hAnsi="Arial" w:cs="Arial"/>
          <w:b/>
          <w:bCs/>
          <w:color w:val="222222"/>
          <w:shd w:val="clear" w:color="auto" w:fill="FFFFFF"/>
        </w:rPr>
        <w:t>concurrent</w:t>
      </w:r>
      <w:r>
        <w:rPr>
          <w:rFonts w:ascii="Arial" w:hAnsi="Arial" w:cs="Arial"/>
          <w:color w:val="222222"/>
          <w:shd w:val="clear" w:color="auto" w:fill="FFFFFF"/>
        </w:rPr>
        <w:t> package.</w:t>
      </w:r>
      <w:r w:rsidR="002E3E77" w:rsidRPr="00094CB6">
        <w:rPr>
          <w:rFonts w:asciiTheme="minorHAnsi" w:hAnsiTheme="minorHAnsi" w:cstheme="minorHAnsi"/>
          <w:color w:val="FF0000"/>
          <w:sz w:val="28"/>
          <w:szCs w:val="28"/>
        </w:rPr>
        <w:br/>
        <w:t>97.What is the difference between Runnable and Callable?</w:t>
      </w:r>
    </w:p>
    <w:p w:rsidR="009E63C1" w:rsidRPr="009E63C1" w:rsidRDefault="009E63C1" w:rsidP="009E63C1">
      <w:pPr>
        <w:shd w:val="clear" w:color="auto" w:fill="FFFFFF"/>
        <w:spacing w:after="30" w:line="240" w:lineRule="auto"/>
        <w:textAlignment w:val="baseline"/>
        <w:rPr>
          <w:rFonts w:ascii="inherit" w:eastAsia="Times New Roman" w:hAnsi="inherit" w:cs="Arial"/>
          <w:color w:val="242729"/>
          <w:sz w:val="20"/>
          <w:szCs w:val="20"/>
          <w:lang w:eastAsia="en-IN"/>
        </w:rPr>
      </w:pPr>
      <w:r w:rsidRPr="009E63C1">
        <w:rPr>
          <w:rFonts w:ascii="inherit" w:eastAsia="Times New Roman" w:hAnsi="inherit" w:cs="Arial"/>
          <w:color w:val="242729"/>
          <w:sz w:val="20"/>
          <w:szCs w:val="20"/>
          <w:lang w:eastAsia="en-IN"/>
        </w:rPr>
        <w:t>81</w:t>
      </w:r>
    </w:p>
    <w:p w:rsidR="009E63C1" w:rsidRPr="009E63C1" w:rsidRDefault="009E63C1" w:rsidP="0013606E">
      <w:pPr>
        <w:numPr>
          <w:ilvl w:val="0"/>
          <w:numId w:val="11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9E63C1">
        <w:rPr>
          <w:rFonts w:ascii="inherit" w:eastAsia="Times New Roman" w:hAnsi="inherit" w:cs="Arial"/>
          <w:color w:val="242729"/>
          <w:sz w:val="23"/>
          <w:szCs w:val="23"/>
          <w:lang w:eastAsia="en-IN"/>
        </w:rPr>
        <w:t>A </w:t>
      </w:r>
      <w:r w:rsidRPr="009E63C1">
        <w:rPr>
          <w:rFonts w:ascii="Consolas" w:eastAsia="Times New Roman" w:hAnsi="Consolas" w:cs="Courier New"/>
          <w:color w:val="242729"/>
          <w:sz w:val="20"/>
          <w:szCs w:val="20"/>
          <w:bdr w:val="none" w:sz="0" w:space="0" w:color="auto" w:frame="1"/>
          <w:lang w:eastAsia="en-IN"/>
        </w:rPr>
        <w:t>Callable</w:t>
      </w:r>
      <w:r w:rsidRPr="009E63C1">
        <w:rPr>
          <w:rFonts w:ascii="inherit" w:eastAsia="Times New Roman" w:hAnsi="inherit" w:cs="Arial"/>
          <w:color w:val="242729"/>
          <w:sz w:val="23"/>
          <w:szCs w:val="23"/>
          <w:lang w:eastAsia="en-IN"/>
        </w:rPr>
        <w:t> needs to implement </w:t>
      </w:r>
      <w:r w:rsidRPr="009E63C1">
        <w:rPr>
          <w:rFonts w:ascii="Consolas" w:eastAsia="Times New Roman" w:hAnsi="Consolas" w:cs="Courier New"/>
          <w:color w:val="242729"/>
          <w:sz w:val="20"/>
          <w:szCs w:val="20"/>
          <w:bdr w:val="none" w:sz="0" w:space="0" w:color="auto" w:frame="1"/>
          <w:lang w:eastAsia="en-IN"/>
        </w:rPr>
        <w:t>call()</w:t>
      </w:r>
      <w:r w:rsidRPr="009E63C1">
        <w:rPr>
          <w:rFonts w:ascii="inherit" w:eastAsia="Times New Roman" w:hAnsi="inherit" w:cs="Arial"/>
          <w:color w:val="242729"/>
          <w:sz w:val="23"/>
          <w:szCs w:val="23"/>
          <w:lang w:eastAsia="en-IN"/>
        </w:rPr>
        <w:t> method while a </w:t>
      </w:r>
      <w:r w:rsidRPr="009E63C1">
        <w:rPr>
          <w:rFonts w:ascii="Consolas" w:eastAsia="Times New Roman" w:hAnsi="Consolas" w:cs="Courier New"/>
          <w:color w:val="242729"/>
          <w:sz w:val="20"/>
          <w:szCs w:val="20"/>
          <w:bdr w:val="none" w:sz="0" w:space="0" w:color="auto" w:frame="1"/>
          <w:lang w:eastAsia="en-IN"/>
        </w:rPr>
        <w:t>Runnable</w:t>
      </w:r>
      <w:r w:rsidRPr="009E63C1">
        <w:rPr>
          <w:rFonts w:ascii="inherit" w:eastAsia="Times New Roman" w:hAnsi="inherit" w:cs="Arial"/>
          <w:color w:val="242729"/>
          <w:sz w:val="23"/>
          <w:szCs w:val="23"/>
          <w:lang w:eastAsia="en-IN"/>
        </w:rPr>
        <w:t> needs to implement </w:t>
      </w:r>
      <w:r w:rsidRPr="009E63C1">
        <w:rPr>
          <w:rFonts w:ascii="Consolas" w:eastAsia="Times New Roman" w:hAnsi="Consolas" w:cs="Courier New"/>
          <w:color w:val="242729"/>
          <w:sz w:val="20"/>
          <w:szCs w:val="20"/>
          <w:bdr w:val="none" w:sz="0" w:space="0" w:color="auto" w:frame="1"/>
          <w:lang w:eastAsia="en-IN"/>
        </w:rPr>
        <w:t>run()</w:t>
      </w:r>
      <w:r w:rsidRPr="009E63C1">
        <w:rPr>
          <w:rFonts w:ascii="inherit" w:eastAsia="Times New Roman" w:hAnsi="inherit" w:cs="Arial"/>
          <w:color w:val="242729"/>
          <w:sz w:val="23"/>
          <w:szCs w:val="23"/>
          <w:lang w:eastAsia="en-IN"/>
        </w:rPr>
        <w:t> method.</w:t>
      </w:r>
    </w:p>
    <w:p w:rsidR="009E63C1" w:rsidRPr="009E63C1" w:rsidRDefault="009E63C1" w:rsidP="0013606E">
      <w:pPr>
        <w:numPr>
          <w:ilvl w:val="0"/>
          <w:numId w:val="11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9E63C1">
        <w:rPr>
          <w:rFonts w:ascii="inherit" w:eastAsia="Times New Roman" w:hAnsi="inherit" w:cs="Arial"/>
          <w:color w:val="242729"/>
          <w:sz w:val="23"/>
          <w:szCs w:val="23"/>
          <w:lang w:eastAsia="en-IN"/>
        </w:rPr>
        <w:t>A </w:t>
      </w:r>
      <w:r w:rsidRPr="009E63C1">
        <w:rPr>
          <w:rFonts w:ascii="Consolas" w:eastAsia="Times New Roman" w:hAnsi="Consolas" w:cs="Courier New"/>
          <w:color w:val="242729"/>
          <w:sz w:val="20"/>
          <w:szCs w:val="20"/>
          <w:bdr w:val="none" w:sz="0" w:space="0" w:color="auto" w:frame="1"/>
          <w:lang w:eastAsia="en-IN"/>
        </w:rPr>
        <w:t>Callable</w:t>
      </w:r>
      <w:r w:rsidRPr="009E63C1">
        <w:rPr>
          <w:rFonts w:ascii="inherit" w:eastAsia="Times New Roman" w:hAnsi="inherit" w:cs="Arial"/>
          <w:color w:val="242729"/>
          <w:sz w:val="23"/>
          <w:szCs w:val="23"/>
          <w:lang w:eastAsia="en-IN"/>
        </w:rPr>
        <w:t> can return a value but a </w:t>
      </w:r>
      <w:r w:rsidRPr="009E63C1">
        <w:rPr>
          <w:rFonts w:ascii="Consolas" w:eastAsia="Times New Roman" w:hAnsi="Consolas" w:cs="Courier New"/>
          <w:color w:val="242729"/>
          <w:sz w:val="20"/>
          <w:szCs w:val="20"/>
          <w:bdr w:val="none" w:sz="0" w:space="0" w:color="auto" w:frame="1"/>
          <w:lang w:eastAsia="en-IN"/>
        </w:rPr>
        <w:t>Runnable</w:t>
      </w:r>
      <w:r w:rsidRPr="009E63C1">
        <w:rPr>
          <w:rFonts w:ascii="inherit" w:eastAsia="Times New Roman" w:hAnsi="inherit" w:cs="Arial"/>
          <w:color w:val="242729"/>
          <w:sz w:val="23"/>
          <w:szCs w:val="23"/>
          <w:lang w:eastAsia="en-IN"/>
        </w:rPr>
        <w:t> cannot.</w:t>
      </w:r>
    </w:p>
    <w:p w:rsidR="009E63C1" w:rsidRPr="009E63C1" w:rsidRDefault="009E63C1" w:rsidP="0013606E">
      <w:pPr>
        <w:numPr>
          <w:ilvl w:val="0"/>
          <w:numId w:val="11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9E63C1">
        <w:rPr>
          <w:rFonts w:ascii="inherit" w:eastAsia="Times New Roman" w:hAnsi="inherit" w:cs="Arial"/>
          <w:color w:val="242729"/>
          <w:sz w:val="23"/>
          <w:szCs w:val="23"/>
          <w:lang w:eastAsia="en-IN"/>
        </w:rPr>
        <w:t>A </w:t>
      </w:r>
      <w:r w:rsidRPr="009E63C1">
        <w:rPr>
          <w:rFonts w:ascii="Consolas" w:eastAsia="Times New Roman" w:hAnsi="Consolas" w:cs="Courier New"/>
          <w:color w:val="242729"/>
          <w:sz w:val="20"/>
          <w:szCs w:val="20"/>
          <w:bdr w:val="none" w:sz="0" w:space="0" w:color="auto" w:frame="1"/>
          <w:lang w:eastAsia="en-IN"/>
        </w:rPr>
        <w:t>Callable</w:t>
      </w:r>
      <w:r w:rsidRPr="009E63C1">
        <w:rPr>
          <w:rFonts w:ascii="inherit" w:eastAsia="Times New Roman" w:hAnsi="inherit" w:cs="Arial"/>
          <w:color w:val="242729"/>
          <w:sz w:val="23"/>
          <w:szCs w:val="23"/>
          <w:lang w:eastAsia="en-IN"/>
        </w:rPr>
        <w:t> can throw checked exception but a </w:t>
      </w:r>
      <w:r w:rsidRPr="009E63C1">
        <w:rPr>
          <w:rFonts w:ascii="Consolas" w:eastAsia="Times New Roman" w:hAnsi="Consolas" w:cs="Courier New"/>
          <w:color w:val="242729"/>
          <w:sz w:val="20"/>
          <w:szCs w:val="20"/>
          <w:bdr w:val="none" w:sz="0" w:space="0" w:color="auto" w:frame="1"/>
          <w:lang w:eastAsia="en-IN"/>
        </w:rPr>
        <w:t>Runnable</w:t>
      </w:r>
      <w:r w:rsidRPr="009E63C1">
        <w:rPr>
          <w:rFonts w:ascii="inherit" w:eastAsia="Times New Roman" w:hAnsi="inherit" w:cs="Arial"/>
          <w:color w:val="242729"/>
          <w:sz w:val="23"/>
          <w:szCs w:val="23"/>
          <w:lang w:eastAsia="en-IN"/>
        </w:rPr>
        <w:t> cannot.</w:t>
      </w:r>
    </w:p>
    <w:p w:rsidR="009E63C1" w:rsidRPr="009E63C1" w:rsidRDefault="009E63C1" w:rsidP="0013606E">
      <w:pPr>
        <w:numPr>
          <w:ilvl w:val="0"/>
          <w:numId w:val="11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9E63C1">
        <w:rPr>
          <w:rFonts w:ascii="inherit" w:eastAsia="Times New Roman" w:hAnsi="inherit" w:cs="Arial"/>
          <w:color w:val="242729"/>
          <w:sz w:val="23"/>
          <w:szCs w:val="23"/>
          <w:lang w:eastAsia="en-IN"/>
        </w:rPr>
        <w:t>A </w:t>
      </w:r>
      <w:r w:rsidRPr="009E63C1">
        <w:rPr>
          <w:rFonts w:ascii="Consolas" w:eastAsia="Times New Roman" w:hAnsi="Consolas" w:cs="Courier New"/>
          <w:color w:val="242729"/>
          <w:sz w:val="20"/>
          <w:szCs w:val="20"/>
          <w:bdr w:val="none" w:sz="0" w:space="0" w:color="auto" w:frame="1"/>
          <w:lang w:eastAsia="en-IN"/>
        </w:rPr>
        <w:t>Callable</w:t>
      </w:r>
      <w:r w:rsidRPr="009E63C1">
        <w:rPr>
          <w:rFonts w:ascii="inherit" w:eastAsia="Times New Roman" w:hAnsi="inherit" w:cs="Arial"/>
          <w:color w:val="242729"/>
          <w:sz w:val="23"/>
          <w:szCs w:val="23"/>
          <w:lang w:eastAsia="en-IN"/>
        </w:rPr>
        <w:t> can be used with </w:t>
      </w:r>
      <w:r w:rsidRPr="009E63C1">
        <w:rPr>
          <w:rFonts w:ascii="Consolas" w:eastAsia="Times New Roman" w:hAnsi="Consolas" w:cs="Courier New"/>
          <w:color w:val="242729"/>
          <w:sz w:val="20"/>
          <w:szCs w:val="20"/>
          <w:bdr w:val="none" w:sz="0" w:space="0" w:color="auto" w:frame="1"/>
          <w:lang w:eastAsia="en-IN"/>
        </w:rPr>
        <w:t>ExecutorService#invokeXXX(Collection&lt;? extends Callable&lt;T&gt;&gt; tasks)</w:t>
      </w:r>
      <w:r w:rsidRPr="009E63C1">
        <w:rPr>
          <w:rFonts w:ascii="inherit" w:eastAsia="Times New Roman" w:hAnsi="inherit" w:cs="Arial"/>
          <w:color w:val="242729"/>
          <w:sz w:val="23"/>
          <w:szCs w:val="23"/>
          <w:lang w:eastAsia="en-IN"/>
        </w:rPr>
        <w:t> methods but a </w:t>
      </w:r>
      <w:r w:rsidRPr="009E63C1">
        <w:rPr>
          <w:rFonts w:ascii="Consolas" w:eastAsia="Times New Roman" w:hAnsi="Consolas" w:cs="Courier New"/>
          <w:color w:val="242729"/>
          <w:sz w:val="20"/>
          <w:szCs w:val="20"/>
          <w:bdr w:val="none" w:sz="0" w:space="0" w:color="auto" w:frame="1"/>
          <w:lang w:eastAsia="en-IN"/>
        </w:rPr>
        <w:t>Runnable</w:t>
      </w:r>
      <w:r w:rsidRPr="009E63C1">
        <w:rPr>
          <w:rFonts w:ascii="inherit" w:eastAsia="Times New Roman" w:hAnsi="inherit" w:cs="Arial"/>
          <w:color w:val="242729"/>
          <w:sz w:val="23"/>
          <w:szCs w:val="23"/>
          <w:lang w:eastAsia="en-IN"/>
        </w:rPr>
        <w:t> cannot be.</w:t>
      </w:r>
    </w:p>
    <w:p w:rsidR="009E63C1" w:rsidRPr="009E63C1" w:rsidRDefault="009E63C1" w:rsidP="0013606E">
      <w:pPr>
        <w:numPr>
          <w:ilvl w:val="0"/>
          <w:numId w:val="1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lang w:eastAsia="en-IN"/>
        </w:rPr>
      </w:pPr>
      <w:r w:rsidRPr="009E63C1">
        <w:rPr>
          <w:rFonts w:ascii="inherit" w:eastAsia="Times New Roman" w:hAnsi="inherit" w:cs="Courier New"/>
          <w:color w:val="101094"/>
          <w:sz w:val="20"/>
          <w:szCs w:val="20"/>
          <w:bdr w:val="none" w:sz="0" w:space="0" w:color="auto" w:frame="1"/>
          <w:lang w:eastAsia="en-IN"/>
        </w:rPr>
        <w:t>public</w:t>
      </w:r>
      <w:r w:rsidRPr="009E63C1">
        <w:rPr>
          <w:rFonts w:ascii="inherit" w:eastAsia="Times New Roman" w:hAnsi="inherit" w:cs="Courier New"/>
          <w:color w:val="303336"/>
          <w:sz w:val="20"/>
          <w:szCs w:val="20"/>
          <w:bdr w:val="none" w:sz="0" w:space="0" w:color="auto" w:frame="1"/>
          <w:lang w:eastAsia="en-IN"/>
        </w:rPr>
        <w:t xml:space="preserve"> </w:t>
      </w:r>
      <w:r w:rsidRPr="009E63C1">
        <w:rPr>
          <w:rFonts w:ascii="inherit" w:eastAsia="Times New Roman" w:hAnsi="inherit" w:cs="Courier New"/>
          <w:color w:val="101094"/>
          <w:sz w:val="20"/>
          <w:szCs w:val="20"/>
          <w:bdr w:val="none" w:sz="0" w:space="0" w:color="auto" w:frame="1"/>
          <w:lang w:eastAsia="en-IN"/>
        </w:rPr>
        <w:t>interface</w:t>
      </w:r>
      <w:r w:rsidRPr="009E63C1">
        <w:rPr>
          <w:rFonts w:ascii="inherit" w:eastAsia="Times New Roman" w:hAnsi="inherit" w:cs="Courier New"/>
          <w:color w:val="303336"/>
          <w:sz w:val="20"/>
          <w:szCs w:val="20"/>
          <w:bdr w:val="none" w:sz="0" w:space="0" w:color="auto" w:frame="1"/>
          <w:lang w:eastAsia="en-IN"/>
        </w:rPr>
        <w:t xml:space="preserve"> </w:t>
      </w:r>
      <w:r w:rsidRPr="009E63C1">
        <w:rPr>
          <w:rFonts w:ascii="inherit" w:eastAsia="Times New Roman" w:hAnsi="inherit" w:cs="Courier New"/>
          <w:color w:val="2B91AF"/>
          <w:sz w:val="20"/>
          <w:szCs w:val="20"/>
          <w:bdr w:val="none" w:sz="0" w:space="0" w:color="auto" w:frame="1"/>
          <w:lang w:eastAsia="en-IN"/>
        </w:rPr>
        <w:t>Runnable</w:t>
      </w:r>
      <w:r w:rsidRPr="009E63C1">
        <w:rPr>
          <w:rFonts w:ascii="inherit" w:eastAsia="Times New Roman" w:hAnsi="inherit" w:cs="Courier New"/>
          <w:color w:val="303336"/>
          <w:sz w:val="20"/>
          <w:szCs w:val="20"/>
          <w:bdr w:val="none" w:sz="0" w:space="0" w:color="auto" w:frame="1"/>
          <w:lang w:eastAsia="en-IN"/>
        </w:rPr>
        <w:t xml:space="preserve"> {</w:t>
      </w:r>
    </w:p>
    <w:p w:rsidR="009E63C1" w:rsidRPr="009E63C1" w:rsidRDefault="009E63C1" w:rsidP="0013606E">
      <w:pPr>
        <w:numPr>
          <w:ilvl w:val="0"/>
          <w:numId w:val="1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lang w:eastAsia="en-IN"/>
        </w:rPr>
      </w:pPr>
      <w:r w:rsidRPr="009E63C1">
        <w:rPr>
          <w:rFonts w:ascii="inherit" w:eastAsia="Times New Roman" w:hAnsi="inherit" w:cs="Courier New"/>
          <w:color w:val="303336"/>
          <w:sz w:val="20"/>
          <w:szCs w:val="20"/>
          <w:bdr w:val="none" w:sz="0" w:space="0" w:color="auto" w:frame="1"/>
          <w:lang w:eastAsia="en-IN"/>
        </w:rPr>
        <w:t xml:space="preserve">    </w:t>
      </w:r>
      <w:r w:rsidRPr="009E63C1">
        <w:rPr>
          <w:rFonts w:ascii="inherit" w:eastAsia="Times New Roman" w:hAnsi="inherit" w:cs="Courier New"/>
          <w:color w:val="101094"/>
          <w:sz w:val="20"/>
          <w:szCs w:val="20"/>
          <w:bdr w:val="none" w:sz="0" w:space="0" w:color="auto" w:frame="1"/>
          <w:lang w:eastAsia="en-IN"/>
        </w:rPr>
        <w:t>void</w:t>
      </w:r>
      <w:r w:rsidRPr="009E63C1">
        <w:rPr>
          <w:rFonts w:ascii="inherit" w:eastAsia="Times New Roman" w:hAnsi="inherit" w:cs="Courier New"/>
          <w:color w:val="303336"/>
          <w:sz w:val="20"/>
          <w:szCs w:val="20"/>
          <w:bdr w:val="none" w:sz="0" w:space="0" w:color="auto" w:frame="1"/>
          <w:lang w:eastAsia="en-IN"/>
        </w:rPr>
        <w:t xml:space="preserve"> run();</w:t>
      </w:r>
    </w:p>
    <w:p w:rsidR="009E63C1" w:rsidRPr="009E63C1" w:rsidRDefault="009E63C1" w:rsidP="0013606E">
      <w:pPr>
        <w:numPr>
          <w:ilvl w:val="0"/>
          <w:numId w:val="1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lang w:eastAsia="en-IN"/>
        </w:rPr>
      </w:pPr>
      <w:r w:rsidRPr="009E63C1">
        <w:rPr>
          <w:rFonts w:ascii="inherit" w:eastAsia="Times New Roman" w:hAnsi="inherit" w:cs="Courier New"/>
          <w:color w:val="303336"/>
          <w:sz w:val="20"/>
          <w:szCs w:val="20"/>
          <w:bdr w:val="none" w:sz="0" w:space="0" w:color="auto" w:frame="1"/>
          <w:lang w:eastAsia="en-IN"/>
        </w:rPr>
        <w:t>}</w:t>
      </w:r>
    </w:p>
    <w:p w:rsidR="009E63C1" w:rsidRPr="009E63C1" w:rsidRDefault="009E63C1" w:rsidP="0013606E">
      <w:pPr>
        <w:numPr>
          <w:ilvl w:val="0"/>
          <w:numId w:val="1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lang w:eastAsia="en-IN"/>
        </w:rPr>
      </w:pPr>
    </w:p>
    <w:p w:rsidR="009E63C1" w:rsidRPr="009E63C1" w:rsidRDefault="009E63C1" w:rsidP="0013606E">
      <w:pPr>
        <w:numPr>
          <w:ilvl w:val="0"/>
          <w:numId w:val="1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lang w:eastAsia="en-IN"/>
        </w:rPr>
      </w:pPr>
      <w:r w:rsidRPr="009E63C1">
        <w:rPr>
          <w:rFonts w:ascii="inherit" w:eastAsia="Times New Roman" w:hAnsi="inherit" w:cs="Courier New"/>
          <w:color w:val="101094"/>
          <w:sz w:val="20"/>
          <w:szCs w:val="20"/>
          <w:bdr w:val="none" w:sz="0" w:space="0" w:color="auto" w:frame="1"/>
          <w:lang w:eastAsia="en-IN"/>
        </w:rPr>
        <w:t>public</w:t>
      </w:r>
      <w:r w:rsidRPr="009E63C1">
        <w:rPr>
          <w:rFonts w:ascii="inherit" w:eastAsia="Times New Roman" w:hAnsi="inherit" w:cs="Courier New"/>
          <w:color w:val="303336"/>
          <w:sz w:val="20"/>
          <w:szCs w:val="20"/>
          <w:bdr w:val="none" w:sz="0" w:space="0" w:color="auto" w:frame="1"/>
          <w:lang w:eastAsia="en-IN"/>
        </w:rPr>
        <w:t xml:space="preserve"> </w:t>
      </w:r>
      <w:r w:rsidRPr="009E63C1">
        <w:rPr>
          <w:rFonts w:ascii="inherit" w:eastAsia="Times New Roman" w:hAnsi="inherit" w:cs="Courier New"/>
          <w:color w:val="101094"/>
          <w:sz w:val="20"/>
          <w:szCs w:val="20"/>
          <w:bdr w:val="none" w:sz="0" w:space="0" w:color="auto" w:frame="1"/>
          <w:lang w:eastAsia="en-IN"/>
        </w:rPr>
        <w:t>interface</w:t>
      </w:r>
      <w:r w:rsidRPr="009E63C1">
        <w:rPr>
          <w:rFonts w:ascii="inherit" w:eastAsia="Times New Roman" w:hAnsi="inherit" w:cs="Courier New"/>
          <w:color w:val="303336"/>
          <w:sz w:val="20"/>
          <w:szCs w:val="20"/>
          <w:bdr w:val="none" w:sz="0" w:space="0" w:color="auto" w:frame="1"/>
          <w:lang w:eastAsia="en-IN"/>
        </w:rPr>
        <w:t xml:space="preserve"> </w:t>
      </w:r>
      <w:r w:rsidRPr="009E63C1">
        <w:rPr>
          <w:rFonts w:ascii="inherit" w:eastAsia="Times New Roman" w:hAnsi="inherit" w:cs="Courier New"/>
          <w:color w:val="2B91AF"/>
          <w:sz w:val="20"/>
          <w:szCs w:val="20"/>
          <w:bdr w:val="none" w:sz="0" w:space="0" w:color="auto" w:frame="1"/>
          <w:lang w:eastAsia="en-IN"/>
        </w:rPr>
        <w:t>Callable</w:t>
      </w:r>
      <w:r w:rsidRPr="009E63C1">
        <w:rPr>
          <w:rFonts w:ascii="inherit" w:eastAsia="Times New Roman" w:hAnsi="inherit" w:cs="Courier New"/>
          <w:color w:val="303336"/>
          <w:sz w:val="20"/>
          <w:szCs w:val="20"/>
          <w:bdr w:val="none" w:sz="0" w:space="0" w:color="auto" w:frame="1"/>
          <w:lang w:eastAsia="en-IN"/>
        </w:rPr>
        <w:t>&lt;V&gt; {</w:t>
      </w:r>
    </w:p>
    <w:p w:rsidR="009E63C1" w:rsidRPr="009E63C1" w:rsidRDefault="009E63C1" w:rsidP="0013606E">
      <w:pPr>
        <w:numPr>
          <w:ilvl w:val="0"/>
          <w:numId w:val="1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lang w:eastAsia="en-IN"/>
        </w:rPr>
      </w:pPr>
      <w:r w:rsidRPr="009E63C1">
        <w:rPr>
          <w:rFonts w:ascii="inherit" w:eastAsia="Times New Roman" w:hAnsi="inherit" w:cs="Courier New"/>
          <w:color w:val="303336"/>
          <w:sz w:val="20"/>
          <w:szCs w:val="20"/>
          <w:bdr w:val="none" w:sz="0" w:space="0" w:color="auto" w:frame="1"/>
          <w:lang w:eastAsia="en-IN"/>
        </w:rPr>
        <w:t xml:space="preserve">    V call() </w:t>
      </w:r>
      <w:r w:rsidRPr="009E63C1">
        <w:rPr>
          <w:rFonts w:ascii="inherit" w:eastAsia="Times New Roman" w:hAnsi="inherit" w:cs="Courier New"/>
          <w:color w:val="101094"/>
          <w:sz w:val="20"/>
          <w:szCs w:val="20"/>
          <w:bdr w:val="none" w:sz="0" w:space="0" w:color="auto" w:frame="1"/>
          <w:lang w:eastAsia="en-IN"/>
        </w:rPr>
        <w:t>throws</w:t>
      </w:r>
      <w:r w:rsidRPr="009E63C1">
        <w:rPr>
          <w:rFonts w:ascii="inherit" w:eastAsia="Times New Roman" w:hAnsi="inherit" w:cs="Courier New"/>
          <w:color w:val="303336"/>
          <w:sz w:val="20"/>
          <w:szCs w:val="20"/>
          <w:bdr w:val="none" w:sz="0" w:space="0" w:color="auto" w:frame="1"/>
          <w:lang w:eastAsia="en-IN"/>
        </w:rPr>
        <w:t xml:space="preserve"> </w:t>
      </w:r>
      <w:r w:rsidRPr="009E63C1">
        <w:rPr>
          <w:rFonts w:ascii="inherit" w:eastAsia="Times New Roman" w:hAnsi="inherit" w:cs="Courier New"/>
          <w:color w:val="2B91AF"/>
          <w:sz w:val="20"/>
          <w:szCs w:val="20"/>
          <w:bdr w:val="none" w:sz="0" w:space="0" w:color="auto" w:frame="1"/>
          <w:lang w:eastAsia="en-IN"/>
        </w:rPr>
        <w:t>Exception</w:t>
      </w:r>
      <w:r w:rsidRPr="009E63C1">
        <w:rPr>
          <w:rFonts w:ascii="inherit" w:eastAsia="Times New Roman" w:hAnsi="inherit" w:cs="Courier New"/>
          <w:color w:val="303336"/>
          <w:sz w:val="20"/>
          <w:szCs w:val="20"/>
          <w:bdr w:val="none" w:sz="0" w:space="0" w:color="auto" w:frame="1"/>
          <w:lang w:eastAsia="en-IN"/>
        </w:rPr>
        <w:t>;</w:t>
      </w:r>
    </w:p>
    <w:p w:rsidR="009E63C1" w:rsidRPr="009E63C1" w:rsidRDefault="009E63C1" w:rsidP="009E63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ind w:left="450"/>
        <w:textAlignment w:val="baseline"/>
        <w:rPr>
          <w:rFonts w:ascii="Consolas" w:eastAsia="Times New Roman" w:hAnsi="Consolas" w:cs="Courier New"/>
          <w:color w:val="393318"/>
          <w:sz w:val="20"/>
          <w:szCs w:val="20"/>
          <w:lang w:eastAsia="en-IN"/>
        </w:rPr>
      </w:pPr>
      <w:r w:rsidRPr="009E63C1">
        <w:rPr>
          <w:rFonts w:ascii="inherit" w:eastAsia="Times New Roman" w:hAnsi="inherit" w:cs="Courier New"/>
          <w:color w:val="303336"/>
          <w:sz w:val="20"/>
          <w:szCs w:val="20"/>
          <w:bdr w:val="none" w:sz="0" w:space="0" w:color="auto" w:frame="1"/>
          <w:lang w:eastAsia="en-IN"/>
        </w:rPr>
        <w:t>}</w:t>
      </w:r>
    </w:p>
    <w:p w:rsidR="009E63C1"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br/>
        <w:t>98.What is Future Object?</w:t>
      </w:r>
      <w:r w:rsidRPr="00094CB6">
        <w:rPr>
          <w:rFonts w:asciiTheme="minorHAnsi" w:hAnsiTheme="minorHAnsi" w:cstheme="minorHAnsi"/>
          <w:color w:val="FF0000"/>
          <w:sz w:val="28"/>
          <w:szCs w:val="28"/>
        </w:rPr>
        <w:br/>
        <w:t>99.What is the Pooled Connection Pooling?</w:t>
      </w:r>
    </w:p>
    <w:p w:rsidR="009E63C1" w:rsidRDefault="009E63C1"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Connection pooling</w:t>
      </w:r>
      <w:r>
        <w:rPr>
          <w:rFonts w:ascii="Arial" w:hAnsi="Arial" w:cs="Arial"/>
          <w:color w:val="222222"/>
          <w:shd w:val="clear" w:color="auto" w:fill="FFFFFF"/>
        </w:rPr>
        <w:t> is a pattern used by software applications to </w:t>
      </w:r>
      <w:r>
        <w:rPr>
          <w:rFonts w:ascii="Arial" w:hAnsi="Arial" w:cs="Arial"/>
          <w:b/>
          <w:bCs/>
          <w:color w:val="222222"/>
          <w:shd w:val="clear" w:color="auto" w:fill="FFFFFF"/>
        </w:rPr>
        <w:t>connect</w:t>
      </w:r>
      <w:r>
        <w:rPr>
          <w:rFonts w:ascii="Arial" w:hAnsi="Arial" w:cs="Arial"/>
          <w:color w:val="222222"/>
          <w:shd w:val="clear" w:color="auto" w:fill="FFFFFF"/>
        </w:rPr>
        <w:t> to databases using a pre-created set of reusable </w:t>
      </w:r>
      <w:r>
        <w:rPr>
          <w:rFonts w:ascii="Arial" w:hAnsi="Arial" w:cs="Arial"/>
          <w:b/>
          <w:bCs/>
          <w:color w:val="222222"/>
          <w:shd w:val="clear" w:color="auto" w:fill="FFFFFF"/>
        </w:rPr>
        <w:t>connection</w:t>
      </w:r>
      <w:r>
        <w:rPr>
          <w:rFonts w:ascii="Arial" w:hAnsi="Arial" w:cs="Arial"/>
          <w:color w:val="222222"/>
          <w:shd w:val="clear" w:color="auto" w:fill="FFFFFF"/>
        </w:rPr>
        <w:t> objects. When a new </w:t>
      </w:r>
      <w:r>
        <w:rPr>
          <w:rFonts w:ascii="Arial" w:hAnsi="Arial" w:cs="Arial"/>
          <w:b/>
          <w:bCs/>
          <w:color w:val="222222"/>
          <w:shd w:val="clear" w:color="auto" w:fill="FFFFFF"/>
        </w:rPr>
        <w:t>connection</w:t>
      </w:r>
      <w:r>
        <w:rPr>
          <w:rFonts w:ascii="Arial" w:hAnsi="Arial" w:cs="Arial"/>
          <w:color w:val="222222"/>
          <w:shd w:val="clear" w:color="auto" w:fill="FFFFFF"/>
        </w:rPr>
        <w:t> is required, an existing </w:t>
      </w:r>
      <w:r>
        <w:rPr>
          <w:rFonts w:ascii="Arial" w:hAnsi="Arial" w:cs="Arial"/>
          <w:b/>
          <w:bCs/>
          <w:color w:val="222222"/>
          <w:shd w:val="clear" w:color="auto" w:fill="FFFFFF"/>
        </w:rPr>
        <w:t>connection</w:t>
      </w:r>
      <w:r>
        <w:rPr>
          <w:rFonts w:ascii="Arial" w:hAnsi="Arial" w:cs="Arial"/>
          <w:color w:val="222222"/>
          <w:shd w:val="clear" w:color="auto" w:fill="FFFFFF"/>
        </w:rPr>
        <w:t> is retrieved from the </w:t>
      </w:r>
      <w:r>
        <w:rPr>
          <w:rFonts w:ascii="Arial" w:hAnsi="Arial" w:cs="Arial"/>
          <w:b/>
          <w:bCs/>
          <w:color w:val="222222"/>
          <w:shd w:val="clear" w:color="auto" w:fill="FFFFFF"/>
        </w:rPr>
        <w:t>pool</w:t>
      </w:r>
      <w:r>
        <w:rPr>
          <w:rFonts w:ascii="Arial" w:hAnsi="Arial" w:cs="Arial"/>
          <w:color w:val="222222"/>
          <w:shd w:val="clear" w:color="auto" w:fill="FFFFFF"/>
        </w:rPr>
        <w:t>. ... Many </w:t>
      </w:r>
      <w:r>
        <w:rPr>
          <w:rFonts w:ascii="Arial" w:hAnsi="Arial" w:cs="Arial"/>
          <w:b/>
          <w:bCs/>
          <w:color w:val="222222"/>
          <w:shd w:val="clear" w:color="auto" w:fill="FFFFFF"/>
        </w:rPr>
        <w:t>Java</w:t>
      </w:r>
      <w:r>
        <w:rPr>
          <w:rFonts w:ascii="Arial" w:hAnsi="Arial" w:cs="Arial"/>
          <w:color w:val="222222"/>
          <w:shd w:val="clear" w:color="auto" w:fill="FFFFFF"/>
        </w:rPr>
        <w:t> Application Frameworks include their own </w:t>
      </w:r>
      <w:r>
        <w:rPr>
          <w:rFonts w:ascii="Arial" w:hAnsi="Arial" w:cs="Arial"/>
          <w:b/>
          <w:bCs/>
          <w:color w:val="222222"/>
          <w:shd w:val="clear" w:color="auto" w:fill="FFFFFF"/>
        </w:rPr>
        <w:t>connection pooling</w:t>
      </w:r>
      <w:r>
        <w:rPr>
          <w:rFonts w:ascii="Arial" w:hAnsi="Arial" w:cs="Arial"/>
          <w:color w:val="222222"/>
          <w:shd w:val="clear" w:color="auto" w:fill="FFFFFF"/>
        </w:rPr>
        <w:t> APIs.</w:t>
      </w:r>
    </w:p>
    <w:p w:rsidR="009E63C1" w:rsidRDefault="009E63C1" w:rsidP="009E63C1">
      <w:pPr>
        <w:pStyle w:val="Heading2"/>
        <w:shd w:val="clear" w:color="auto" w:fill="FFFFFF"/>
        <w:spacing w:before="375" w:after="375"/>
        <w:rPr>
          <w:rFonts w:ascii="Arial" w:hAnsi="Arial" w:cs="Arial"/>
          <w:color w:val="17161A"/>
          <w:spacing w:val="-5"/>
        </w:rPr>
      </w:pPr>
      <w:r>
        <w:rPr>
          <w:rFonts w:ascii="Arial" w:hAnsi="Arial" w:cs="Arial"/>
          <w:color w:val="17161A"/>
          <w:spacing w:val="-5"/>
        </w:rPr>
        <w:t>C3P0</w:t>
      </w:r>
    </w:p>
    <w:p w:rsidR="009E63C1" w:rsidRDefault="009E63C1" w:rsidP="009E63C1">
      <w:pPr>
        <w:pStyle w:val="Heading2"/>
        <w:shd w:val="clear" w:color="auto" w:fill="FFFFFF"/>
        <w:spacing w:before="375" w:after="375"/>
        <w:rPr>
          <w:rFonts w:ascii="Arial" w:hAnsi="Arial" w:cs="Arial"/>
          <w:color w:val="17161A"/>
          <w:spacing w:val="-5"/>
        </w:rPr>
      </w:pPr>
      <w:r>
        <w:rPr>
          <w:rFonts w:ascii="Arial" w:hAnsi="Arial" w:cs="Arial"/>
          <w:color w:val="17161A"/>
          <w:spacing w:val="-5"/>
        </w:rPr>
        <w:t>Proxool</w:t>
      </w:r>
    </w:p>
    <w:p w:rsidR="003041A3"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JAVA 8</w:t>
      </w:r>
      <w:r w:rsidRPr="00094CB6">
        <w:rPr>
          <w:rFonts w:asciiTheme="minorHAnsi" w:hAnsiTheme="minorHAnsi" w:cstheme="minorHAnsi"/>
          <w:color w:val="FF0000"/>
          <w:sz w:val="28"/>
          <w:szCs w:val="28"/>
        </w:rPr>
        <w:br/>
        <w:t>100.What are features of there Java 8?</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Lambda Expressions</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Pipelines and Streams</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Date and Time API</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Default Methods</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Type Annotations</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Nashorn JavaScript Engine</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Concurrent Accumulators</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Parallel operations</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PermGen Space Removed</w:t>
      </w:r>
    </w:p>
    <w:p w:rsidR="003041A3" w:rsidRPr="003041A3" w:rsidRDefault="003041A3" w:rsidP="0013606E">
      <w:pPr>
        <w:numPr>
          <w:ilvl w:val="0"/>
          <w:numId w:val="112"/>
        </w:numPr>
        <w:spacing w:before="100" w:beforeAutospacing="1" w:after="100" w:afterAutospacing="1" w:line="408" w:lineRule="atLeast"/>
        <w:rPr>
          <w:rFonts w:ascii="Georgia" w:eastAsia="Times New Roman" w:hAnsi="Georgia" w:cs="Times New Roman"/>
          <w:color w:val="2F2F2F"/>
          <w:sz w:val="26"/>
          <w:szCs w:val="26"/>
          <w:lang w:eastAsia="en-IN"/>
        </w:rPr>
      </w:pPr>
      <w:r w:rsidRPr="003041A3">
        <w:rPr>
          <w:rFonts w:ascii="Georgia" w:eastAsia="Times New Roman" w:hAnsi="Georgia" w:cs="Times New Roman"/>
          <w:color w:val="2F2F2F"/>
          <w:sz w:val="26"/>
          <w:szCs w:val="26"/>
          <w:lang w:eastAsia="en-IN"/>
        </w:rPr>
        <w:t>TLS SNI</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101.What is Lambda Expression?an d What is Functional Interface?</w:t>
      </w:r>
      <w:r w:rsidRPr="00094CB6">
        <w:rPr>
          <w:rFonts w:asciiTheme="minorHAnsi" w:hAnsiTheme="minorHAnsi" w:cstheme="minorHAnsi"/>
          <w:color w:val="FF0000"/>
          <w:sz w:val="28"/>
          <w:szCs w:val="28"/>
        </w:rPr>
        <w:br/>
        <w:t>102.What is Stream?and What Stream Pipeline operations(write the code).</w:t>
      </w:r>
      <w:r w:rsidRPr="00094CB6">
        <w:rPr>
          <w:rFonts w:asciiTheme="minorHAnsi" w:hAnsiTheme="minorHAnsi" w:cstheme="minorHAnsi"/>
          <w:color w:val="FF0000"/>
          <w:sz w:val="28"/>
          <w:szCs w:val="28"/>
        </w:rPr>
        <w:br/>
        <w:t>103.Changed Internal of Hashmap in Java?</w:t>
      </w:r>
      <w:r w:rsidRPr="00094CB6">
        <w:rPr>
          <w:rFonts w:asciiTheme="minorHAnsi" w:hAnsiTheme="minorHAnsi" w:cstheme="minorHAnsi"/>
          <w:color w:val="FF0000"/>
          <w:sz w:val="28"/>
          <w:szCs w:val="28"/>
        </w:rPr>
        <w:br/>
        <w:t>104.Why Static and default methods are Provided in Java 8?</w:t>
      </w:r>
    </w:p>
    <w:p w:rsidR="003041A3"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Spring Boot</w:t>
      </w:r>
      <w:r w:rsidRPr="00094CB6">
        <w:rPr>
          <w:rFonts w:asciiTheme="minorHAnsi" w:hAnsiTheme="minorHAnsi" w:cstheme="minorHAnsi"/>
          <w:color w:val="FF0000"/>
          <w:sz w:val="28"/>
          <w:szCs w:val="28"/>
        </w:rPr>
        <w:br/>
        <w:t>105.What is difference between Spring MVC and Spring Boot</w:t>
      </w:r>
    </w:p>
    <w:p w:rsidR="003041A3" w:rsidRPr="003041A3" w:rsidRDefault="003041A3" w:rsidP="003041A3">
      <w:pPr>
        <w:pStyle w:val="Heading2"/>
        <w:rPr>
          <w:rFonts w:ascii="Verdana" w:hAnsi="Verdana"/>
          <w:color w:val="0F9D58"/>
          <w:sz w:val="22"/>
          <w:szCs w:val="22"/>
        </w:rPr>
      </w:pPr>
      <w:r w:rsidRPr="003041A3">
        <w:rPr>
          <w:rFonts w:ascii="Verdana" w:hAnsi="Verdana"/>
          <w:color w:val="0F9D58"/>
          <w:sz w:val="22"/>
          <w:szCs w:val="22"/>
        </w:rPr>
        <w:t>What is Spring boot?</w:t>
      </w:r>
    </w:p>
    <w:p w:rsidR="003041A3" w:rsidRPr="003041A3" w:rsidRDefault="003041A3" w:rsidP="003041A3">
      <w:pPr>
        <w:pStyle w:val="NormalWeb"/>
        <w:rPr>
          <w:rFonts w:ascii="Verdana" w:hAnsi="Verdana"/>
          <w:color w:val="000000"/>
          <w:sz w:val="22"/>
          <w:szCs w:val="22"/>
        </w:rPr>
      </w:pPr>
      <w:r w:rsidRPr="003041A3">
        <w:rPr>
          <w:rFonts w:ascii="Verdana" w:hAnsi="Verdana"/>
          <w:color w:val="000000"/>
          <w:sz w:val="22"/>
          <w:szCs w:val="22"/>
        </w:rPr>
        <w:t xml:space="preserve">There were many difficulties faced by Spring programmers in the process of setting up Hibernate Datasource, Session Factory, Entity Manager, and Transaction Management. The Spring framework proved to be slow, cumbersome, and time-consuming for developers to set up any basic project </w:t>
      </w:r>
      <w:r w:rsidRPr="003041A3">
        <w:rPr>
          <w:rFonts w:ascii="Verdana" w:hAnsi="Verdana"/>
          <w:color w:val="000000"/>
          <w:sz w:val="22"/>
          <w:szCs w:val="22"/>
        </w:rPr>
        <w:lastRenderedPageBreak/>
        <w:t>that needed Spring MVC as it provided minimum functionality. Spring Boot is an extension of the popular Spring framework that was launched to eliminate the necessary boilerplate configurations for building Spring applications.</w:t>
      </w:r>
    </w:p>
    <w:p w:rsidR="003041A3" w:rsidRPr="003041A3" w:rsidRDefault="003041A3" w:rsidP="003041A3">
      <w:pPr>
        <w:pStyle w:val="Heading3"/>
        <w:rPr>
          <w:rFonts w:ascii="Verdana" w:hAnsi="Verdana"/>
          <w:color w:val="0F9D58"/>
          <w:sz w:val="22"/>
          <w:szCs w:val="22"/>
        </w:rPr>
      </w:pPr>
      <w:r w:rsidRPr="003041A3">
        <w:rPr>
          <w:rFonts w:ascii="Verdana" w:hAnsi="Verdana"/>
          <w:color w:val="0F9D58"/>
          <w:sz w:val="22"/>
          <w:szCs w:val="22"/>
        </w:rPr>
        <w:t>Feature of Spring boot</w:t>
      </w:r>
    </w:p>
    <w:p w:rsidR="003041A3" w:rsidRPr="003041A3" w:rsidRDefault="003041A3" w:rsidP="003041A3">
      <w:pPr>
        <w:pStyle w:val="NormalWeb"/>
        <w:rPr>
          <w:rFonts w:ascii="Verdana" w:hAnsi="Verdana"/>
          <w:color w:val="000000"/>
          <w:sz w:val="22"/>
          <w:szCs w:val="22"/>
        </w:rPr>
      </w:pPr>
      <w:r w:rsidRPr="003041A3">
        <w:rPr>
          <w:rFonts w:ascii="Verdana" w:hAnsi="Verdana"/>
          <w:color w:val="000000"/>
          <w:sz w:val="22"/>
          <w:szCs w:val="22"/>
        </w:rPr>
        <w:t>Spring Boot provides an opinionated view of the overall Spring platform that has laid down the base for a more effective and faster development eco-system. </w:t>
      </w:r>
      <w:r w:rsidRPr="003041A3">
        <w:rPr>
          <w:rStyle w:val="Strong"/>
          <w:rFonts w:ascii="Verdana" w:hAnsi="Verdana"/>
          <w:color w:val="000000"/>
          <w:sz w:val="22"/>
          <w:szCs w:val="22"/>
        </w:rPr>
        <w:t>Some important features of Spring Boot are:</w:t>
      </w:r>
    </w:p>
    <w:p w:rsidR="003041A3" w:rsidRPr="003041A3" w:rsidRDefault="003041A3" w:rsidP="0013606E">
      <w:pPr>
        <w:numPr>
          <w:ilvl w:val="0"/>
          <w:numId w:val="113"/>
        </w:numPr>
        <w:spacing w:before="100" w:beforeAutospacing="1" w:after="100" w:afterAutospacing="1" w:line="240" w:lineRule="auto"/>
        <w:rPr>
          <w:rFonts w:ascii="Verdana" w:hAnsi="Verdana"/>
          <w:color w:val="000000"/>
        </w:rPr>
      </w:pPr>
      <w:r w:rsidRPr="003041A3">
        <w:rPr>
          <w:rFonts w:ascii="Verdana" w:hAnsi="Verdana"/>
          <w:color w:val="000000"/>
        </w:rPr>
        <w:t>Spring boot offers opinionated ‘starter’ dependencies for the sake of simplifying the build and application configurations of the Spring framework.</w:t>
      </w:r>
    </w:p>
    <w:p w:rsidR="003041A3" w:rsidRPr="003041A3" w:rsidRDefault="003041A3" w:rsidP="0013606E">
      <w:pPr>
        <w:numPr>
          <w:ilvl w:val="0"/>
          <w:numId w:val="113"/>
        </w:numPr>
        <w:spacing w:before="100" w:beforeAutospacing="1" w:after="100" w:afterAutospacing="1" w:line="240" w:lineRule="auto"/>
        <w:rPr>
          <w:rFonts w:ascii="Verdana" w:hAnsi="Verdana"/>
          <w:color w:val="000000"/>
        </w:rPr>
      </w:pPr>
      <w:r w:rsidRPr="003041A3">
        <w:rPr>
          <w:rFonts w:ascii="Verdana" w:hAnsi="Verdana"/>
          <w:color w:val="000000"/>
        </w:rPr>
        <w:t>It offers an embedded server for avoiding the complexities of application deployment.</w:t>
      </w:r>
    </w:p>
    <w:p w:rsidR="003041A3" w:rsidRPr="003041A3" w:rsidRDefault="003041A3" w:rsidP="0013606E">
      <w:pPr>
        <w:numPr>
          <w:ilvl w:val="0"/>
          <w:numId w:val="113"/>
        </w:numPr>
        <w:spacing w:before="100" w:beforeAutospacing="1" w:after="100" w:afterAutospacing="1" w:line="240" w:lineRule="auto"/>
        <w:rPr>
          <w:rFonts w:ascii="Verdana" w:hAnsi="Verdana"/>
          <w:color w:val="000000"/>
        </w:rPr>
      </w:pPr>
      <w:r w:rsidRPr="003041A3">
        <w:rPr>
          <w:rFonts w:ascii="Verdana" w:hAnsi="Verdana"/>
          <w:color w:val="000000"/>
        </w:rPr>
        <w:t>Spring Boot presents production-ready features of the likes of health check-up, metrics gathering, auditing, HTTP tracing, etc.</w:t>
      </w:r>
    </w:p>
    <w:p w:rsidR="003041A3" w:rsidRPr="003041A3" w:rsidRDefault="003041A3" w:rsidP="0013606E">
      <w:pPr>
        <w:numPr>
          <w:ilvl w:val="0"/>
          <w:numId w:val="113"/>
        </w:numPr>
        <w:spacing w:before="100" w:beforeAutospacing="1" w:after="100" w:afterAutospacing="1" w:line="240" w:lineRule="auto"/>
        <w:rPr>
          <w:rFonts w:ascii="Verdana" w:hAnsi="Verdana"/>
          <w:color w:val="000000"/>
        </w:rPr>
      </w:pPr>
      <w:r w:rsidRPr="003041A3">
        <w:rPr>
          <w:rFonts w:ascii="Verdana" w:hAnsi="Verdana"/>
          <w:color w:val="000000"/>
        </w:rPr>
        <w:t>It presents an automatic configuration for Spring functionality as and when possible. There is absolutely no need for the manual configuration of static resource mappings, dispatcher servlet, message converters, property source loaders, etc.</w:t>
      </w:r>
    </w:p>
    <w:p w:rsidR="003041A3" w:rsidRPr="003041A3" w:rsidRDefault="003041A3" w:rsidP="0013606E">
      <w:pPr>
        <w:numPr>
          <w:ilvl w:val="0"/>
          <w:numId w:val="113"/>
        </w:numPr>
        <w:spacing w:before="100" w:beforeAutospacing="1" w:after="100" w:afterAutospacing="1" w:line="240" w:lineRule="auto"/>
        <w:rPr>
          <w:rFonts w:ascii="Verdana" w:hAnsi="Verdana"/>
          <w:color w:val="000000"/>
        </w:rPr>
      </w:pPr>
      <w:r w:rsidRPr="003041A3">
        <w:rPr>
          <w:rFonts w:ascii="Verdana" w:hAnsi="Verdana"/>
          <w:color w:val="000000"/>
        </w:rPr>
        <w:t>The Dependency Management feature of Spring Boot relates to various versions of commonly used libraries that are categorized and pre-selected in different starter POMs for being included in projects. The selection of any Spring Boot version is akin to the developer selecting dozens of various dependencies that would have to be chosen otherwise and harmonized manually.</w:t>
      </w:r>
    </w:p>
    <w:p w:rsidR="003041A3" w:rsidRPr="003041A3" w:rsidRDefault="003041A3" w:rsidP="0013606E">
      <w:pPr>
        <w:numPr>
          <w:ilvl w:val="0"/>
          <w:numId w:val="113"/>
        </w:numPr>
        <w:spacing w:before="100" w:beforeAutospacing="1" w:after="100" w:afterAutospacing="1" w:line="240" w:lineRule="auto"/>
        <w:rPr>
          <w:rFonts w:ascii="Verdana" w:hAnsi="Verdana"/>
          <w:color w:val="000000"/>
        </w:rPr>
      </w:pPr>
      <w:r w:rsidRPr="003041A3">
        <w:rPr>
          <w:rFonts w:ascii="Verdana" w:hAnsi="Verdana"/>
          <w:color w:val="000000"/>
        </w:rPr>
        <w:t>In Spring Boot, the feature of Advanced Externalized Configuration offers a big list of bean-specific properties that are capable of being configured via the application. Properties file, even without the inclusion of java or xml config.</w:t>
      </w:r>
    </w:p>
    <w:p w:rsidR="003041A3" w:rsidRPr="003041A3" w:rsidRDefault="003041A3" w:rsidP="0013606E">
      <w:pPr>
        <w:numPr>
          <w:ilvl w:val="0"/>
          <w:numId w:val="113"/>
        </w:numPr>
        <w:spacing w:before="100" w:beforeAutospacing="1" w:after="100" w:afterAutospacing="1" w:line="240" w:lineRule="auto"/>
        <w:rPr>
          <w:rFonts w:ascii="Verdana" w:hAnsi="Verdana"/>
          <w:color w:val="000000"/>
        </w:rPr>
      </w:pPr>
      <w:r w:rsidRPr="003041A3">
        <w:rPr>
          <w:rFonts w:ascii="Verdana" w:hAnsi="Verdana"/>
          <w:color w:val="000000"/>
        </w:rPr>
        <w:t>Spring Boot packages applications as a runnable jar that have embedded tomcat features for being presented as self-contained deployment units.</w:t>
      </w:r>
    </w:p>
    <w:p w:rsidR="003041A3" w:rsidRPr="003041A3" w:rsidRDefault="003041A3" w:rsidP="003041A3">
      <w:pPr>
        <w:pStyle w:val="Heading2"/>
        <w:shd w:val="clear" w:color="auto" w:fill="E5E7E9"/>
        <w:rPr>
          <w:rFonts w:ascii="Verdana" w:hAnsi="Verdana"/>
          <w:color w:val="0F9D58"/>
          <w:sz w:val="22"/>
          <w:szCs w:val="22"/>
        </w:rPr>
      </w:pPr>
      <w:r w:rsidRPr="003041A3">
        <w:rPr>
          <w:rFonts w:ascii="Verdana" w:hAnsi="Verdana"/>
          <w:color w:val="0F9D58"/>
          <w:sz w:val="22"/>
          <w:szCs w:val="22"/>
        </w:rPr>
        <w:t>Key difference between Spring MVC and Spring boot</w:t>
      </w:r>
    </w:p>
    <w:p w:rsidR="003041A3" w:rsidRPr="003041A3" w:rsidRDefault="003041A3" w:rsidP="003041A3">
      <w:pPr>
        <w:pStyle w:val="NormalWeb"/>
        <w:shd w:val="clear" w:color="auto" w:fill="E5E7E9"/>
        <w:rPr>
          <w:rFonts w:ascii="Verdana" w:hAnsi="Verdana"/>
          <w:color w:val="000000"/>
          <w:sz w:val="22"/>
          <w:szCs w:val="22"/>
        </w:rPr>
      </w:pPr>
      <w:r w:rsidRPr="003041A3">
        <w:rPr>
          <w:rFonts w:ascii="Verdana" w:hAnsi="Verdana"/>
          <w:color w:val="000000"/>
          <w:sz w:val="22"/>
          <w:szCs w:val="22"/>
        </w:rPr>
        <w:t>Spring MVC serves as a fully-equipped HTTP oriented MVC framework that’s managed by the popular Spring Framework; it has its base in Servlets. Spring MVC can be equated to JSF in the JavaEE stack. In Spring MVC, the most popular elements are in the form of classes annotated with </w:t>
      </w:r>
      <w:r w:rsidRPr="003041A3">
        <w:rPr>
          <w:rStyle w:val="Strong"/>
          <w:rFonts w:ascii="Verdana" w:hAnsi="Verdana"/>
          <w:color w:val="000000"/>
          <w:sz w:val="22"/>
          <w:szCs w:val="22"/>
        </w:rPr>
        <w:t>@Controller</w:t>
      </w:r>
      <w:r w:rsidRPr="003041A3">
        <w:rPr>
          <w:rFonts w:ascii="Verdana" w:hAnsi="Verdana"/>
          <w:color w:val="000000"/>
          <w:sz w:val="22"/>
          <w:szCs w:val="22"/>
        </w:rPr>
        <w:t>. These classes help implement methods that may be accessed using various HTTP requests. Spring MVC has an equivalent in the form of </w:t>
      </w:r>
      <w:r w:rsidRPr="003041A3">
        <w:rPr>
          <w:rStyle w:val="Strong"/>
          <w:rFonts w:ascii="Verdana" w:hAnsi="Verdana"/>
          <w:color w:val="000000"/>
          <w:sz w:val="22"/>
          <w:szCs w:val="22"/>
        </w:rPr>
        <w:t>@RestController </w:t>
      </w:r>
      <w:r w:rsidRPr="003041A3">
        <w:rPr>
          <w:rFonts w:ascii="Verdana" w:hAnsi="Verdana"/>
          <w:color w:val="000000"/>
          <w:sz w:val="22"/>
          <w:szCs w:val="22"/>
        </w:rPr>
        <w:t>for the cause of implementing REST-based APIs.</w:t>
      </w:r>
    </w:p>
    <w:p w:rsidR="003041A3" w:rsidRPr="003041A3" w:rsidRDefault="003041A3" w:rsidP="003041A3">
      <w:pPr>
        <w:pStyle w:val="NormalWeb"/>
        <w:shd w:val="clear" w:color="auto" w:fill="E5E7E9"/>
        <w:rPr>
          <w:rFonts w:ascii="Verdana" w:hAnsi="Verdana"/>
          <w:color w:val="000000"/>
          <w:sz w:val="22"/>
          <w:szCs w:val="22"/>
        </w:rPr>
      </w:pPr>
      <w:r w:rsidRPr="003041A3">
        <w:rPr>
          <w:rFonts w:ascii="Verdana" w:hAnsi="Verdana"/>
          <w:color w:val="000000"/>
          <w:sz w:val="22"/>
          <w:szCs w:val="22"/>
        </w:rPr>
        <w:t>Spring Boot is a vital utility that helps in quick and efficient setting up of applications. It provides out of the box configurations with a view of building different types of Spring-powered applications. Spring MVC is a Spring framework that is used by developers for creating web applications. On the other hand, Spring boot mainly serves as a useful Spring-based, production-ready initialize for projects. This is one of the main differences between spring and spring boot.</w:t>
      </w:r>
    </w:p>
    <w:p w:rsidR="003041A3" w:rsidRPr="003041A3" w:rsidRDefault="003041A3" w:rsidP="002E3E77">
      <w:pPr>
        <w:pStyle w:val="NormalWeb"/>
        <w:shd w:val="clear" w:color="auto" w:fill="FFFFFF"/>
        <w:spacing w:before="90" w:beforeAutospacing="0" w:after="90" w:afterAutospacing="0"/>
        <w:rPr>
          <w:rFonts w:asciiTheme="minorHAnsi" w:hAnsiTheme="minorHAnsi" w:cstheme="minorHAnsi"/>
          <w:color w:val="FF0000"/>
          <w:sz w:val="22"/>
          <w:szCs w:val="22"/>
        </w:rPr>
      </w:pPr>
    </w:p>
    <w:p w:rsidR="003041A3" w:rsidRPr="003041A3" w:rsidRDefault="003041A3" w:rsidP="003041A3">
      <w:pPr>
        <w:pStyle w:val="NormalWeb"/>
        <w:rPr>
          <w:rFonts w:ascii="Verdana" w:hAnsi="Verdana"/>
          <w:color w:val="000000"/>
          <w:sz w:val="22"/>
          <w:szCs w:val="22"/>
        </w:rPr>
      </w:pPr>
      <w:r w:rsidRPr="003041A3">
        <w:rPr>
          <w:rStyle w:val="Strong"/>
          <w:rFonts w:ascii="Verdana" w:eastAsiaTheme="majorEastAsia" w:hAnsi="Verdana"/>
          <w:color w:val="000000"/>
          <w:sz w:val="22"/>
          <w:szCs w:val="22"/>
        </w:rPr>
        <w:t>Spring:</w:t>
      </w:r>
    </w:p>
    <w:p w:rsidR="003041A3" w:rsidRPr="003041A3" w:rsidRDefault="003041A3" w:rsidP="003041A3">
      <w:pPr>
        <w:pStyle w:val="NormalWeb"/>
        <w:rPr>
          <w:rFonts w:ascii="Verdana" w:hAnsi="Verdana"/>
          <w:color w:val="000000"/>
          <w:sz w:val="22"/>
          <w:szCs w:val="22"/>
        </w:rPr>
      </w:pPr>
      <w:r w:rsidRPr="003041A3">
        <w:rPr>
          <w:rStyle w:val="Strong"/>
          <w:rFonts w:ascii="Verdana" w:eastAsiaTheme="majorEastAsia" w:hAnsi="Verdana"/>
          <w:color w:val="000000"/>
          <w:sz w:val="22"/>
          <w:szCs w:val="22"/>
        </w:rPr>
        <w:t>1.</w:t>
      </w:r>
      <w:r w:rsidRPr="003041A3">
        <w:rPr>
          <w:rFonts w:ascii="Verdana" w:hAnsi="Verdana"/>
          <w:color w:val="000000"/>
          <w:sz w:val="22"/>
          <w:szCs w:val="22"/>
        </w:rPr>
        <w:t> The main difference lies in</w:t>
      </w:r>
      <w:r w:rsidRPr="003041A3">
        <w:rPr>
          <w:rStyle w:val="Strong"/>
          <w:rFonts w:ascii="Verdana" w:eastAsiaTheme="majorEastAsia" w:hAnsi="Verdana"/>
          <w:color w:val="000000"/>
          <w:sz w:val="22"/>
          <w:szCs w:val="22"/>
        </w:rPr>
        <w:t> "Test-ability."</w:t>
      </w:r>
      <w:r w:rsidRPr="003041A3">
        <w:rPr>
          <w:rFonts w:ascii="Verdana" w:hAnsi="Verdana"/>
          <w:color w:val="000000"/>
          <w:sz w:val="22"/>
          <w:szCs w:val="22"/>
        </w:rPr>
        <w:br/>
      </w:r>
      <w:r w:rsidRPr="003041A3">
        <w:rPr>
          <w:rStyle w:val="Strong"/>
          <w:rFonts w:ascii="Verdana" w:eastAsiaTheme="majorEastAsia" w:hAnsi="Verdana"/>
          <w:color w:val="000000"/>
          <w:sz w:val="22"/>
          <w:szCs w:val="22"/>
        </w:rPr>
        <w:t>2.</w:t>
      </w:r>
      <w:r w:rsidRPr="003041A3">
        <w:rPr>
          <w:rFonts w:ascii="Verdana" w:hAnsi="Verdana"/>
          <w:color w:val="000000"/>
          <w:sz w:val="22"/>
          <w:szCs w:val="22"/>
        </w:rPr>
        <w:t> Spring comes packaged with DI and IOC that automate all the hard work and cut out the need for manual interventions to a huge extent. So, even as Spring app developers define class objects manually, they may want to use Di for annotating with </w:t>
      </w:r>
      <w:r w:rsidRPr="003041A3">
        <w:rPr>
          <w:rStyle w:val="Strong"/>
          <w:rFonts w:ascii="Verdana" w:eastAsiaTheme="majorEastAsia" w:hAnsi="Verdana"/>
          <w:color w:val="000000"/>
          <w:sz w:val="22"/>
          <w:szCs w:val="22"/>
        </w:rPr>
        <w:t>@Service</w:t>
      </w:r>
      <w:r w:rsidRPr="003041A3">
        <w:rPr>
          <w:rFonts w:ascii="Verdana" w:hAnsi="Verdana"/>
          <w:color w:val="000000"/>
          <w:sz w:val="22"/>
          <w:szCs w:val="22"/>
        </w:rPr>
        <w:t> or </w:t>
      </w:r>
      <w:r w:rsidRPr="003041A3">
        <w:rPr>
          <w:rStyle w:val="Strong"/>
          <w:rFonts w:ascii="Verdana" w:eastAsiaTheme="majorEastAsia" w:hAnsi="Verdana"/>
          <w:color w:val="000000"/>
          <w:sz w:val="22"/>
          <w:szCs w:val="22"/>
        </w:rPr>
        <w:t>@Component</w:t>
      </w:r>
      <w:r w:rsidRPr="003041A3">
        <w:rPr>
          <w:rFonts w:ascii="Verdana" w:hAnsi="Verdana"/>
          <w:color w:val="000000"/>
          <w:sz w:val="22"/>
          <w:szCs w:val="22"/>
        </w:rPr>
        <w:t> for matching and managing classes.</w:t>
      </w:r>
      <w:r w:rsidRPr="003041A3">
        <w:rPr>
          <w:rFonts w:ascii="Verdana" w:hAnsi="Verdana"/>
          <w:color w:val="000000"/>
          <w:sz w:val="22"/>
          <w:szCs w:val="22"/>
        </w:rPr>
        <w:br/>
      </w:r>
      <w:r w:rsidRPr="003041A3">
        <w:rPr>
          <w:rStyle w:val="Strong"/>
          <w:rFonts w:ascii="Verdana" w:eastAsiaTheme="majorEastAsia" w:hAnsi="Verdana"/>
          <w:color w:val="000000"/>
          <w:sz w:val="22"/>
          <w:szCs w:val="22"/>
        </w:rPr>
        <w:t>3.</w:t>
      </w:r>
      <w:r w:rsidRPr="003041A3">
        <w:rPr>
          <w:rFonts w:ascii="Verdana" w:hAnsi="Verdana"/>
          <w:color w:val="000000"/>
          <w:sz w:val="22"/>
          <w:szCs w:val="22"/>
        </w:rPr>
        <w:t> The </w:t>
      </w:r>
      <w:r w:rsidRPr="003041A3">
        <w:rPr>
          <w:rStyle w:val="Strong"/>
          <w:rFonts w:ascii="Verdana" w:eastAsiaTheme="majorEastAsia" w:hAnsi="Verdana"/>
          <w:color w:val="000000"/>
          <w:sz w:val="22"/>
          <w:szCs w:val="22"/>
        </w:rPr>
        <w:t>@Autowired</w:t>
      </w:r>
      <w:r w:rsidRPr="003041A3">
        <w:rPr>
          <w:rFonts w:ascii="Verdana" w:hAnsi="Verdana"/>
          <w:color w:val="000000"/>
          <w:sz w:val="22"/>
          <w:szCs w:val="22"/>
        </w:rPr>
        <w:t> annotation allows for the mock() function at unit testing time.</w:t>
      </w:r>
      <w:r w:rsidRPr="003041A3">
        <w:rPr>
          <w:rFonts w:ascii="Verdana" w:hAnsi="Verdana"/>
          <w:color w:val="000000"/>
          <w:sz w:val="22"/>
          <w:szCs w:val="22"/>
        </w:rPr>
        <w:br/>
      </w:r>
      <w:r w:rsidRPr="003041A3">
        <w:rPr>
          <w:rStyle w:val="Strong"/>
          <w:rFonts w:ascii="Verdana" w:eastAsiaTheme="majorEastAsia" w:hAnsi="Verdana"/>
          <w:color w:val="000000"/>
          <w:sz w:val="22"/>
          <w:szCs w:val="22"/>
        </w:rPr>
        <w:t>4.</w:t>
      </w:r>
      <w:r w:rsidRPr="003041A3">
        <w:rPr>
          <w:rFonts w:ascii="Verdana" w:hAnsi="Verdana"/>
          <w:color w:val="000000"/>
          <w:sz w:val="22"/>
          <w:szCs w:val="22"/>
        </w:rPr>
        <w:t> Unlike in JDBC, where the same code has to be written multiple times for the performance of different types of database operations, Spring goes about the act via Hibernate and ORM.</w:t>
      </w:r>
      <w:r w:rsidRPr="003041A3">
        <w:rPr>
          <w:rFonts w:ascii="Verdana" w:hAnsi="Verdana"/>
          <w:color w:val="000000"/>
          <w:sz w:val="22"/>
          <w:szCs w:val="22"/>
        </w:rPr>
        <w:br/>
      </w:r>
      <w:r w:rsidRPr="003041A3">
        <w:rPr>
          <w:rStyle w:val="Strong"/>
          <w:rFonts w:ascii="Verdana" w:eastAsiaTheme="majorEastAsia" w:hAnsi="Verdana"/>
          <w:color w:val="000000"/>
          <w:sz w:val="22"/>
          <w:szCs w:val="22"/>
        </w:rPr>
        <w:t>5.</w:t>
      </w:r>
      <w:r w:rsidRPr="003041A3">
        <w:rPr>
          <w:rFonts w:ascii="Verdana" w:hAnsi="Verdana"/>
          <w:color w:val="000000"/>
          <w:sz w:val="22"/>
          <w:szCs w:val="22"/>
        </w:rPr>
        <w:t> The Spring framework provides efficient integration with structures such as Hibernate, ORM, Junit, and Mockito.</w:t>
      </w:r>
    </w:p>
    <w:p w:rsidR="003041A3" w:rsidRPr="003041A3" w:rsidRDefault="003041A3" w:rsidP="003041A3">
      <w:pPr>
        <w:pStyle w:val="NormalWeb"/>
        <w:rPr>
          <w:rFonts w:ascii="Verdana" w:hAnsi="Verdana"/>
          <w:color w:val="000000"/>
          <w:sz w:val="22"/>
          <w:szCs w:val="22"/>
        </w:rPr>
      </w:pPr>
      <w:r w:rsidRPr="003041A3">
        <w:rPr>
          <w:rStyle w:val="Strong"/>
          <w:rFonts w:ascii="Verdana" w:eastAsiaTheme="majorEastAsia" w:hAnsi="Verdana"/>
          <w:color w:val="000000"/>
          <w:sz w:val="22"/>
          <w:szCs w:val="22"/>
        </w:rPr>
        <w:t>Spring Boot:</w:t>
      </w:r>
    </w:p>
    <w:p w:rsidR="003041A3" w:rsidRPr="003041A3" w:rsidRDefault="003041A3" w:rsidP="003041A3">
      <w:pPr>
        <w:pStyle w:val="NormalWeb"/>
        <w:rPr>
          <w:rFonts w:ascii="Verdana" w:hAnsi="Verdana"/>
          <w:color w:val="000000"/>
          <w:sz w:val="22"/>
          <w:szCs w:val="22"/>
        </w:rPr>
      </w:pPr>
      <w:r w:rsidRPr="003041A3">
        <w:rPr>
          <w:rStyle w:val="Strong"/>
          <w:rFonts w:ascii="Verdana" w:eastAsiaTheme="majorEastAsia" w:hAnsi="Verdana"/>
          <w:color w:val="000000"/>
          <w:sz w:val="22"/>
          <w:szCs w:val="22"/>
        </w:rPr>
        <w:t>1. </w:t>
      </w:r>
      <w:r w:rsidRPr="003041A3">
        <w:rPr>
          <w:rFonts w:ascii="Verdana" w:hAnsi="Verdana"/>
          <w:color w:val="000000"/>
          <w:sz w:val="22"/>
          <w:szCs w:val="22"/>
        </w:rPr>
        <w:t>It allows the creation of Quick Application that includes different microservices complete with their scope and capabilities. This feature of Spring Boot eliminates the need for managing a single, big web application.</w:t>
      </w:r>
      <w:r w:rsidRPr="003041A3">
        <w:rPr>
          <w:rFonts w:ascii="Verdana" w:hAnsi="Verdana"/>
          <w:color w:val="000000"/>
          <w:sz w:val="22"/>
          <w:szCs w:val="22"/>
        </w:rPr>
        <w:br/>
      </w:r>
      <w:r w:rsidRPr="003041A3">
        <w:rPr>
          <w:rStyle w:val="Strong"/>
          <w:rFonts w:ascii="Verdana" w:eastAsiaTheme="majorEastAsia" w:hAnsi="Verdana"/>
          <w:color w:val="000000"/>
          <w:sz w:val="22"/>
          <w:szCs w:val="22"/>
        </w:rPr>
        <w:t>2.</w:t>
      </w:r>
      <w:r w:rsidRPr="003041A3">
        <w:rPr>
          <w:rFonts w:ascii="Verdana" w:hAnsi="Verdana"/>
          <w:color w:val="000000"/>
          <w:sz w:val="22"/>
          <w:szCs w:val="22"/>
        </w:rPr>
        <w:t> In the standard Spring framework, there are several configurations of the likes of Component Scan, DispatcherServlet, View Resolver, XMLs, Web Jar, etc. On the other hand, Spring Boot allows for automatic configurations using pre-defined classpaths.</w:t>
      </w:r>
      <w:r w:rsidRPr="003041A3">
        <w:rPr>
          <w:rFonts w:ascii="Verdana" w:hAnsi="Verdana"/>
          <w:color w:val="000000"/>
          <w:sz w:val="22"/>
          <w:szCs w:val="22"/>
        </w:rPr>
        <w:br/>
      </w:r>
      <w:r w:rsidRPr="003041A3">
        <w:rPr>
          <w:rStyle w:val="Strong"/>
          <w:rFonts w:ascii="Verdana" w:eastAsiaTheme="majorEastAsia" w:hAnsi="Verdana"/>
          <w:color w:val="000000"/>
          <w:sz w:val="22"/>
          <w:szCs w:val="22"/>
        </w:rPr>
        <w:t>3.</w:t>
      </w:r>
      <w:r w:rsidRPr="003041A3">
        <w:rPr>
          <w:rFonts w:ascii="Verdana" w:hAnsi="Verdana"/>
          <w:color w:val="000000"/>
          <w:sz w:val="22"/>
          <w:szCs w:val="22"/>
        </w:rPr>
        <w:t> Spring Boot presents Default Spring Starters featuring default Spring configuration dependencies of the kinds of Spring Core, Jackson, Web-MVC, Tomcat, Data Binding, Validation, Logging, etc. Developers need not worry about versioning issues in this case.</w:t>
      </w:r>
    </w:p>
    <w:p w:rsidR="00AA080F"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106.How to configure Multiple data Sources in Spring Boot?</w:t>
      </w:r>
    </w:p>
    <w:p w:rsidR="00AA080F" w:rsidRDefault="00AA080F" w:rsidP="00AA080F">
      <w:pPr>
        <w:pStyle w:val="HTMLPreformatted"/>
        <w:textAlignment w:val="baseline"/>
        <w:rPr>
          <w:rStyle w:val="pln"/>
          <w:rFonts w:ascii="inherit" w:hAnsi="inherit"/>
          <w:color w:val="303336"/>
          <w:bdr w:val="none" w:sz="0" w:space="0" w:color="auto" w:frame="1"/>
        </w:rPr>
      </w:pPr>
      <w:r>
        <w:rPr>
          <w:rStyle w:val="pun"/>
          <w:rFonts w:ascii="inherit" w:hAnsi="inherit"/>
          <w:color w:val="303336"/>
          <w:bdr w:val="none" w:sz="0" w:space="0" w:color="auto" w:frame="1"/>
        </w:rPr>
        <w:t>#</w:t>
      </w:r>
      <w:r>
        <w:rPr>
          <w:rStyle w:val="pln"/>
          <w:rFonts w:ascii="inherit" w:hAnsi="inherit"/>
          <w:color w:val="303336"/>
          <w:bdr w:val="none" w:sz="0" w:space="0" w:color="auto" w:frame="1"/>
        </w:rPr>
        <w:t>first db</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url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r>
        <w:rPr>
          <w:rStyle w:val="pln"/>
          <w:rFonts w:ascii="inherit" w:hAnsi="inherit"/>
          <w:color w:val="303336"/>
          <w:bdr w:val="none" w:sz="0" w:space="0" w:color="auto" w:frame="1"/>
        </w:rPr>
        <w:t>url</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username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r>
        <w:rPr>
          <w:rStyle w:val="pln"/>
          <w:rFonts w:ascii="inherit" w:hAnsi="inherit"/>
          <w:color w:val="303336"/>
          <w:bdr w:val="none" w:sz="0" w:space="0" w:color="auto" w:frame="1"/>
        </w:rPr>
        <w:t>username</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password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r>
        <w:rPr>
          <w:rStyle w:val="pln"/>
          <w:rFonts w:ascii="inherit" w:hAnsi="inherit"/>
          <w:color w:val="303336"/>
          <w:bdr w:val="none" w:sz="0" w:space="0" w:color="auto" w:frame="1"/>
        </w:rPr>
        <w:t>password</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driverClassName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oracle</w:t>
      </w:r>
      <w:r>
        <w:rPr>
          <w:rStyle w:val="pun"/>
          <w:rFonts w:ascii="inherit" w:hAnsi="inherit"/>
          <w:color w:val="303336"/>
          <w:bdr w:val="none" w:sz="0" w:space="0" w:color="auto" w:frame="1"/>
        </w:rPr>
        <w:t>.</w:t>
      </w:r>
      <w:r>
        <w:rPr>
          <w:rStyle w:val="pln"/>
          <w:rFonts w:ascii="inherit" w:hAnsi="inherit"/>
          <w:color w:val="303336"/>
          <w:bdr w:val="none" w:sz="0" w:space="0" w:color="auto" w:frame="1"/>
        </w:rPr>
        <w:t>jdbc</w:t>
      </w:r>
      <w:r>
        <w:rPr>
          <w:rStyle w:val="pun"/>
          <w:rFonts w:ascii="inherit" w:hAnsi="inherit"/>
          <w:color w:val="303336"/>
          <w:bdr w:val="none" w:sz="0" w:space="0" w:color="auto" w:frame="1"/>
        </w:rPr>
        <w:t>.</w:t>
      </w:r>
      <w:r>
        <w:rPr>
          <w:rStyle w:val="typ"/>
          <w:rFonts w:ascii="inherit" w:hAnsi="inherit"/>
          <w:color w:val="2B91AF"/>
          <w:bdr w:val="none" w:sz="0" w:space="0" w:color="auto" w:frame="1"/>
        </w:rPr>
        <w:t>OracleDriver</w:t>
      </w:r>
    </w:p>
    <w:p w:rsidR="00AA080F" w:rsidRDefault="00AA080F" w:rsidP="00AA080F">
      <w:pPr>
        <w:pStyle w:val="HTMLPreformatted"/>
        <w:textAlignment w:val="baseline"/>
        <w:rPr>
          <w:rStyle w:val="pln"/>
          <w:rFonts w:ascii="inherit" w:hAnsi="inherit"/>
          <w:color w:val="303336"/>
          <w:bdr w:val="none" w:sz="0" w:space="0" w:color="auto" w:frame="1"/>
        </w:rPr>
      </w:pPr>
    </w:p>
    <w:p w:rsidR="00AA080F" w:rsidRDefault="00AA080F" w:rsidP="00AA080F">
      <w:pPr>
        <w:pStyle w:val="HTMLPreformatted"/>
        <w:textAlignment w:val="baseline"/>
        <w:rPr>
          <w:rStyle w:val="pln"/>
          <w:rFonts w:ascii="inherit" w:hAnsi="inherit"/>
          <w:color w:val="303336"/>
          <w:bdr w:val="none" w:sz="0" w:space="0" w:color="auto" w:frame="1"/>
        </w:rPr>
      </w:pP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second db </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secondDatasource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url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r>
        <w:rPr>
          <w:rStyle w:val="pln"/>
          <w:rFonts w:ascii="inherit" w:hAnsi="inherit"/>
          <w:color w:val="303336"/>
          <w:bdr w:val="none" w:sz="0" w:space="0" w:color="auto" w:frame="1"/>
        </w:rPr>
        <w:t>url</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secondDatasource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username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r>
        <w:rPr>
          <w:rStyle w:val="pln"/>
          <w:rFonts w:ascii="inherit" w:hAnsi="inherit"/>
          <w:color w:val="303336"/>
          <w:bdr w:val="none" w:sz="0" w:space="0" w:color="auto" w:frame="1"/>
        </w:rPr>
        <w:t>username</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secondDatasource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password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r>
        <w:rPr>
          <w:rStyle w:val="pln"/>
          <w:rFonts w:ascii="inherit" w:hAnsi="inherit"/>
          <w:color w:val="303336"/>
          <w:bdr w:val="none" w:sz="0" w:space="0" w:color="auto" w:frame="1"/>
        </w:rPr>
        <w:t>password</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spring</w:t>
      </w:r>
      <w:r>
        <w:rPr>
          <w:rStyle w:val="pun"/>
          <w:rFonts w:ascii="inherit" w:hAnsi="inherit"/>
          <w:color w:val="303336"/>
          <w:bdr w:val="none" w:sz="0" w:space="0" w:color="auto" w:frame="1"/>
        </w:rPr>
        <w:t>.</w:t>
      </w:r>
      <w:r>
        <w:rPr>
          <w:rStyle w:val="pln"/>
          <w:rFonts w:ascii="inherit" w:hAnsi="inherit"/>
          <w:color w:val="303336"/>
          <w:bdr w:val="none" w:sz="0" w:space="0" w:color="auto" w:frame="1"/>
        </w:rPr>
        <w:t>secondDatasource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driverClassName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oracle</w:t>
      </w:r>
      <w:r>
        <w:rPr>
          <w:rStyle w:val="pun"/>
          <w:rFonts w:ascii="inherit" w:hAnsi="inherit"/>
          <w:color w:val="303336"/>
          <w:bdr w:val="none" w:sz="0" w:space="0" w:color="auto" w:frame="1"/>
        </w:rPr>
        <w:t>.</w:t>
      </w:r>
      <w:r>
        <w:rPr>
          <w:rStyle w:val="pln"/>
          <w:rFonts w:ascii="inherit" w:hAnsi="inherit"/>
          <w:color w:val="303336"/>
          <w:bdr w:val="none" w:sz="0" w:space="0" w:color="auto" w:frame="1"/>
        </w:rPr>
        <w:t>jdbc</w:t>
      </w:r>
      <w:r>
        <w:rPr>
          <w:rStyle w:val="pun"/>
          <w:rFonts w:ascii="inherit" w:hAnsi="inherit"/>
          <w:color w:val="303336"/>
          <w:bdr w:val="none" w:sz="0" w:space="0" w:color="auto" w:frame="1"/>
        </w:rPr>
        <w:t>.</w:t>
      </w:r>
      <w:r>
        <w:rPr>
          <w:rStyle w:val="typ"/>
          <w:rFonts w:ascii="inherit" w:hAnsi="inherit"/>
          <w:color w:val="2B91AF"/>
          <w:bdr w:val="none" w:sz="0" w:space="0" w:color="auto" w:frame="1"/>
        </w:rPr>
        <w:t>OracleDriver</w:t>
      </w:r>
    </w:p>
    <w:p w:rsidR="00AA080F" w:rsidRDefault="00AA080F" w:rsidP="00AA080F">
      <w:pPr>
        <w:pStyle w:val="HTMLPreformatted"/>
        <w:textAlignment w:val="baseline"/>
        <w:rPr>
          <w:rStyle w:val="pln"/>
          <w:rFonts w:ascii="inherit" w:hAnsi="inherit"/>
          <w:color w:val="303336"/>
          <w:bdr w:val="none" w:sz="0" w:space="0" w:color="auto" w:frame="1"/>
        </w:rPr>
      </w:pPr>
    </w:p>
    <w:p w:rsidR="00AA080F" w:rsidRDefault="00AA080F" w:rsidP="00AA080F">
      <w:pPr>
        <w:pStyle w:val="HTMLPreformatted"/>
        <w:textAlignment w:val="baseline"/>
        <w:rPr>
          <w:rStyle w:val="pln"/>
          <w:rFonts w:ascii="inherit" w:hAnsi="inherit"/>
          <w:color w:val="303336"/>
          <w:bdr w:val="none" w:sz="0" w:space="0" w:color="auto" w:frame="1"/>
        </w:rPr>
      </w:pPr>
    </w:p>
    <w:p w:rsidR="00AA080F" w:rsidRDefault="00AA080F" w:rsidP="00AA080F">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@Bean</w:t>
      </w:r>
    </w:p>
    <w:p w:rsidR="00AA080F" w:rsidRDefault="00AA080F" w:rsidP="00AA080F">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@Primary</w:t>
      </w:r>
    </w:p>
    <w:p w:rsidR="00AA080F" w:rsidRDefault="00AA080F" w:rsidP="00AA080F">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@ConfigurationProperties</w:t>
      </w:r>
      <w:r>
        <w:rPr>
          <w:rStyle w:val="pun"/>
          <w:rFonts w:ascii="inherit" w:hAnsi="inherit"/>
          <w:color w:val="303336"/>
          <w:bdr w:val="none" w:sz="0" w:space="0" w:color="auto" w:frame="1"/>
        </w:rPr>
        <w:t>(</w:t>
      </w:r>
      <w:r>
        <w:rPr>
          <w:rStyle w:val="pln"/>
          <w:rFonts w:ascii="inherit" w:hAnsi="inherit"/>
          <w:color w:val="303336"/>
          <w:bdr w:val="none" w:sz="0" w:space="0" w:color="auto" w:frame="1"/>
        </w:rPr>
        <w:t>prefix</w:t>
      </w:r>
      <w:r>
        <w:rPr>
          <w:rStyle w:val="pun"/>
          <w:rFonts w:ascii="inherit" w:hAnsi="inherit"/>
          <w:color w:val="303336"/>
          <w:bdr w:val="none" w:sz="0" w:space="0" w:color="auto" w:frame="1"/>
        </w:rPr>
        <w:t>=</w:t>
      </w:r>
      <w:r>
        <w:rPr>
          <w:rStyle w:val="str"/>
          <w:rFonts w:ascii="inherit" w:hAnsi="inherit"/>
          <w:color w:val="7D2727"/>
          <w:bdr w:val="none" w:sz="0" w:space="0" w:color="auto" w:frame="1"/>
        </w:rPr>
        <w:t>"spring.datasource"</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kwd"/>
          <w:rFonts w:ascii="inherit" w:hAnsi="inherit"/>
          <w:color w:val="101094"/>
          <w:bdr w:val="none" w:sz="0" w:space="0" w:color="auto" w:frame="1"/>
        </w:rPr>
        <w:t>public</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DataSource</w:t>
      </w:r>
      <w:r>
        <w:rPr>
          <w:rStyle w:val="pln"/>
          <w:rFonts w:ascii="inherit" w:hAnsi="inherit"/>
          <w:color w:val="303336"/>
          <w:bdr w:val="none" w:sz="0" w:space="0" w:color="auto" w:frame="1"/>
        </w:rPr>
        <w:t xml:space="preserve"> primaryDataSource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return</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DataSourceBuilder</w:t>
      </w:r>
      <w:r>
        <w:rPr>
          <w:rStyle w:val="pun"/>
          <w:rFonts w:ascii="inherit" w:hAnsi="inherit"/>
          <w:color w:val="303336"/>
          <w:bdr w:val="none" w:sz="0" w:space="0" w:color="auto" w:frame="1"/>
        </w:rPr>
        <w:t>.</w:t>
      </w:r>
      <w:r>
        <w:rPr>
          <w:rStyle w:val="pln"/>
          <w:rFonts w:ascii="inherit" w:hAnsi="inherit"/>
          <w:color w:val="303336"/>
          <w:bdr w:val="none" w:sz="0" w:space="0" w:color="auto" w:frame="1"/>
        </w:rPr>
        <w:t>create</w:t>
      </w:r>
      <w:r>
        <w:rPr>
          <w:rStyle w:val="pun"/>
          <w:rFonts w:ascii="inherit" w:hAnsi="inherit"/>
          <w:color w:val="303336"/>
          <w:bdr w:val="none" w:sz="0" w:space="0" w:color="auto" w:frame="1"/>
        </w:rPr>
        <w:t>().</w:t>
      </w:r>
      <w:r>
        <w:rPr>
          <w:rStyle w:val="pln"/>
          <w:rFonts w:ascii="inherit" w:hAnsi="inherit"/>
          <w:color w:val="303336"/>
          <w:bdr w:val="none" w:sz="0" w:space="0" w:color="auto" w:frame="1"/>
        </w:rPr>
        <w:t>build</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p>
    <w:p w:rsidR="00AA080F" w:rsidRDefault="00AA080F" w:rsidP="00AA080F">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@Bean</w:t>
      </w:r>
    </w:p>
    <w:p w:rsidR="00AA080F" w:rsidRDefault="00AA080F" w:rsidP="00AA080F">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lastRenderedPageBreak/>
        <w:t>@ConfigurationProperties</w:t>
      </w:r>
      <w:r>
        <w:rPr>
          <w:rStyle w:val="pun"/>
          <w:rFonts w:ascii="inherit" w:hAnsi="inherit"/>
          <w:color w:val="303336"/>
          <w:bdr w:val="none" w:sz="0" w:space="0" w:color="auto" w:frame="1"/>
        </w:rPr>
        <w:t>(</w:t>
      </w:r>
      <w:r>
        <w:rPr>
          <w:rStyle w:val="pln"/>
          <w:rFonts w:ascii="inherit" w:hAnsi="inherit"/>
          <w:color w:val="303336"/>
          <w:bdr w:val="none" w:sz="0" w:space="0" w:color="auto" w:frame="1"/>
        </w:rPr>
        <w:t>prefix</w:t>
      </w:r>
      <w:r>
        <w:rPr>
          <w:rStyle w:val="pun"/>
          <w:rFonts w:ascii="inherit" w:hAnsi="inherit"/>
          <w:color w:val="303336"/>
          <w:bdr w:val="none" w:sz="0" w:space="0" w:color="auto" w:frame="1"/>
        </w:rPr>
        <w:t>=</w:t>
      </w:r>
      <w:r>
        <w:rPr>
          <w:rStyle w:val="str"/>
          <w:rFonts w:ascii="inherit" w:hAnsi="inherit"/>
          <w:color w:val="7D2727"/>
          <w:bdr w:val="none" w:sz="0" w:space="0" w:color="auto" w:frame="1"/>
        </w:rPr>
        <w:t>"spring.secondDatasource"</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kwd"/>
          <w:rFonts w:ascii="inherit" w:hAnsi="inherit"/>
          <w:color w:val="101094"/>
          <w:bdr w:val="none" w:sz="0" w:space="0" w:color="auto" w:frame="1"/>
        </w:rPr>
        <w:t>public</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DataSource</w:t>
      </w:r>
      <w:r>
        <w:rPr>
          <w:rStyle w:val="pln"/>
          <w:rFonts w:ascii="inherit" w:hAnsi="inherit"/>
          <w:color w:val="303336"/>
          <w:bdr w:val="none" w:sz="0" w:space="0" w:color="auto" w:frame="1"/>
        </w:rPr>
        <w:t xml:space="preserve"> secondaryDataSource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pun"/>
          <w:rFonts w:ascii="inherit" w:hAnsi="inherit"/>
          <w:color w:val="303336"/>
          <w:bdr w:val="none" w:sz="0" w:space="0" w:color="auto" w:frame="1"/>
        </w:rPr>
        <w:t>{</w:t>
      </w:r>
    </w:p>
    <w:p w:rsidR="00AA080F" w:rsidRDefault="00AA080F" w:rsidP="00AA080F">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return</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DataSourceBuilder</w:t>
      </w:r>
      <w:r>
        <w:rPr>
          <w:rStyle w:val="pun"/>
          <w:rFonts w:ascii="inherit" w:hAnsi="inherit"/>
          <w:color w:val="303336"/>
          <w:bdr w:val="none" w:sz="0" w:space="0" w:color="auto" w:frame="1"/>
        </w:rPr>
        <w:t>.</w:t>
      </w:r>
      <w:r>
        <w:rPr>
          <w:rStyle w:val="pln"/>
          <w:rFonts w:ascii="inherit" w:hAnsi="inherit"/>
          <w:color w:val="303336"/>
          <w:bdr w:val="none" w:sz="0" w:space="0" w:color="auto" w:frame="1"/>
        </w:rPr>
        <w:t>create</w:t>
      </w:r>
      <w:r>
        <w:rPr>
          <w:rStyle w:val="pun"/>
          <w:rFonts w:ascii="inherit" w:hAnsi="inherit"/>
          <w:color w:val="303336"/>
          <w:bdr w:val="none" w:sz="0" w:space="0" w:color="auto" w:frame="1"/>
        </w:rPr>
        <w:t>().</w:t>
      </w:r>
      <w:r>
        <w:rPr>
          <w:rStyle w:val="pln"/>
          <w:rFonts w:ascii="inherit" w:hAnsi="inherit"/>
          <w:color w:val="303336"/>
          <w:bdr w:val="none" w:sz="0" w:space="0" w:color="auto" w:frame="1"/>
        </w:rPr>
        <w:t>build</w:t>
      </w:r>
      <w:r>
        <w:rPr>
          <w:rStyle w:val="pun"/>
          <w:rFonts w:ascii="inherit" w:hAnsi="inherit"/>
          <w:color w:val="303336"/>
          <w:bdr w:val="none" w:sz="0" w:space="0" w:color="auto" w:frame="1"/>
        </w:rPr>
        <w:t>();</w:t>
      </w:r>
    </w:p>
    <w:p w:rsidR="00AA080F" w:rsidRDefault="00AA080F" w:rsidP="00AA080F">
      <w:pPr>
        <w:pStyle w:val="HTMLPreformatted"/>
        <w:textAlignment w:val="baseline"/>
        <w:rPr>
          <w:rFonts w:ascii="Consolas" w:hAnsi="Consolas"/>
          <w:color w:val="393318"/>
        </w:rPr>
      </w:pPr>
      <w:r>
        <w:rPr>
          <w:rStyle w:val="pun"/>
          <w:rFonts w:ascii="inherit" w:hAnsi="inherit"/>
          <w:color w:val="303336"/>
          <w:bdr w:val="none" w:sz="0" w:space="0" w:color="auto" w:frame="1"/>
        </w:rPr>
        <w:t>}</w:t>
      </w:r>
    </w:p>
    <w:p w:rsidR="00AA080F" w:rsidRDefault="00AA080F"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AA080F" w:rsidRDefault="00AA080F"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AA080F" w:rsidRPr="00AA080F" w:rsidRDefault="00AA080F" w:rsidP="00AA080F">
      <w:pPr>
        <w:spacing w:after="0" w:line="240" w:lineRule="auto"/>
        <w:rPr>
          <w:rFonts w:ascii="Consolas" w:eastAsia="Times New Roman" w:hAnsi="Consolas" w:cs="Times New Roman"/>
          <w:color w:val="000000"/>
          <w:sz w:val="24"/>
          <w:szCs w:val="24"/>
          <w:shd w:val="clear" w:color="auto" w:fill="F6F8FA"/>
          <w:lang w:eastAsia="en-IN"/>
        </w:rPr>
      </w:pPr>
      <w:r w:rsidRPr="00AA080F">
        <w:rPr>
          <w:rFonts w:ascii="Consolas" w:eastAsia="Times New Roman" w:hAnsi="Consolas" w:cs="Times New Roman"/>
          <w:color w:val="5F6364"/>
          <w:sz w:val="24"/>
          <w:szCs w:val="24"/>
          <w:bdr w:val="none" w:sz="0" w:space="0" w:color="auto" w:frame="1"/>
          <w:lang w:eastAsia="en-IN"/>
        </w:rPr>
        <w:t>@Configuration</w:t>
      </w:r>
    </w:p>
    <w:p w:rsidR="00AA080F" w:rsidRPr="00AA080F" w:rsidRDefault="00AA080F" w:rsidP="00AA080F">
      <w:pPr>
        <w:spacing w:after="0" w:line="240" w:lineRule="auto"/>
        <w:rPr>
          <w:rFonts w:ascii="Consolas" w:eastAsia="Times New Roman" w:hAnsi="Consolas" w:cs="Times New Roman"/>
          <w:color w:val="000000"/>
          <w:sz w:val="24"/>
          <w:szCs w:val="24"/>
          <w:shd w:val="clear" w:color="auto" w:fill="F6F8FA"/>
          <w:lang w:eastAsia="en-IN"/>
        </w:rPr>
      </w:pPr>
      <w:r w:rsidRPr="00AA080F">
        <w:rPr>
          <w:rFonts w:ascii="Consolas" w:eastAsia="Times New Roman" w:hAnsi="Consolas" w:cs="Times New Roman"/>
          <w:color w:val="5F6364"/>
          <w:sz w:val="24"/>
          <w:szCs w:val="24"/>
          <w:bdr w:val="none" w:sz="0" w:space="0" w:color="auto" w:frame="1"/>
          <w:lang w:eastAsia="en-IN"/>
        </w:rPr>
        <w:t>@EnableTransactionManagement</w:t>
      </w:r>
    </w:p>
    <w:p w:rsidR="00AA080F" w:rsidRPr="00AA080F" w:rsidRDefault="00AA080F" w:rsidP="00AA080F">
      <w:pPr>
        <w:spacing w:after="0" w:line="240" w:lineRule="auto"/>
        <w:rPr>
          <w:rFonts w:ascii="Consolas" w:eastAsia="Times New Roman" w:hAnsi="Consolas" w:cs="Times New Roman"/>
          <w:color w:val="000000"/>
          <w:sz w:val="24"/>
          <w:szCs w:val="24"/>
          <w:shd w:val="clear" w:color="auto" w:fill="F6F8FA"/>
          <w:lang w:eastAsia="en-IN"/>
        </w:rPr>
      </w:pPr>
      <w:r w:rsidRPr="00AA080F">
        <w:rPr>
          <w:rFonts w:ascii="Consolas" w:eastAsia="Times New Roman" w:hAnsi="Consolas" w:cs="Times New Roman"/>
          <w:color w:val="5F6364"/>
          <w:sz w:val="24"/>
          <w:szCs w:val="24"/>
          <w:bdr w:val="none" w:sz="0" w:space="0" w:color="auto" w:frame="1"/>
          <w:lang w:eastAsia="en-IN"/>
        </w:rPr>
        <w:t>@EnableJpaRepositories(</w:t>
      </w:r>
    </w:p>
    <w:p w:rsidR="00AA080F" w:rsidRPr="00AA080F" w:rsidRDefault="00AA080F" w:rsidP="00AA080F">
      <w:pPr>
        <w:spacing w:after="0" w:line="240" w:lineRule="auto"/>
        <w:rPr>
          <w:rFonts w:ascii="Consolas" w:eastAsia="Times New Roman" w:hAnsi="Consolas" w:cs="Times New Roman"/>
          <w:color w:val="000000"/>
          <w:sz w:val="24"/>
          <w:szCs w:val="24"/>
          <w:shd w:val="clear" w:color="auto" w:fill="F6F8FA"/>
          <w:lang w:eastAsia="en-IN"/>
        </w:rPr>
      </w:pPr>
      <w:r w:rsidRPr="00AA080F">
        <w:rPr>
          <w:rFonts w:ascii="Consolas" w:eastAsia="Times New Roman" w:hAnsi="Consolas" w:cs="Times New Roman"/>
          <w:color w:val="000000"/>
          <w:sz w:val="24"/>
          <w:szCs w:val="24"/>
          <w:shd w:val="clear" w:color="auto" w:fill="F6F8FA"/>
          <w:lang w:eastAsia="en-IN"/>
        </w:rPr>
        <w:t xml:space="preserve"> entityManagerFactoryRef </w:t>
      </w:r>
      <w:r w:rsidRPr="00AA080F">
        <w:rPr>
          <w:rFonts w:ascii="Consolas" w:eastAsia="Times New Roman" w:hAnsi="Consolas" w:cs="Times New Roman"/>
          <w:color w:val="A67F59"/>
          <w:sz w:val="24"/>
          <w:szCs w:val="24"/>
          <w:bdr w:val="none" w:sz="0" w:space="0" w:color="auto" w:frame="1"/>
          <w:lang w:eastAsia="en-IN"/>
        </w:rPr>
        <w:t>=</w:t>
      </w:r>
      <w:r w:rsidRPr="00AA080F">
        <w:rPr>
          <w:rFonts w:ascii="Consolas" w:eastAsia="Times New Roman" w:hAnsi="Consolas" w:cs="Times New Roman"/>
          <w:color w:val="000000"/>
          <w:sz w:val="24"/>
          <w:szCs w:val="24"/>
          <w:shd w:val="clear" w:color="auto" w:fill="F6F8FA"/>
          <w:lang w:eastAsia="en-IN"/>
        </w:rPr>
        <w:t xml:space="preserve"> </w:t>
      </w:r>
      <w:r w:rsidRPr="00AA080F">
        <w:rPr>
          <w:rFonts w:ascii="Consolas" w:eastAsia="Times New Roman" w:hAnsi="Consolas" w:cs="Times New Roman"/>
          <w:color w:val="2F9C0A"/>
          <w:sz w:val="24"/>
          <w:szCs w:val="24"/>
          <w:bdr w:val="none" w:sz="0" w:space="0" w:color="auto" w:frame="1"/>
          <w:lang w:eastAsia="en-IN"/>
        </w:rPr>
        <w:t>"customerEntityManagerFactory"</w:t>
      </w:r>
      <w:r w:rsidRPr="00AA080F">
        <w:rPr>
          <w:rFonts w:ascii="Consolas" w:eastAsia="Times New Roman" w:hAnsi="Consolas" w:cs="Times New Roman"/>
          <w:color w:val="5F6364"/>
          <w:sz w:val="24"/>
          <w:szCs w:val="24"/>
          <w:bdr w:val="none" w:sz="0" w:space="0" w:color="auto" w:frame="1"/>
          <w:lang w:eastAsia="en-IN"/>
        </w:rPr>
        <w:t>,</w:t>
      </w:r>
    </w:p>
    <w:p w:rsidR="00AA080F" w:rsidRPr="00AA080F" w:rsidRDefault="00AA080F" w:rsidP="00AA080F">
      <w:pPr>
        <w:spacing w:after="0" w:line="240" w:lineRule="auto"/>
        <w:rPr>
          <w:rFonts w:ascii="Consolas" w:eastAsia="Times New Roman" w:hAnsi="Consolas" w:cs="Times New Roman"/>
          <w:color w:val="000000"/>
          <w:sz w:val="24"/>
          <w:szCs w:val="24"/>
          <w:shd w:val="clear" w:color="auto" w:fill="F6F8FA"/>
          <w:lang w:eastAsia="en-IN"/>
        </w:rPr>
      </w:pPr>
      <w:r w:rsidRPr="00AA080F">
        <w:rPr>
          <w:rFonts w:ascii="Consolas" w:eastAsia="Times New Roman" w:hAnsi="Consolas" w:cs="Times New Roman"/>
          <w:color w:val="000000"/>
          <w:sz w:val="24"/>
          <w:szCs w:val="24"/>
          <w:shd w:val="clear" w:color="auto" w:fill="F6F8FA"/>
          <w:lang w:eastAsia="en-IN"/>
        </w:rPr>
        <w:t xml:space="preserve"> transactionManagerRef </w:t>
      </w:r>
      <w:r w:rsidRPr="00AA080F">
        <w:rPr>
          <w:rFonts w:ascii="Consolas" w:eastAsia="Times New Roman" w:hAnsi="Consolas" w:cs="Times New Roman"/>
          <w:color w:val="A67F59"/>
          <w:sz w:val="24"/>
          <w:szCs w:val="24"/>
          <w:bdr w:val="none" w:sz="0" w:space="0" w:color="auto" w:frame="1"/>
          <w:lang w:eastAsia="en-IN"/>
        </w:rPr>
        <w:t>=</w:t>
      </w:r>
      <w:r w:rsidRPr="00AA080F">
        <w:rPr>
          <w:rFonts w:ascii="Consolas" w:eastAsia="Times New Roman" w:hAnsi="Consolas" w:cs="Times New Roman"/>
          <w:color w:val="000000"/>
          <w:sz w:val="24"/>
          <w:szCs w:val="24"/>
          <w:shd w:val="clear" w:color="auto" w:fill="F6F8FA"/>
          <w:lang w:eastAsia="en-IN"/>
        </w:rPr>
        <w:t xml:space="preserve"> </w:t>
      </w:r>
      <w:r w:rsidRPr="00AA080F">
        <w:rPr>
          <w:rFonts w:ascii="Consolas" w:eastAsia="Times New Roman" w:hAnsi="Consolas" w:cs="Times New Roman"/>
          <w:color w:val="2F9C0A"/>
          <w:sz w:val="24"/>
          <w:szCs w:val="24"/>
          <w:bdr w:val="none" w:sz="0" w:space="0" w:color="auto" w:frame="1"/>
          <w:lang w:eastAsia="en-IN"/>
        </w:rPr>
        <w:t>"customerTransactionManager"</w:t>
      </w:r>
      <w:r w:rsidRPr="00AA080F">
        <w:rPr>
          <w:rFonts w:ascii="Consolas" w:eastAsia="Times New Roman" w:hAnsi="Consolas" w:cs="Times New Roman"/>
          <w:color w:val="5F6364"/>
          <w:sz w:val="24"/>
          <w:szCs w:val="24"/>
          <w:bdr w:val="none" w:sz="0" w:space="0" w:color="auto" w:frame="1"/>
          <w:lang w:eastAsia="en-IN"/>
        </w:rPr>
        <w:t>,</w:t>
      </w:r>
    </w:p>
    <w:p w:rsidR="00AA080F" w:rsidRPr="00AA080F" w:rsidRDefault="00AA080F" w:rsidP="00AA080F">
      <w:pPr>
        <w:spacing w:after="0" w:line="240" w:lineRule="auto"/>
        <w:rPr>
          <w:rFonts w:ascii="Consolas" w:eastAsia="Times New Roman" w:hAnsi="Consolas" w:cs="Times New Roman"/>
          <w:color w:val="000000"/>
          <w:sz w:val="24"/>
          <w:szCs w:val="24"/>
          <w:shd w:val="clear" w:color="auto" w:fill="F6F8FA"/>
          <w:lang w:eastAsia="en-IN"/>
        </w:rPr>
      </w:pPr>
      <w:r w:rsidRPr="00AA080F">
        <w:rPr>
          <w:rFonts w:ascii="Consolas" w:eastAsia="Times New Roman" w:hAnsi="Consolas" w:cs="Times New Roman"/>
          <w:color w:val="000000"/>
          <w:sz w:val="24"/>
          <w:szCs w:val="24"/>
          <w:shd w:val="clear" w:color="auto" w:fill="F6F8FA"/>
          <w:lang w:eastAsia="en-IN"/>
        </w:rPr>
        <w:t xml:space="preserve"> basePackages </w:t>
      </w:r>
      <w:r w:rsidRPr="00AA080F">
        <w:rPr>
          <w:rFonts w:ascii="Consolas" w:eastAsia="Times New Roman" w:hAnsi="Consolas" w:cs="Times New Roman"/>
          <w:color w:val="A67F59"/>
          <w:sz w:val="24"/>
          <w:szCs w:val="24"/>
          <w:bdr w:val="none" w:sz="0" w:space="0" w:color="auto" w:frame="1"/>
          <w:lang w:eastAsia="en-IN"/>
        </w:rPr>
        <w:t>=</w:t>
      </w:r>
      <w:r w:rsidRPr="00AA080F">
        <w:rPr>
          <w:rFonts w:ascii="Consolas" w:eastAsia="Times New Roman" w:hAnsi="Consolas" w:cs="Times New Roman"/>
          <w:color w:val="000000"/>
          <w:sz w:val="24"/>
          <w:szCs w:val="24"/>
          <w:shd w:val="clear" w:color="auto" w:fill="F6F8FA"/>
          <w:lang w:eastAsia="en-IN"/>
        </w:rPr>
        <w:t xml:space="preserve"> </w:t>
      </w:r>
      <w:r w:rsidRPr="00AA080F">
        <w:rPr>
          <w:rFonts w:ascii="Consolas" w:eastAsia="Times New Roman" w:hAnsi="Consolas" w:cs="Times New Roman"/>
          <w:color w:val="5F6364"/>
          <w:sz w:val="24"/>
          <w:szCs w:val="24"/>
          <w:bdr w:val="none" w:sz="0" w:space="0" w:color="auto" w:frame="1"/>
          <w:lang w:eastAsia="en-IN"/>
        </w:rPr>
        <w:t>{</w:t>
      </w:r>
    </w:p>
    <w:p w:rsidR="00AA080F" w:rsidRPr="00AA080F" w:rsidRDefault="00AA080F" w:rsidP="00AA080F">
      <w:pPr>
        <w:spacing w:after="0" w:line="240" w:lineRule="auto"/>
        <w:rPr>
          <w:rFonts w:ascii="Consolas" w:eastAsia="Times New Roman" w:hAnsi="Consolas" w:cs="Times New Roman"/>
          <w:color w:val="000000"/>
          <w:sz w:val="24"/>
          <w:szCs w:val="24"/>
          <w:shd w:val="clear" w:color="auto" w:fill="F6F8FA"/>
          <w:lang w:eastAsia="en-IN"/>
        </w:rPr>
      </w:pPr>
      <w:r w:rsidRPr="00AA080F">
        <w:rPr>
          <w:rFonts w:ascii="Consolas" w:eastAsia="Times New Roman" w:hAnsi="Consolas" w:cs="Times New Roman"/>
          <w:color w:val="000000"/>
          <w:sz w:val="24"/>
          <w:szCs w:val="24"/>
          <w:shd w:val="clear" w:color="auto" w:fill="F6F8FA"/>
          <w:lang w:eastAsia="en-IN"/>
        </w:rPr>
        <w:t xml:space="preserve">  </w:t>
      </w:r>
      <w:r w:rsidRPr="00AA080F">
        <w:rPr>
          <w:rFonts w:ascii="Consolas" w:eastAsia="Times New Roman" w:hAnsi="Consolas" w:cs="Times New Roman"/>
          <w:color w:val="2F9C0A"/>
          <w:sz w:val="24"/>
          <w:szCs w:val="24"/>
          <w:bdr w:val="none" w:sz="0" w:space="0" w:color="auto" w:frame="1"/>
          <w:lang w:eastAsia="en-IN"/>
        </w:rPr>
        <w:t>"com.javadevjournal.customer.repo"</w:t>
      </w:r>
    </w:p>
    <w:p w:rsidR="00AA080F" w:rsidRDefault="00AA080F" w:rsidP="00AA080F">
      <w:pPr>
        <w:pStyle w:val="NormalWeb"/>
        <w:shd w:val="clear" w:color="auto" w:fill="FFFFFF"/>
        <w:spacing w:before="90" w:beforeAutospacing="0" w:after="90" w:afterAutospacing="0"/>
        <w:rPr>
          <w:rFonts w:asciiTheme="minorHAnsi" w:hAnsiTheme="minorHAnsi" w:cstheme="minorHAnsi"/>
          <w:color w:val="FF0000"/>
          <w:sz w:val="28"/>
          <w:szCs w:val="28"/>
        </w:rPr>
      </w:pPr>
      <w:r w:rsidRPr="00AA080F">
        <w:rPr>
          <w:rFonts w:ascii="Consolas" w:hAnsi="Consolas"/>
          <w:color w:val="000000"/>
          <w:shd w:val="clear" w:color="auto" w:fill="F6F8FA"/>
        </w:rPr>
        <w:t xml:space="preserve"> </w:t>
      </w:r>
      <w:r w:rsidRPr="00AA080F">
        <w:rPr>
          <w:rFonts w:ascii="Consolas" w:hAnsi="Consolas"/>
          <w:color w:val="5F6364"/>
          <w:bdr w:val="none" w:sz="0" w:space="0" w:color="auto" w:frame="1"/>
        </w:rPr>
        <w:t>}</w:t>
      </w:r>
      <w:r w:rsidR="002E3E77" w:rsidRPr="00094CB6">
        <w:rPr>
          <w:rFonts w:asciiTheme="minorHAnsi" w:hAnsiTheme="minorHAnsi" w:cstheme="minorHAnsi"/>
          <w:color w:val="FF0000"/>
          <w:sz w:val="28"/>
          <w:szCs w:val="28"/>
        </w:rPr>
        <w:br/>
        <w:t>JavaScript &amp; JQuery</w:t>
      </w:r>
      <w:r w:rsidR="002E3E77" w:rsidRPr="00094CB6">
        <w:rPr>
          <w:rFonts w:asciiTheme="minorHAnsi" w:hAnsiTheme="minorHAnsi" w:cstheme="minorHAnsi"/>
          <w:color w:val="FF0000"/>
          <w:sz w:val="28"/>
          <w:szCs w:val="28"/>
        </w:rPr>
        <w:br/>
        <w:t>107.What is closure in Java Script?</w:t>
      </w:r>
      <w:r w:rsidR="002E3E77" w:rsidRPr="00094CB6">
        <w:rPr>
          <w:rFonts w:asciiTheme="minorHAnsi" w:hAnsiTheme="minorHAnsi" w:cstheme="minorHAnsi"/>
          <w:color w:val="FF0000"/>
          <w:sz w:val="28"/>
          <w:szCs w:val="28"/>
        </w:rPr>
        <w:br/>
        <w:t>108.How to write validation logic in JavaScript?</w:t>
      </w:r>
      <w:r w:rsidR="002E3E77" w:rsidRPr="00094CB6">
        <w:rPr>
          <w:rFonts w:asciiTheme="minorHAnsi" w:hAnsiTheme="minorHAnsi" w:cstheme="minorHAnsi"/>
          <w:color w:val="FF0000"/>
          <w:sz w:val="28"/>
          <w:szCs w:val="28"/>
        </w:rPr>
        <w:br/>
        <w:t>109.How to write validation logic in JQuery?</w:t>
      </w:r>
      <w:r w:rsidR="002E3E77" w:rsidRPr="00094CB6">
        <w:rPr>
          <w:rFonts w:asciiTheme="minorHAnsi" w:hAnsiTheme="minorHAnsi" w:cstheme="minorHAnsi"/>
          <w:color w:val="FF0000"/>
          <w:sz w:val="28"/>
          <w:szCs w:val="28"/>
        </w:rPr>
        <w:br/>
        <w:t>AJAX</w:t>
      </w:r>
      <w:r w:rsidR="002E3E77" w:rsidRPr="00094CB6">
        <w:rPr>
          <w:rFonts w:asciiTheme="minorHAnsi" w:hAnsiTheme="minorHAnsi" w:cstheme="minorHAnsi"/>
          <w:color w:val="FF0000"/>
          <w:sz w:val="28"/>
          <w:szCs w:val="28"/>
        </w:rPr>
        <w:br/>
        <w:t>110.What is AJAX?How to implement it?</w:t>
      </w:r>
    </w:p>
    <w:p w:rsidR="000B2FE3" w:rsidRDefault="000B2FE3" w:rsidP="00AA080F">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Arial" w:hAnsi="Arial" w:cs="Arial"/>
          <w:b/>
          <w:bCs/>
          <w:color w:val="222222"/>
          <w:shd w:val="clear" w:color="auto" w:fill="FFFFFF"/>
        </w:rPr>
        <w:t>AJAX</w:t>
      </w:r>
      <w:r>
        <w:rPr>
          <w:rFonts w:ascii="Arial" w:hAnsi="Arial" w:cs="Arial"/>
          <w:color w:val="222222"/>
          <w:shd w:val="clear" w:color="auto" w:fill="FFFFFF"/>
        </w:rPr>
        <w:t> stands for Asynchronous JavaScript and XML. </w:t>
      </w:r>
      <w:r>
        <w:rPr>
          <w:rFonts w:ascii="Arial" w:hAnsi="Arial" w:cs="Arial"/>
          <w:b/>
          <w:bCs/>
          <w:color w:val="222222"/>
          <w:shd w:val="clear" w:color="auto" w:fill="FFFFFF"/>
        </w:rPr>
        <w:t>AJAX</w:t>
      </w:r>
      <w:r>
        <w:rPr>
          <w:rFonts w:ascii="Arial" w:hAnsi="Arial" w:cs="Arial"/>
          <w:color w:val="222222"/>
          <w:shd w:val="clear" w:color="auto" w:fill="FFFFFF"/>
        </w:rPr>
        <w:t> is a new technique for creating better, faster, and more interactive web applications with the help of XML, HTML, CSS, and Java Script</w:t>
      </w:r>
    </w:p>
    <w:p w:rsidR="006C0711" w:rsidRDefault="000B2FE3" w:rsidP="00AA080F">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AJAX</w:t>
      </w:r>
      <w:r>
        <w:rPr>
          <w:rFonts w:ascii="Arial" w:hAnsi="Arial" w:cs="Arial"/>
          <w:color w:val="222222"/>
          <w:shd w:val="clear" w:color="auto" w:fill="FFFFFF"/>
        </w:rPr>
        <w:t> uses JavaScript to send and receive data between a web browser and a web server. The </w:t>
      </w:r>
      <w:r>
        <w:rPr>
          <w:rFonts w:ascii="Arial" w:hAnsi="Arial" w:cs="Arial"/>
          <w:b/>
          <w:bCs/>
          <w:color w:val="222222"/>
          <w:shd w:val="clear" w:color="auto" w:fill="FFFFFF"/>
        </w:rPr>
        <w:t>AJAX</w:t>
      </w:r>
      <w:r>
        <w:rPr>
          <w:rFonts w:ascii="Arial" w:hAnsi="Arial" w:cs="Arial"/>
          <w:color w:val="222222"/>
          <w:shd w:val="clear" w:color="auto" w:fill="FFFFFF"/>
        </w:rPr>
        <w:t> technique makes web pages more responsive by exchanging data with the web server behind the scenes, instead of reloading an entire web page each time a user makes a change.</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77AA"/>
        </w:rPr>
        <w:t>function</w:t>
      </w:r>
      <w:r>
        <w:rPr>
          <w:rStyle w:val="token"/>
          <w:rFonts w:ascii="Consolas" w:hAnsi="Consolas"/>
          <w:color w:val="000000"/>
        </w:rPr>
        <w:t xml:space="preserve"> </w:t>
      </w:r>
      <w:r>
        <w:rPr>
          <w:rStyle w:val="token"/>
          <w:rFonts w:ascii="Consolas" w:hAnsi="Consolas"/>
          <w:color w:val="DD4A68"/>
        </w:rPr>
        <w:t>searchViaAjax</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77AA"/>
        </w:rPr>
        <w:t>var</w:t>
      </w:r>
      <w:r>
        <w:rPr>
          <w:rStyle w:val="token"/>
          <w:rFonts w:ascii="Consolas" w:hAnsi="Consolas"/>
          <w:color w:val="000000"/>
        </w:rPr>
        <w:t xml:space="preserve"> search </w:t>
      </w:r>
      <w:r>
        <w:rPr>
          <w:rStyle w:val="token"/>
          <w:rFonts w:ascii="Consolas" w:hAnsi="Consolas"/>
          <w:color w:val="A67F59"/>
        </w:rPr>
        <w:t>=</w:t>
      </w:r>
      <w:r>
        <w:rPr>
          <w:rStyle w:val="token"/>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t>search</w:t>
      </w:r>
      <w:r>
        <w:rPr>
          <w:rStyle w:val="token"/>
          <w:rFonts w:ascii="Consolas" w:hAnsi="Consolas"/>
          <w:color w:val="999999"/>
        </w:rPr>
        <w:t>[</w:t>
      </w:r>
      <w:r>
        <w:rPr>
          <w:rStyle w:val="token"/>
          <w:rFonts w:ascii="Consolas" w:hAnsi="Consolas"/>
          <w:color w:val="669900"/>
        </w:rPr>
        <w:t>"username"</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A67F59"/>
        </w:rPr>
        <w:t>=</w:t>
      </w:r>
      <w:r>
        <w:rPr>
          <w:rStyle w:val="token"/>
          <w:rFonts w:ascii="Consolas" w:hAnsi="Consolas"/>
          <w:color w:val="000000"/>
        </w:rPr>
        <w:t xml:space="preserve"> </w:t>
      </w:r>
      <w:r>
        <w:rPr>
          <w:rStyle w:val="token"/>
          <w:rFonts w:ascii="Consolas" w:hAnsi="Consolas"/>
          <w:color w:val="DD4A68"/>
        </w:rPr>
        <w:t>$</w:t>
      </w:r>
      <w:r>
        <w:rPr>
          <w:rStyle w:val="token"/>
          <w:rFonts w:ascii="Consolas" w:hAnsi="Consolas"/>
          <w:color w:val="999999"/>
        </w:rPr>
        <w:t>(</w:t>
      </w:r>
      <w:r>
        <w:rPr>
          <w:rStyle w:val="token"/>
          <w:rFonts w:ascii="Consolas" w:hAnsi="Consolas"/>
          <w:color w:val="669900"/>
        </w:rPr>
        <w:t>"#username"</w:t>
      </w:r>
      <w:r>
        <w:rPr>
          <w:rStyle w:val="token"/>
          <w:rFonts w:ascii="Consolas" w:hAnsi="Consolas"/>
          <w:color w:val="999999"/>
        </w:rPr>
        <w:t>).</w:t>
      </w:r>
      <w:r>
        <w:rPr>
          <w:rStyle w:val="token"/>
          <w:rFonts w:ascii="Consolas" w:hAnsi="Consolas"/>
          <w:color w:val="DD4A68"/>
        </w:rPr>
        <w:t>val</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t>search</w:t>
      </w:r>
      <w:r>
        <w:rPr>
          <w:rStyle w:val="token"/>
          <w:rFonts w:ascii="Consolas" w:hAnsi="Consolas"/>
          <w:color w:val="999999"/>
        </w:rPr>
        <w:t>[</w:t>
      </w:r>
      <w:r>
        <w:rPr>
          <w:rStyle w:val="token"/>
          <w:rFonts w:ascii="Consolas" w:hAnsi="Consolas"/>
          <w:color w:val="669900"/>
        </w:rPr>
        <w:t>"email"</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A67F59"/>
        </w:rPr>
        <w:t>=</w:t>
      </w:r>
      <w:r>
        <w:rPr>
          <w:rStyle w:val="token"/>
          <w:rFonts w:ascii="Consolas" w:hAnsi="Consolas"/>
          <w:color w:val="000000"/>
        </w:rPr>
        <w:t xml:space="preserve"> </w:t>
      </w:r>
      <w:r>
        <w:rPr>
          <w:rStyle w:val="token"/>
          <w:rFonts w:ascii="Consolas" w:hAnsi="Consolas"/>
          <w:color w:val="DD4A68"/>
        </w:rPr>
        <w:t>$</w:t>
      </w:r>
      <w:r>
        <w:rPr>
          <w:rStyle w:val="token"/>
          <w:rFonts w:ascii="Consolas" w:hAnsi="Consolas"/>
          <w:color w:val="999999"/>
        </w:rPr>
        <w:t>(</w:t>
      </w:r>
      <w:r>
        <w:rPr>
          <w:rStyle w:val="token"/>
          <w:rFonts w:ascii="Consolas" w:hAnsi="Consolas"/>
          <w:color w:val="669900"/>
        </w:rPr>
        <w:t>"#email"</w:t>
      </w:r>
      <w:r>
        <w:rPr>
          <w:rStyle w:val="token"/>
          <w:rFonts w:ascii="Consolas" w:hAnsi="Consolas"/>
          <w:color w:val="999999"/>
        </w:rPr>
        <w:t>).</w:t>
      </w:r>
      <w:r>
        <w:rPr>
          <w:rStyle w:val="token"/>
          <w:rFonts w:ascii="Consolas" w:hAnsi="Consolas"/>
          <w:color w:val="DD4A68"/>
        </w:rPr>
        <w:t>val</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t>$</w:t>
      </w:r>
      <w:r>
        <w:rPr>
          <w:rStyle w:val="token"/>
          <w:rFonts w:ascii="Consolas" w:hAnsi="Consolas"/>
          <w:color w:val="999999"/>
        </w:rPr>
        <w:t>.</w:t>
      </w:r>
      <w:r>
        <w:rPr>
          <w:rStyle w:val="token"/>
          <w:rFonts w:ascii="Consolas" w:hAnsi="Consolas"/>
          <w:color w:val="DD4A68"/>
        </w:rPr>
        <w:t>ajax</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type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669900"/>
        </w:rPr>
        <w:t>"POST"</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contentType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669900"/>
        </w:rPr>
        <w:t>"application/json"</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url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669900"/>
        </w:rPr>
        <w:t>"${home}search/api/getSearchResult"</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data </w:t>
      </w:r>
      <w:r>
        <w:rPr>
          <w:rStyle w:val="token"/>
          <w:rFonts w:ascii="Consolas" w:hAnsi="Consolas"/>
          <w:color w:val="999999"/>
        </w:rPr>
        <w:t>:</w:t>
      </w:r>
      <w:r>
        <w:rPr>
          <w:rStyle w:val="token"/>
          <w:rFonts w:ascii="Consolas" w:hAnsi="Consolas"/>
          <w:color w:val="000000"/>
        </w:rPr>
        <w:t xml:space="preserve"> JSON</w:t>
      </w:r>
      <w:r>
        <w:rPr>
          <w:rStyle w:val="token"/>
          <w:rFonts w:ascii="Consolas" w:hAnsi="Consolas"/>
          <w:color w:val="999999"/>
        </w:rPr>
        <w:t>.</w:t>
      </w:r>
      <w:r>
        <w:rPr>
          <w:rStyle w:val="token"/>
          <w:rFonts w:ascii="Consolas" w:hAnsi="Consolas"/>
          <w:color w:val="DD4A68"/>
        </w:rPr>
        <w:t>stringify</w:t>
      </w:r>
      <w:r>
        <w:rPr>
          <w:rStyle w:val="token"/>
          <w:rFonts w:ascii="Consolas" w:hAnsi="Consolas"/>
          <w:color w:val="999999"/>
        </w:rPr>
        <w:t>(</w:t>
      </w:r>
      <w:r>
        <w:rPr>
          <w:rStyle w:val="token"/>
          <w:rFonts w:ascii="Consolas" w:hAnsi="Consolas"/>
          <w:color w:val="000000"/>
        </w:rPr>
        <w:t>search</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dataType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669900"/>
        </w:rPr>
        <w:t>'json'</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timeout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990055"/>
        </w:rPr>
        <w:t>100000</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success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0077AA"/>
        </w:rPr>
        <w:t>function</w:t>
      </w:r>
      <w:r>
        <w:rPr>
          <w:rStyle w:val="token"/>
          <w:rFonts w:ascii="Consolas" w:hAnsi="Consolas"/>
          <w:color w:val="999999"/>
        </w:rPr>
        <w:t>(</w:t>
      </w:r>
      <w:r>
        <w:rPr>
          <w:rStyle w:val="token"/>
          <w:rFonts w:ascii="Consolas" w:hAnsi="Consolas"/>
          <w:color w:val="000000"/>
        </w:rPr>
        <w:t>data</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"SUCCESS: "</w:t>
      </w:r>
      <w:r>
        <w:rPr>
          <w:rStyle w:val="token"/>
          <w:rFonts w:ascii="Consolas" w:hAnsi="Consolas"/>
          <w:color w:val="999999"/>
        </w:rPr>
        <w:t>,</w:t>
      </w:r>
      <w:r>
        <w:rPr>
          <w:rStyle w:val="token"/>
          <w:rFonts w:ascii="Consolas" w:hAnsi="Consolas"/>
          <w:color w:val="000000"/>
        </w:rPr>
        <w:t xml:space="preserve"> data</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DD4A68"/>
        </w:rPr>
        <w:t>display</w:t>
      </w:r>
      <w:r>
        <w:rPr>
          <w:rStyle w:val="token"/>
          <w:rFonts w:ascii="Consolas" w:hAnsi="Consolas"/>
          <w:color w:val="999999"/>
        </w:rPr>
        <w:t>(</w:t>
      </w:r>
      <w:r>
        <w:rPr>
          <w:rStyle w:val="token"/>
          <w:rFonts w:ascii="Consolas" w:hAnsi="Consolas"/>
          <w:color w:val="000000"/>
        </w:rPr>
        <w:t>data</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error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0077AA"/>
        </w:rPr>
        <w:t>function</w:t>
      </w:r>
      <w:r>
        <w:rPr>
          <w:rStyle w:val="token"/>
          <w:rFonts w:ascii="Consolas" w:hAnsi="Consolas"/>
          <w:color w:val="999999"/>
        </w:rPr>
        <w:t>(</w:t>
      </w:r>
      <w:r>
        <w:rPr>
          <w:rStyle w:val="token"/>
          <w:rFonts w:ascii="Consolas" w:hAnsi="Consolas"/>
          <w:color w:val="000000"/>
        </w:rPr>
        <w:t>e</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"ERROR: "</w:t>
      </w:r>
      <w:r>
        <w:rPr>
          <w:rStyle w:val="token"/>
          <w:rFonts w:ascii="Consolas" w:hAnsi="Consolas"/>
          <w:color w:val="999999"/>
        </w:rPr>
        <w:t>,</w:t>
      </w:r>
      <w:r>
        <w:rPr>
          <w:rStyle w:val="token"/>
          <w:rFonts w:ascii="Consolas" w:hAnsi="Consolas"/>
          <w:color w:val="000000"/>
        </w:rPr>
        <w:t xml:space="preserve"> e</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DD4A68"/>
        </w:rPr>
        <w:t>display</w:t>
      </w:r>
      <w:r>
        <w:rPr>
          <w:rStyle w:val="token"/>
          <w:rFonts w:ascii="Consolas" w:hAnsi="Consolas"/>
          <w:color w:val="999999"/>
        </w:rPr>
        <w:t>(</w:t>
      </w:r>
      <w:r>
        <w:rPr>
          <w:rStyle w:val="token"/>
          <w:rFonts w:ascii="Consolas" w:hAnsi="Consolas"/>
          <w:color w:val="000000"/>
        </w:rPr>
        <w:t>e</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 xml:space="preserve">done </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0077AA"/>
        </w:rPr>
        <w:t>function</w:t>
      </w:r>
      <w:r>
        <w:rPr>
          <w:rStyle w:val="token"/>
          <w:rFonts w:ascii="Consolas" w:hAnsi="Consolas"/>
          <w:color w:val="999999"/>
        </w:rPr>
        <w:t>(</w:t>
      </w:r>
      <w:r>
        <w:rPr>
          <w:rStyle w:val="token"/>
          <w:rFonts w:ascii="Consolas" w:hAnsi="Consolas"/>
          <w:color w:val="000000"/>
        </w:rPr>
        <w:t>e</w:t>
      </w:r>
      <w:r>
        <w:rPr>
          <w:rStyle w:val="token"/>
          <w:rFonts w:ascii="Consolas" w:hAnsi="Consolas"/>
          <w:color w:val="999999"/>
        </w:rPr>
        <w:t>)</w:t>
      </w:r>
      <w:r>
        <w:rPr>
          <w:rStyle w:val="token"/>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t>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"DONE"</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lastRenderedPageBreak/>
        <w:tab/>
      </w: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DD4A68"/>
        </w:rPr>
        <w:t>enableSearchButton</w:t>
      </w:r>
      <w:r>
        <w:rPr>
          <w:rStyle w:val="token"/>
          <w:rFonts w:ascii="Consolas" w:hAnsi="Consolas"/>
          <w:color w:val="999999"/>
        </w:rPr>
        <w:t>(</w:t>
      </w:r>
      <w:r>
        <w:rPr>
          <w:rStyle w:val="token"/>
          <w:rFonts w:ascii="Consolas" w:hAnsi="Consolas"/>
          <w:color w:val="990055"/>
        </w:rPr>
        <w:t>true</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000000"/>
        </w:rPr>
        <w:tab/>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000000"/>
        </w:rPr>
        <w:tab/>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token"/>
          <w:rFonts w:ascii="Consolas" w:hAnsi="Consolas"/>
          <w:color w:val="000000"/>
        </w:rPr>
      </w:pPr>
      <w:r>
        <w:rPr>
          <w:rStyle w:val="token"/>
          <w:rFonts w:ascii="Consolas" w:hAnsi="Consolas"/>
          <w:color w:val="000000"/>
        </w:rPr>
        <w:tab/>
      </w:r>
      <w:r>
        <w:rPr>
          <w:rStyle w:val="token"/>
          <w:rFonts w:ascii="Consolas" w:hAnsi="Consolas"/>
          <w:color w:val="999999"/>
        </w:rPr>
        <w:t>}</w:t>
      </w:r>
    </w:p>
    <w:p w:rsidR="000B2FE3" w:rsidRDefault="000B2FE3" w:rsidP="00AA080F">
      <w:pPr>
        <w:pStyle w:val="NormalWeb"/>
        <w:shd w:val="clear" w:color="auto" w:fill="FFFFFF"/>
        <w:spacing w:before="90" w:beforeAutospacing="0" w:after="90" w:afterAutospacing="0"/>
        <w:rPr>
          <w:rFonts w:asciiTheme="minorHAnsi" w:hAnsiTheme="minorHAnsi" w:cstheme="minorHAnsi"/>
          <w:color w:val="FF0000"/>
          <w:sz w:val="28"/>
          <w:szCs w:val="28"/>
        </w:rPr>
      </w:pPr>
    </w:p>
    <w:p w:rsidR="000B2FE3" w:rsidRDefault="000B2FE3" w:rsidP="00AA080F">
      <w:pPr>
        <w:pStyle w:val="NormalWeb"/>
        <w:shd w:val="clear" w:color="auto" w:fill="FFFFFF"/>
        <w:spacing w:before="90" w:beforeAutospacing="0" w:after="90" w:afterAutospacing="0"/>
        <w:rPr>
          <w:rFonts w:asciiTheme="minorHAnsi" w:hAnsiTheme="minorHAnsi" w:cstheme="minorHAnsi"/>
          <w:color w:val="FF0000"/>
          <w:sz w:val="28"/>
          <w:szCs w:val="28"/>
        </w:rPr>
      </w:pPr>
    </w:p>
    <w:p w:rsidR="000B2FE3" w:rsidRDefault="000B2FE3" w:rsidP="00AA080F">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Theme="minorHAnsi" w:hAnsiTheme="minorHAnsi" w:cstheme="minorHAnsi"/>
          <w:color w:val="FF0000"/>
          <w:sz w:val="28"/>
          <w:szCs w:val="28"/>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999999"/>
        </w:rPr>
        <w:t>@RestController</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token"/>
          <w:rFonts w:ascii="Consolas" w:hAnsi="Consolas"/>
          <w:color w:val="0077AA"/>
        </w:rPr>
        <w:t>public</w:t>
      </w:r>
      <w:r>
        <w:rPr>
          <w:rStyle w:val="HTMLCode"/>
          <w:rFonts w:ascii="Consolas" w:hAnsi="Consolas"/>
          <w:color w:val="000000"/>
        </w:rPr>
        <w:t xml:space="preserve"> </w:t>
      </w: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AjaxController</w:t>
      </w:r>
      <w:r>
        <w:rPr>
          <w:rStyle w:val="HTMLCode"/>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t>List</w:t>
      </w:r>
      <w:r>
        <w:rPr>
          <w:rStyle w:val="token"/>
          <w:rFonts w:ascii="Consolas" w:hAnsi="Consolas"/>
          <w:color w:val="A67F59"/>
        </w:rPr>
        <w:t>&lt;</w:t>
      </w:r>
      <w:r>
        <w:rPr>
          <w:rStyle w:val="HTMLCode"/>
          <w:rFonts w:ascii="Consolas" w:hAnsi="Consolas"/>
          <w:color w:val="000000"/>
        </w:rPr>
        <w:t>User</w:t>
      </w:r>
      <w:r>
        <w:rPr>
          <w:rStyle w:val="token"/>
          <w:rFonts w:ascii="Consolas" w:hAnsi="Consolas"/>
          <w:color w:val="A67F59"/>
        </w:rPr>
        <w:t>&gt;</w:t>
      </w:r>
      <w:r>
        <w:rPr>
          <w:rStyle w:val="HTMLCode"/>
          <w:rFonts w:ascii="Consolas" w:hAnsi="Consolas"/>
          <w:color w:val="000000"/>
        </w:rPr>
        <w:t xml:space="preserve"> users</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708090"/>
        </w:rPr>
        <w:t>// @ResponseBody, not necessary, since class is annotated with @RestController</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708090"/>
        </w:rPr>
        <w:t>// @RequestBody - Convert the json data into object (SearchCriteria) mapped by field name.</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708090"/>
        </w:rPr>
        <w:t>// @JsonView(Views.Public.class) - Optional, filters json data to display.</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@JsonView(</w:t>
      </w:r>
      <w:r>
        <w:rPr>
          <w:rStyle w:val="HTMLCode"/>
          <w:rFonts w:ascii="Consolas" w:hAnsi="Consolas"/>
          <w:color w:val="000000"/>
        </w:rPr>
        <w:t>Views</w:t>
      </w:r>
      <w:r>
        <w:rPr>
          <w:rStyle w:val="token"/>
          <w:rFonts w:ascii="Consolas" w:hAnsi="Consolas"/>
          <w:color w:val="999999"/>
        </w:rPr>
        <w:t>.</w:t>
      </w:r>
      <w:r>
        <w:rPr>
          <w:rStyle w:val="HTMLCode"/>
          <w:rFonts w:ascii="Consolas" w:hAnsi="Consolas"/>
          <w:color w:val="000000"/>
        </w:rPr>
        <w:t>Public</w:t>
      </w:r>
      <w:r>
        <w:rPr>
          <w:rStyle w:val="token"/>
          <w:rFonts w:ascii="Consolas" w:hAnsi="Consolas"/>
          <w:color w:val="999999"/>
        </w:rPr>
        <w:t>.</w:t>
      </w:r>
      <w:r>
        <w:rPr>
          <w:rStyle w:val="token"/>
          <w:rFonts w:ascii="Consolas" w:hAnsi="Consolas"/>
          <w:color w:val="0077AA"/>
        </w:rPr>
        <w:t>class</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@RequestMapping(</w:t>
      </w:r>
      <w:r>
        <w:rPr>
          <w:rStyle w:val="HTMLCode"/>
          <w:rFonts w:ascii="Consolas" w:hAnsi="Consolas"/>
          <w:color w:val="000000"/>
        </w:rPr>
        <w:t xml:space="preserve">value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"/search/api/getSearchResult"</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0077AA"/>
        </w:rPr>
        <w:t>public</w:t>
      </w:r>
      <w:r>
        <w:rPr>
          <w:rStyle w:val="HTMLCode"/>
          <w:rFonts w:ascii="Consolas" w:hAnsi="Consolas"/>
          <w:color w:val="000000"/>
        </w:rPr>
        <w:t xml:space="preserve"> AjaxResponseBody </w:t>
      </w:r>
      <w:r>
        <w:rPr>
          <w:rStyle w:val="token"/>
          <w:rFonts w:ascii="Consolas" w:hAnsi="Consolas"/>
          <w:color w:val="DD4A68"/>
        </w:rPr>
        <w:t>getSearchResultViaAjax</w:t>
      </w:r>
      <w:r>
        <w:rPr>
          <w:rStyle w:val="token"/>
          <w:rFonts w:ascii="Consolas" w:hAnsi="Consolas"/>
          <w:color w:val="999999"/>
        </w:rPr>
        <w:t>(@RequestBody</w:t>
      </w:r>
      <w:r>
        <w:rPr>
          <w:rStyle w:val="HTMLCode"/>
          <w:rFonts w:ascii="Consolas" w:hAnsi="Consolas"/>
          <w:color w:val="000000"/>
        </w:rPr>
        <w:t xml:space="preserve"> SearchCriteria search</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t xml:space="preserve">AjaxResponseBody result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new</w:t>
      </w:r>
      <w:r>
        <w:rPr>
          <w:rStyle w:val="HTMLCode"/>
          <w:rFonts w:ascii="Consolas" w:hAnsi="Consolas"/>
          <w:color w:val="000000"/>
        </w:rPr>
        <w:t xml:space="preserve"> </w:t>
      </w:r>
      <w:r>
        <w:rPr>
          <w:rStyle w:val="token"/>
          <w:rFonts w:ascii="Consolas" w:hAnsi="Consolas"/>
          <w:color w:val="000000"/>
        </w:rPr>
        <w:t>AjaxResponseBody</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token"/>
          <w:rFonts w:ascii="Consolas" w:hAnsi="Consolas"/>
          <w:color w:val="0077AA"/>
        </w:rPr>
        <w:t>if</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DD4A68"/>
        </w:rPr>
        <w:t>isValidSearchCriteria</w:t>
      </w:r>
      <w:r>
        <w:rPr>
          <w:rStyle w:val="token"/>
          <w:rFonts w:ascii="Consolas" w:hAnsi="Consolas"/>
          <w:color w:val="999999"/>
        </w:rPr>
        <w:t>(</w:t>
      </w:r>
      <w:r>
        <w:rPr>
          <w:rStyle w:val="HTMLCode"/>
          <w:rFonts w:ascii="Consolas" w:hAnsi="Consolas"/>
          <w:color w:val="000000"/>
        </w:rPr>
        <w:t>search</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List</w:t>
      </w:r>
      <w:r>
        <w:rPr>
          <w:rStyle w:val="token"/>
          <w:rFonts w:ascii="Consolas" w:hAnsi="Consolas"/>
          <w:color w:val="A67F59"/>
        </w:rPr>
        <w:t>&lt;</w:t>
      </w:r>
      <w:r>
        <w:rPr>
          <w:rStyle w:val="HTMLCode"/>
          <w:rFonts w:ascii="Consolas" w:hAnsi="Consolas"/>
          <w:color w:val="000000"/>
        </w:rPr>
        <w:t>User</w:t>
      </w:r>
      <w:r>
        <w:rPr>
          <w:rStyle w:val="token"/>
          <w:rFonts w:ascii="Consolas" w:hAnsi="Consolas"/>
          <w:color w:val="A67F59"/>
        </w:rPr>
        <w:t>&gt;</w:t>
      </w:r>
      <w:r>
        <w:rPr>
          <w:rStyle w:val="HTMLCode"/>
          <w:rFonts w:ascii="Consolas" w:hAnsi="Consolas"/>
          <w:color w:val="000000"/>
        </w:rPr>
        <w:t xml:space="preserve"> users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DD4A68"/>
        </w:rPr>
        <w:t>findByUserNameOrEmail</w:t>
      </w:r>
      <w:r>
        <w:rPr>
          <w:rStyle w:val="token"/>
          <w:rFonts w:ascii="Consolas" w:hAnsi="Consolas"/>
          <w:color w:val="999999"/>
        </w:rPr>
        <w:t>(</w:t>
      </w:r>
      <w:r>
        <w:rPr>
          <w:rStyle w:val="HTMLCode"/>
          <w:rFonts w:ascii="Consolas" w:hAnsi="Consolas"/>
          <w:color w:val="000000"/>
        </w:rPr>
        <w:t>search</w:t>
      </w:r>
      <w:r>
        <w:rPr>
          <w:rStyle w:val="token"/>
          <w:rFonts w:ascii="Consolas" w:hAnsi="Consolas"/>
          <w:color w:val="999999"/>
        </w:rPr>
        <w:t>.</w:t>
      </w:r>
      <w:r>
        <w:rPr>
          <w:rStyle w:val="token"/>
          <w:rFonts w:ascii="Consolas" w:hAnsi="Consolas"/>
          <w:color w:val="DD4A68"/>
        </w:rPr>
        <w:t>getUsername</w:t>
      </w:r>
      <w:r>
        <w:rPr>
          <w:rStyle w:val="token"/>
          <w:rFonts w:ascii="Consolas" w:hAnsi="Consolas"/>
          <w:color w:val="999999"/>
        </w:rPr>
        <w:t>(),</w:t>
      </w:r>
      <w:r>
        <w:rPr>
          <w:rStyle w:val="HTMLCode"/>
          <w:rFonts w:ascii="Consolas" w:hAnsi="Consolas"/>
          <w:color w:val="000000"/>
        </w:rPr>
        <w:t xml:space="preserve"> search</w:t>
      </w:r>
      <w:r>
        <w:rPr>
          <w:rStyle w:val="token"/>
          <w:rFonts w:ascii="Consolas" w:hAnsi="Consolas"/>
          <w:color w:val="999999"/>
        </w:rPr>
        <w:t>.</w:t>
      </w:r>
      <w:r>
        <w:rPr>
          <w:rStyle w:val="token"/>
          <w:rFonts w:ascii="Consolas" w:hAnsi="Consolas"/>
          <w:color w:val="DD4A68"/>
        </w:rPr>
        <w:t>getEmail</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token"/>
          <w:rFonts w:ascii="Consolas" w:hAnsi="Consolas"/>
          <w:color w:val="0077AA"/>
        </w:rPr>
        <w:t>if</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users</w:t>
      </w:r>
      <w:r>
        <w:rPr>
          <w:rStyle w:val="token"/>
          <w:rFonts w:ascii="Consolas" w:hAnsi="Consolas"/>
          <w:color w:val="999999"/>
        </w:rPr>
        <w:t>.</w:t>
      </w:r>
      <w:r>
        <w:rPr>
          <w:rStyle w:val="token"/>
          <w:rFonts w:ascii="Consolas" w:hAnsi="Consolas"/>
          <w:color w:val="DD4A68"/>
        </w:rPr>
        <w:t>size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0055"/>
        </w:rPr>
        <w:t>0</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result</w:t>
      </w:r>
      <w:r>
        <w:rPr>
          <w:rStyle w:val="token"/>
          <w:rFonts w:ascii="Consolas" w:hAnsi="Consolas"/>
          <w:color w:val="999999"/>
        </w:rPr>
        <w:t>.</w:t>
      </w:r>
      <w:r>
        <w:rPr>
          <w:rStyle w:val="token"/>
          <w:rFonts w:ascii="Consolas" w:hAnsi="Consolas"/>
          <w:color w:val="DD4A68"/>
        </w:rPr>
        <w:t>setCode</w:t>
      </w:r>
      <w:r>
        <w:rPr>
          <w:rStyle w:val="token"/>
          <w:rFonts w:ascii="Consolas" w:hAnsi="Consolas"/>
          <w:color w:val="999999"/>
        </w:rPr>
        <w:t>(</w:t>
      </w:r>
      <w:r>
        <w:rPr>
          <w:rStyle w:val="token"/>
          <w:rFonts w:ascii="Consolas" w:hAnsi="Consolas"/>
          <w:color w:val="669900"/>
        </w:rPr>
        <w:t>"200"</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result</w:t>
      </w:r>
      <w:r>
        <w:rPr>
          <w:rStyle w:val="token"/>
          <w:rFonts w:ascii="Consolas" w:hAnsi="Consolas"/>
          <w:color w:val="999999"/>
        </w:rPr>
        <w:t>.</w:t>
      </w:r>
      <w:r>
        <w:rPr>
          <w:rStyle w:val="token"/>
          <w:rFonts w:ascii="Consolas" w:hAnsi="Consolas"/>
          <w:color w:val="DD4A68"/>
        </w:rPr>
        <w:t>setMsg</w:t>
      </w:r>
      <w:r>
        <w:rPr>
          <w:rStyle w:val="token"/>
          <w:rFonts w:ascii="Consolas" w:hAnsi="Consolas"/>
          <w:color w:val="999999"/>
        </w:rPr>
        <w:t>(</w:t>
      </w:r>
      <w:r>
        <w:rPr>
          <w:rStyle w:val="token"/>
          <w:rFonts w:ascii="Consolas" w:hAnsi="Consolas"/>
          <w:color w:val="669900"/>
        </w:rPr>
        <w:t>""</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result</w:t>
      </w:r>
      <w:r>
        <w:rPr>
          <w:rStyle w:val="token"/>
          <w:rFonts w:ascii="Consolas" w:hAnsi="Consolas"/>
          <w:color w:val="999999"/>
        </w:rPr>
        <w:t>.</w:t>
      </w:r>
      <w:r>
        <w:rPr>
          <w:rStyle w:val="token"/>
          <w:rFonts w:ascii="Consolas" w:hAnsi="Consolas"/>
          <w:color w:val="DD4A68"/>
        </w:rPr>
        <w:t>setResult</w:t>
      </w:r>
      <w:r>
        <w:rPr>
          <w:rStyle w:val="token"/>
          <w:rFonts w:ascii="Consolas" w:hAnsi="Consolas"/>
          <w:color w:val="999999"/>
        </w:rPr>
        <w:t>(</w:t>
      </w:r>
      <w:r>
        <w:rPr>
          <w:rStyle w:val="HTMLCode"/>
          <w:rFonts w:ascii="Consolas" w:hAnsi="Consolas"/>
          <w:color w:val="000000"/>
        </w:rPr>
        <w:t>users</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else</w:t>
      </w:r>
      <w:r>
        <w:rPr>
          <w:rStyle w:val="HTMLCode"/>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result</w:t>
      </w:r>
      <w:r>
        <w:rPr>
          <w:rStyle w:val="token"/>
          <w:rFonts w:ascii="Consolas" w:hAnsi="Consolas"/>
          <w:color w:val="999999"/>
        </w:rPr>
        <w:t>.</w:t>
      </w:r>
      <w:r>
        <w:rPr>
          <w:rStyle w:val="token"/>
          <w:rFonts w:ascii="Consolas" w:hAnsi="Consolas"/>
          <w:color w:val="DD4A68"/>
        </w:rPr>
        <w:t>setCode</w:t>
      </w:r>
      <w:r>
        <w:rPr>
          <w:rStyle w:val="token"/>
          <w:rFonts w:ascii="Consolas" w:hAnsi="Consolas"/>
          <w:color w:val="999999"/>
        </w:rPr>
        <w:t>(</w:t>
      </w:r>
      <w:r>
        <w:rPr>
          <w:rStyle w:val="token"/>
          <w:rFonts w:ascii="Consolas" w:hAnsi="Consolas"/>
          <w:color w:val="669900"/>
        </w:rPr>
        <w:t>"204"</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result</w:t>
      </w:r>
      <w:r>
        <w:rPr>
          <w:rStyle w:val="token"/>
          <w:rFonts w:ascii="Consolas" w:hAnsi="Consolas"/>
          <w:color w:val="999999"/>
        </w:rPr>
        <w:t>.</w:t>
      </w:r>
      <w:r>
        <w:rPr>
          <w:rStyle w:val="token"/>
          <w:rFonts w:ascii="Consolas" w:hAnsi="Consolas"/>
          <w:color w:val="DD4A68"/>
        </w:rPr>
        <w:t>setMsg</w:t>
      </w:r>
      <w:r>
        <w:rPr>
          <w:rStyle w:val="token"/>
          <w:rFonts w:ascii="Consolas" w:hAnsi="Consolas"/>
          <w:color w:val="999999"/>
        </w:rPr>
        <w:t>(</w:t>
      </w:r>
      <w:r>
        <w:rPr>
          <w:rStyle w:val="token"/>
          <w:rFonts w:ascii="Consolas" w:hAnsi="Consolas"/>
          <w:color w:val="669900"/>
        </w:rPr>
        <w:t>"No user!"</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else</w:t>
      </w:r>
      <w:r>
        <w:rPr>
          <w:rStyle w:val="HTMLCode"/>
          <w:rFonts w:ascii="Consolas" w:hAnsi="Consolas"/>
          <w:color w:val="000000"/>
        </w:rPr>
        <w:t xml:space="preserve"> </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result</w:t>
      </w:r>
      <w:r>
        <w:rPr>
          <w:rStyle w:val="token"/>
          <w:rFonts w:ascii="Consolas" w:hAnsi="Consolas"/>
          <w:color w:val="999999"/>
        </w:rPr>
        <w:t>.</w:t>
      </w:r>
      <w:r>
        <w:rPr>
          <w:rStyle w:val="token"/>
          <w:rFonts w:ascii="Consolas" w:hAnsi="Consolas"/>
          <w:color w:val="DD4A68"/>
        </w:rPr>
        <w:t>setCode</w:t>
      </w:r>
      <w:r>
        <w:rPr>
          <w:rStyle w:val="token"/>
          <w:rFonts w:ascii="Consolas" w:hAnsi="Consolas"/>
          <w:color w:val="999999"/>
        </w:rPr>
        <w:t>(</w:t>
      </w:r>
      <w:r>
        <w:rPr>
          <w:rStyle w:val="token"/>
          <w:rFonts w:ascii="Consolas" w:hAnsi="Consolas"/>
          <w:color w:val="669900"/>
        </w:rPr>
        <w:t>"400"</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result</w:t>
      </w:r>
      <w:r>
        <w:rPr>
          <w:rStyle w:val="token"/>
          <w:rFonts w:ascii="Consolas" w:hAnsi="Consolas"/>
          <w:color w:val="999999"/>
        </w:rPr>
        <w:t>.</w:t>
      </w:r>
      <w:r>
        <w:rPr>
          <w:rStyle w:val="token"/>
          <w:rFonts w:ascii="Consolas" w:hAnsi="Consolas"/>
          <w:color w:val="DD4A68"/>
        </w:rPr>
        <w:t>setMsg</w:t>
      </w:r>
      <w:r>
        <w:rPr>
          <w:rStyle w:val="token"/>
          <w:rFonts w:ascii="Consolas" w:hAnsi="Consolas"/>
          <w:color w:val="999999"/>
        </w:rPr>
        <w:t>(</w:t>
      </w:r>
      <w:r>
        <w:rPr>
          <w:rStyle w:val="token"/>
          <w:rFonts w:ascii="Consolas" w:hAnsi="Consolas"/>
          <w:color w:val="669900"/>
        </w:rPr>
        <w:t>"Search criteria is empty!"</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token"/>
          <w:rFonts w:ascii="Consolas" w:hAnsi="Consolas"/>
          <w:color w:val="708090"/>
        </w:rPr>
        <w:t>//AjaxResponseBody will be converted into json format and send back to the request.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token"/>
          <w:rFonts w:ascii="Consolas" w:hAnsi="Consolas"/>
          <w:color w:val="0077AA"/>
        </w:rPr>
        <w:t>return</w:t>
      </w:r>
      <w:r>
        <w:rPr>
          <w:rStyle w:val="HTMLCode"/>
          <w:rFonts w:ascii="Consolas" w:hAnsi="Consolas"/>
          <w:color w:val="000000"/>
        </w:rPr>
        <w:t xml:space="preserve"> result</w:t>
      </w:r>
      <w:r>
        <w:rPr>
          <w:rStyle w:val="token"/>
          <w:rFonts w:ascii="Consolas" w:hAnsi="Consolas"/>
          <w:color w:val="999999"/>
        </w:rPr>
        <w:t>;</w:t>
      </w: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p>
    <w:p w:rsidR="000B2FE3" w:rsidRDefault="000B2FE3" w:rsidP="000B2FE3">
      <w:pPr>
        <w:pStyle w:val="HTMLPreformatted"/>
        <w:pBdr>
          <w:top w:val="single" w:sz="6" w:space="0" w:color="D1D1E8"/>
          <w:left w:val="single" w:sz="6" w:space="0" w:color="D1D1E8"/>
          <w:bottom w:val="single" w:sz="6" w:space="0" w:color="D1D1E8"/>
          <w:right w:val="single" w:sz="6" w:space="0" w:color="D1D1E8"/>
        </w:pBdr>
        <w:shd w:val="clear" w:color="auto" w:fill="F7F7F9"/>
        <w:rPr>
          <w:rStyle w:val="HTMLCode"/>
          <w:rFonts w:ascii="Consolas" w:hAnsi="Consolas"/>
          <w:color w:val="000000"/>
        </w:rPr>
      </w:pPr>
      <w:r>
        <w:rPr>
          <w:rStyle w:val="HTMLCode"/>
          <w:rFonts w:ascii="Consolas" w:hAnsi="Consolas"/>
          <w:color w:val="000000"/>
        </w:rPr>
        <w:tab/>
      </w:r>
      <w:r>
        <w:rPr>
          <w:rStyle w:val="token"/>
          <w:rFonts w:ascii="Consolas" w:hAnsi="Consolas"/>
          <w:color w:val="999999"/>
        </w:rPr>
        <w:t>}</w:t>
      </w:r>
    </w:p>
    <w:p w:rsidR="000B2FE3" w:rsidRDefault="000B2FE3" w:rsidP="00AA080F">
      <w:pPr>
        <w:pStyle w:val="NormalWeb"/>
        <w:shd w:val="clear" w:color="auto" w:fill="FFFFFF"/>
        <w:spacing w:before="90" w:beforeAutospacing="0" w:after="90" w:afterAutospacing="0"/>
        <w:rPr>
          <w:rFonts w:asciiTheme="minorHAnsi" w:hAnsiTheme="minorHAnsi" w:cstheme="minorHAnsi"/>
          <w:color w:val="FF0000"/>
          <w:sz w:val="28"/>
          <w:szCs w:val="28"/>
        </w:rPr>
      </w:pPr>
    </w:p>
    <w:p w:rsidR="002E3E77" w:rsidRDefault="002E3E77" w:rsidP="00AA080F">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111.What is XMLHttpRequest Object?</w:t>
      </w:r>
    </w:p>
    <w:p w:rsidR="000B2FE3" w:rsidRDefault="000B2FE3" w:rsidP="00AA080F">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lastRenderedPageBreak/>
        <w:t>XMLHttpRequest</w:t>
      </w:r>
      <w:r>
        <w:rPr>
          <w:rFonts w:ascii="Arial" w:hAnsi="Arial" w:cs="Arial"/>
          <w:color w:val="222222"/>
          <w:shd w:val="clear" w:color="auto" w:fill="FFFFFF"/>
        </w:rPr>
        <w:t> (</w:t>
      </w:r>
      <w:r>
        <w:rPr>
          <w:rFonts w:ascii="Arial" w:hAnsi="Arial" w:cs="Arial"/>
          <w:b/>
          <w:bCs/>
          <w:color w:val="222222"/>
          <w:shd w:val="clear" w:color="auto" w:fill="FFFFFF"/>
        </w:rPr>
        <w:t>XHR</w:t>
      </w:r>
      <w:r>
        <w:rPr>
          <w:rFonts w:ascii="Arial" w:hAnsi="Arial" w:cs="Arial"/>
          <w:color w:val="222222"/>
          <w:shd w:val="clear" w:color="auto" w:fill="FFFFFF"/>
        </w:rPr>
        <w:t>) is an API that can be </w:t>
      </w:r>
      <w:r>
        <w:rPr>
          <w:rFonts w:ascii="Arial" w:hAnsi="Arial" w:cs="Arial"/>
          <w:b/>
          <w:bCs/>
          <w:color w:val="222222"/>
          <w:shd w:val="clear" w:color="auto" w:fill="FFFFFF"/>
        </w:rPr>
        <w:t>used</w:t>
      </w:r>
      <w:r>
        <w:rPr>
          <w:rFonts w:ascii="Arial" w:hAnsi="Arial" w:cs="Arial"/>
          <w:color w:val="222222"/>
          <w:shd w:val="clear" w:color="auto" w:fill="FFFFFF"/>
        </w:rPr>
        <w:t> by JavaScript, JScript, VBScript, and other web browser scripting languages to transfer and manipulate XML data to and from a webserver using HTTP, establishing an independent connection channel between a webpage's Client-Side and Server-Side.</w:t>
      </w:r>
    </w:p>
    <w:p w:rsidR="000B2FE3" w:rsidRPr="00094CB6" w:rsidRDefault="000B2FE3" w:rsidP="00AA080F">
      <w:pPr>
        <w:pStyle w:val="NormalWeb"/>
        <w:shd w:val="clear" w:color="auto" w:fill="FFFFFF"/>
        <w:spacing w:before="90" w:beforeAutospacing="0" w:after="90" w:afterAutospacing="0"/>
        <w:rPr>
          <w:rFonts w:asciiTheme="minorHAnsi" w:hAnsiTheme="minorHAnsi" w:cstheme="minorHAnsi"/>
          <w:color w:val="FF0000"/>
          <w:sz w:val="28"/>
          <w:szCs w:val="28"/>
        </w:rPr>
      </w:pPr>
    </w:p>
    <w:p w:rsidR="000B2FE3"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SQL</w:t>
      </w:r>
    </w:p>
    <w:p w:rsidR="000B2FE3" w:rsidRDefault="000B2FE3" w:rsidP="002E3E77">
      <w:pPr>
        <w:pStyle w:val="NormalWeb"/>
        <w:shd w:val="clear" w:color="auto" w:fill="FFFFFF"/>
        <w:spacing w:before="90" w:beforeAutospacing="0" w:after="90" w:afterAutospacing="0"/>
        <w:rPr>
          <w:rFonts w:ascii="Arial" w:hAnsi="Arial" w:cs="Arial"/>
          <w:color w:val="3C4043"/>
          <w:sz w:val="21"/>
          <w:szCs w:val="21"/>
          <w:shd w:val="clear" w:color="auto" w:fill="FFFFFF"/>
        </w:rPr>
      </w:pPr>
      <w:r>
        <w:rPr>
          <w:rStyle w:val="Emphasis"/>
          <w:rFonts w:ascii="Arial" w:eastAsiaTheme="majorEastAsia" w:hAnsi="Arial" w:cs="Arial"/>
          <w:b/>
          <w:bCs/>
          <w:i w:val="0"/>
          <w:iCs w:val="0"/>
          <w:color w:val="52565A"/>
          <w:sz w:val="21"/>
          <w:szCs w:val="21"/>
          <w:shd w:val="clear" w:color="auto" w:fill="FFFFFF"/>
        </w:rPr>
        <w:t>SQL</w:t>
      </w:r>
      <w:r>
        <w:rPr>
          <w:rFonts w:ascii="Arial" w:hAnsi="Arial" w:cs="Arial"/>
          <w:color w:val="3C4043"/>
          <w:sz w:val="21"/>
          <w:szCs w:val="21"/>
          <w:shd w:val="clear" w:color="auto" w:fill="FFFFFF"/>
        </w:rPr>
        <w:t> (pronounced "ess-que-el") stands for Structured Query Language. ... </w:t>
      </w:r>
      <w:r>
        <w:rPr>
          <w:rStyle w:val="Emphasis"/>
          <w:rFonts w:ascii="Arial" w:eastAsiaTheme="majorEastAsia" w:hAnsi="Arial" w:cs="Arial"/>
          <w:b/>
          <w:bCs/>
          <w:i w:val="0"/>
          <w:iCs w:val="0"/>
          <w:color w:val="52565A"/>
          <w:sz w:val="21"/>
          <w:szCs w:val="21"/>
          <w:shd w:val="clear" w:color="auto" w:fill="FFFFFF"/>
        </w:rPr>
        <w:t>SQL</w:t>
      </w:r>
      <w:r>
        <w:rPr>
          <w:rFonts w:ascii="Arial" w:hAnsi="Arial" w:cs="Arial"/>
          <w:color w:val="3C4043"/>
          <w:sz w:val="21"/>
          <w:szCs w:val="21"/>
          <w:shd w:val="clear" w:color="auto" w:fill="FFFFFF"/>
        </w:rPr>
        <w:t> statements are used to perform tasks such as update data on a database, or retrieve data from a database. Some common relational database management systems that use </w:t>
      </w:r>
      <w:r>
        <w:rPr>
          <w:rStyle w:val="Emphasis"/>
          <w:rFonts w:ascii="Arial" w:eastAsiaTheme="majorEastAsia" w:hAnsi="Arial" w:cs="Arial"/>
          <w:b/>
          <w:bCs/>
          <w:i w:val="0"/>
          <w:iCs w:val="0"/>
          <w:color w:val="52565A"/>
          <w:sz w:val="21"/>
          <w:szCs w:val="21"/>
          <w:shd w:val="clear" w:color="auto" w:fill="FFFFFF"/>
        </w:rPr>
        <w:t>SQL</w:t>
      </w:r>
      <w:r>
        <w:rPr>
          <w:rFonts w:ascii="Arial" w:hAnsi="Arial" w:cs="Arial"/>
          <w:color w:val="3C4043"/>
          <w:sz w:val="21"/>
          <w:szCs w:val="21"/>
          <w:shd w:val="clear" w:color="auto" w:fill="FFFFFF"/>
        </w:rPr>
        <w:t> are: Oracle, Sybase, Microsoft </w:t>
      </w:r>
      <w:r>
        <w:rPr>
          <w:rStyle w:val="Emphasis"/>
          <w:rFonts w:ascii="Arial" w:eastAsiaTheme="majorEastAsia" w:hAnsi="Arial" w:cs="Arial"/>
          <w:b/>
          <w:bCs/>
          <w:i w:val="0"/>
          <w:iCs w:val="0"/>
          <w:color w:val="52565A"/>
          <w:sz w:val="21"/>
          <w:szCs w:val="21"/>
          <w:shd w:val="clear" w:color="auto" w:fill="FFFFFF"/>
        </w:rPr>
        <w:t>SQL</w:t>
      </w:r>
      <w:r>
        <w:rPr>
          <w:rFonts w:ascii="Arial" w:hAnsi="Arial" w:cs="Arial"/>
          <w:color w:val="3C4043"/>
          <w:sz w:val="21"/>
          <w:szCs w:val="21"/>
          <w:shd w:val="clear" w:color="auto" w:fill="FFFFFF"/>
        </w:rPr>
        <w:t> Server, Access, Ingres, etc.</w:t>
      </w:r>
    </w:p>
    <w:p w:rsidR="000B2FE3"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112.What is Index?</w:t>
      </w:r>
    </w:p>
    <w:p w:rsidR="000B2FE3" w:rsidRDefault="000B2FE3"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SQL</w:t>
      </w:r>
      <w:r>
        <w:rPr>
          <w:rFonts w:ascii="Arial" w:hAnsi="Arial" w:cs="Arial"/>
          <w:color w:val="222222"/>
          <w:shd w:val="clear" w:color="auto" w:fill="FFFFFF"/>
        </w:rPr>
        <w:t> - Indexes. Advertisements. Indexes are special lookup tables that the database search engine can use to speed up data retrieval. Simply put, an </w:t>
      </w:r>
      <w:r>
        <w:rPr>
          <w:rFonts w:ascii="Arial" w:hAnsi="Arial" w:cs="Arial"/>
          <w:b/>
          <w:bCs/>
          <w:color w:val="222222"/>
          <w:shd w:val="clear" w:color="auto" w:fill="FFFFFF"/>
        </w:rPr>
        <w:t>index</w:t>
      </w:r>
      <w:r>
        <w:rPr>
          <w:rFonts w:ascii="Arial" w:hAnsi="Arial" w:cs="Arial"/>
          <w:color w:val="222222"/>
          <w:shd w:val="clear" w:color="auto" w:fill="FFFFFF"/>
        </w:rPr>
        <w:t> is a pointer to data in a table. An </w:t>
      </w:r>
      <w:r>
        <w:rPr>
          <w:rFonts w:ascii="Arial" w:hAnsi="Arial" w:cs="Arial"/>
          <w:b/>
          <w:bCs/>
          <w:color w:val="222222"/>
          <w:shd w:val="clear" w:color="auto" w:fill="FFFFFF"/>
        </w:rPr>
        <w:t>index</w:t>
      </w:r>
      <w:r>
        <w:rPr>
          <w:rFonts w:ascii="Arial" w:hAnsi="Arial" w:cs="Arial"/>
          <w:color w:val="222222"/>
          <w:shd w:val="clear" w:color="auto" w:fill="FFFFFF"/>
        </w:rPr>
        <w:t> in a database is very similar to an </w:t>
      </w:r>
      <w:r>
        <w:rPr>
          <w:rFonts w:ascii="Arial" w:hAnsi="Arial" w:cs="Arial"/>
          <w:b/>
          <w:bCs/>
          <w:color w:val="222222"/>
          <w:shd w:val="clear" w:color="auto" w:fill="FFFFFF"/>
        </w:rPr>
        <w:t>index</w:t>
      </w:r>
      <w:r>
        <w:rPr>
          <w:rFonts w:ascii="Arial" w:hAnsi="Arial" w:cs="Arial"/>
          <w:color w:val="222222"/>
          <w:shd w:val="clear" w:color="auto" w:fill="FFFFFF"/>
        </w:rPr>
        <w:t> in the back of a book.</w:t>
      </w:r>
    </w:p>
    <w:p w:rsidR="00B05F0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113.Write the Join Query.</w:t>
      </w:r>
      <w:r w:rsidRPr="00094CB6">
        <w:rPr>
          <w:rFonts w:asciiTheme="minorHAnsi" w:hAnsiTheme="minorHAnsi" w:cstheme="minorHAnsi"/>
          <w:color w:val="FF0000"/>
          <w:sz w:val="28"/>
          <w:szCs w:val="28"/>
        </w:rPr>
        <w:br/>
        <w:t>114.Write the query for calculating the Second Max Highest Salary?</w:t>
      </w:r>
    </w:p>
    <w:p w:rsidR="00B05F0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Micro Services</w:t>
      </w:r>
      <w:r w:rsidRPr="00094CB6">
        <w:rPr>
          <w:rFonts w:asciiTheme="minorHAnsi" w:hAnsiTheme="minorHAnsi" w:cstheme="minorHAnsi"/>
          <w:color w:val="FF0000"/>
          <w:sz w:val="28"/>
          <w:szCs w:val="28"/>
        </w:rPr>
        <w:br/>
        <w:t>115.What is MicroServices?Architecture of Micro Service?</w:t>
      </w:r>
    </w:p>
    <w:p w:rsidR="00B05F09" w:rsidRDefault="00B05F09"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What are </w:t>
      </w:r>
      <w:r>
        <w:rPr>
          <w:rFonts w:ascii="Arial" w:hAnsi="Arial" w:cs="Arial"/>
          <w:b/>
          <w:bCs/>
          <w:color w:val="222222"/>
          <w:shd w:val="clear" w:color="auto" w:fill="FFFFFF"/>
        </w:rPr>
        <w:t>microservices</w:t>
      </w:r>
      <w:r>
        <w:rPr>
          <w:rFonts w:ascii="Arial" w:hAnsi="Arial" w:cs="Arial"/>
          <w:color w:val="222222"/>
          <w:shd w:val="clear" w:color="auto" w:fill="FFFFFF"/>
        </w:rPr>
        <w:t>? ... In short a </w:t>
      </w:r>
      <w:r>
        <w:rPr>
          <w:rFonts w:ascii="Arial" w:hAnsi="Arial" w:cs="Arial"/>
          <w:b/>
          <w:bCs/>
          <w:color w:val="222222"/>
          <w:shd w:val="clear" w:color="auto" w:fill="FFFFFF"/>
        </w:rPr>
        <w:t>microservices</w:t>
      </w:r>
      <w:r>
        <w:rPr>
          <w:rFonts w:ascii="Arial" w:hAnsi="Arial" w:cs="Arial"/>
          <w:color w:val="222222"/>
          <w:shd w:val="clear" w:color="auto" w:fill="FFFFFF"/>
        </w:rPr>
        <w:t> architecture is a term used to describe the practice of breaking up an application into a series of smaller, more specialised parts, each of which communicate with one another across common interfaces such as APIs and REST interfaces like HTTP</w:t>
      </w:r>
    </w:p>
    <w:p w:rsidR="00B05F09" w:rsidRPr="00B05F09" w:rsidRDefault="00B05F09" w:rsidP="002E3E77">
      <w:pPr>
        <w:pStyle w:val="NormalWeb"/>
        <w:shd w:val="clear" w:color="auto" w:fill="FFFFFF"/>
        <w:spacing w:before="90" w:beforeAutospacing="0" w:after="90" w:afterAutospacing="0"/>
        <w:rPr>
          <w:rFonts w:asciiTheme="minorHAnsi" w:hAnsiTheme="minorHAnsi" w:cstheme="minorHAnsi"/>
          <w:color w:val="FF0000"/>
        </w:rPr>
      </w:pPr>
    </w:p>
    <w:p w:rsidR="00B05F09" w:rsidRPr="00B05F09" w:rsidRDefault="00B05F09" w:rsidP="00B05F09">
      <w:pPr>
        <w:pStyle w:val="NormalWeb"/>
        <w:spacing w:before="228" w:beforeAutospacing="0" w:after="288" w:afterAutospacing="0"/>
        <w:rPr>
          <w:rFonts w:ascii="Palatino Linotype" w:hAnsi="Palatino Linotype"/>
          <w:color w:val="0A0A0A"/>
        </w:rPr>
      </w:pPr>
      <w:r w:rsidRPr="00B05F09">
        <w:rPr>
          <w:rFonts w:ascii="Palatino Linotype" w:hAnsi="Palatino Linotype"/>
          <w:color w:val="0A0A0A"/>
        </w:rPr>
        <w:t>This post presents the basic architecture of an online flower shop in a microservices architecture. I have no intention to provide detailed information on each component on this post.</w:t>
      </w:r>
    </w:p>
    <w:p w:rsidR="00B05F09" w:rsidRPr="00B05F09" w:rsidRDefault="00B05F09" w:rsidP="00B05F09">
      <w:pPr>
        <w:pStyle w:val="NormalWeb"/>
        <w:spacing w:before="228" w:beforeAutospacing="0" w:after="288" w:afterAutospacing="0"/>
        <w:rPr>
          <w:rFonts w:ascii="Palatino Linotype" w:hAnsi="Palatino Linotype"/>
          <w:color w:val="0A0A0A"/>
        </w:rPr>
      </w:pPr>
      <w:r w:rsidRPr="00B05F09">
        <w:rPr>
          <w:rFonts w:ascii="Palatino Linotype" w:hAnsi="Palatino Linotype"/>
          <w:color w:val="0A0A0A"/>
        </w:rPr>
        <w:t>I do provide a working example of a microservices application based on </w:t>
      </w:r>
      <w:hyperlink r:id="rId202" w:history="1">
        <w:r w:rsidRPr="00B05F09">
          <w:rPr>
            <w:rStyle w:val="Hyperlink"/>
            <w:rFonts w:ascii="Palatino Linotype" w:eastAsiaTheme="majorEastAsia" w:hAnsi="Palatino Linotype"/>
          </w:rPr>
          <w:t>Spring Cloud</w:t>
        </w:r>
      </w:hyperlink>
      <w:r w:rsidRPr="00B05F09">
        <w:rPr>
          <w:rFonts w:ascii="Palatino Linotype" w:hAnsi="Palatino Linotype"/>
          <w:color w:val="0A0A0A"/>
        </w:rPr>
        <w:t> project. I also provide a basic explanation of the components' responsibilities and how they achieve that, which I believe is a good way to understand the microservices architecture.</w:t>
      </w:r>
    </w:p>
    <w:p w:rsidR="00B05F09" w:rsidRPr="00B05F09" w:rsidRDefault="00B05F09" w:rsidP="00B05F09">
      <w:pPr>
        <w:pStyle w:val="Heading2"/>
        <w:spacing w:before="0" w:after="120" w:line="274" w:lineRule="atLeast"/>
        <w:rPr>
          <w:rFonts w:ascii="Segoe UI" w:hAnsi="Segoe UI" w:cs="Segoe UI"/>
          <w:color w:val="0A0A0A"/>
          <w:sz w:val="24"/>
          <w:szCs w:val="24"/>
        </w:rPr>
      </w:pPr>
      <w:bookmarkStart w:id="32" w:name="components"/>
      <w:bookmarkEnd w:id="32"/>
      <w:r w:rsidRPr="00B05F09">
        <w:rPr>
          <w:rFonts w:ascii="Segoe UI" w:hAnsi="Segoe UI" w:cs="Segoe UI"/>
          <w:b/>
          <w:bCs/>
          <w:color w:val="0A0A0A"/>
          <w:sz w:val="24"/>
          <w:szCs w:val="24"/>
        </w:rPr>
        <w:t>Components</w:t>
      </w:r>
    </w:p>
    <w:p w:rsidR="00B05F09" w:rsidRPr="00B05F09" w:rsidRDefault="00B05F09" w:rsidP="00B05F09">
      <w:pPr>
        <w:pStyle w:val="Heading3"/>
        <w:spacing w:before="0"/>
        <w:rPr>
          <w:rFonts w:ascii="Segoe UI" w:hAnsi="Segoe UI" w:cs="Segoe UI"/>
          <w:b/>
          <w:bCs/>
          <w:color w:val="0A0A0A"/>
        </w:rPr>
      </w:pPr>
      <w:bookmarkStart w:id="33" w:name="store-front"/>
      <w:bookmarkEnd w:id="33"/>
      <w:r w:rsidRPr="00B05F09">
        <w:rPr>
          <w:rFonts w:ascii="Segoe UI" w:hAnsi="Segoe UI" w:cs="Segoe UI"/>
          <w:b/>
          <w:bCs/>
          <w:color w:val="0A0A0A"/>
        </w:rPr>
        <w:t>Store Front</w:t>
      </w:r>
    </w:p>
    <w:p w:rsidR="00B05F09" w:rsidRPr="00B05F09" w:rsidRDefault="00B05F09" w:rsidP="00B05F09">
      <w:pPr>
        <w:pStyle w:val="NormalWeb"/>
        <w:spacing w:before="0" w:beforeAutospacing="0" w:after="0" w:afterAutospacing="0"/>
        <w:rPr>
          <w:rFonts w:ascii="Palatino Linotype" w:hAnsi="Palatino Linotype"/>
          <w:color w:val="0A0A0A"/>
        </w:rPr>
      </w:pPr>
      <w:r w:rsidRPr="00B05F09">
        <w:rPr>
          <w:rStyle w:val="HTMLCode"/>
          <w:color w:val="0A0A0A"/>
          <w:sz w:val="24"/>
          <w:szCs w:val="24"/>
        </w:rPr>
        <w:t>storefront</w:t>
      </w:r>
      <w:r w:rsidRPr="00B05F09">
        <w:rPr>
          <w:rFonts w:ascii="Palatino Linotype" w:hAnsi="Palatino Linotype"/>
          <w:color w:val="0A0A0A"/>
        </w:rPr>
        <w:t> folder on the repository.</w:t>
      </w:r>
    </w:p>
    <w:p w:rsidR="00B05F09" w:rsidRPr="00B05F09" w:rsidRDefault="00B05F09" w:rsidP="0013606E">
      <w:pPr>
        <w:numPr>
          <w:ilvl w:val="0"/>
          <w:numId w:val="114"/>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The Store itself, like a website (although here it's just an API) where a user buys flowers and stuff.</w:t>
      </w:r>
    </w:p>
    <w:p w:rsidR="00B05F09" w:rsidRPr="00B05F09" w:rsidRDefault="00B05F09" w:rsidP="0013606E">
      <w:pPr>
        <w:numPr>
          <w:ilvl w:val="0"/>
          <w:numId w:val="114"/>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lastRenderedPageBreak/>
        <w:t>Balances the requests to suppliers and carriers locally (client-side load-balancing) by fetching and caching Eureka server information (ribbon).</w:t>
      </w:r>
    </w:p>
    <w:p w:rsidR="00B05F09" w:rsidRPr="00B05F09" w:rsidRDefault="00B05F09" w:rsidP="0013606E">
      <w:pPr>
        <w:numPr>
          <w:ilvl w:val="0"/>
          <w:numId w:val="114"/>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Uses Hystrix to control timeout on methods that use other microservices.</w:t>
      </w:r>
    </w:p>
    <w:p w:rsidR="00B05F09" w:rsidRPr="00B05F09" w:rsidRDefault="00B05F09" w:rsidP="0013606E">
      <w:pPr>
        <w:numPr>
          <w:ilvl w:val="0"/>
          <w:numId w:val="114"/>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Uses Bulkhead (from Hystrix) to separate a group of threads for each operation managed by Hystrix.</w:t>
      </w:r>
    </w:p>
    <w:p w:rsidR="00B05F09" w:rsidRPr="00B05F09" w:rsidRDefault="00B05F09" w:rsidP="0013606E">
      <w:pPr>
        <w:numPr>
          <w:ilvl w:val="0"/>
          <w:numId w:val="114"/>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Controls the integration with other microservices (using states).</w:t>
      </w:r>
    </w:p>
    <w:p w:rsidR="00B05F09" w:rsidRPr="00B05F09" w:rsidRDefault="00B05F09" w:rsidP="0013606E">
      <w:pPr>
        <w:numPr>
          <w:ilvl w:val="1"/>
          <w:numId w:val="114"/>
        </w:numPr>
        <w:spacing w:after="0" w:line="240" w:lineRule="auto"/>
        <w:ind w:left="912" w:right="336"/>
        <w:rPr>
          <w:rFonts w:ascii="Palatino Linotype" w:hAnsi="Palatino Linotype"/>
          <w:color w:val="0A0A0A"/>
          <w:sz w:val="24"/>
          <w:szCs w:val="24"/>
        </w:rPr>
      </w:pPr>
      <w:r w:rsidRPr="00B05F09">
        <w:rPr>
          <w:rFonts w:ascii="Palatino Linotype" w:hAnsi="Palatino Linotype"/>
          <w:color w:val="0A0A0A"/>
          <w:sz w:val="24"/>
          <w:szCs w:val="24"/>
        </w:rPr>
        <w:t>RECEIVED: order created on the </w:t>
      </w:r>
      <w:r w:rsidRPr="00B05F09">
        <w:rPr>
          <w:rStyle w:val="HTMLCode"/>
          <w:rFonts w:eastAsiaTheme="minorHAnsi"/>
          <w:color w:val="0A0A0A"/>
          <w:sz w:val="24"/>
          <w:szCs w:val="24"/>
        </w:rPr>
        <w:t>storefront</w:t>
      </w:r>
      <w:r w:rsidRPr="00B05F09">
        <w:rPr>
          <w:rFonts w:ascii="Palatino Linotype" w:hAnsi="Palatino Linotype"/>
          <w:color w:val="0A0A0A"/>
          <w:sz w:val="24"/>
          <w:szCs w:val="24"/>
        </w:rPr>
        <w:t> microservice.</w:t>
      </w:r>
    </w:p>
    <w:p w:rsidR="00B05F09" w:rsidRPr="00B05F09" w:rsidRDefault="00B05F09" w:rsidP="0013606E">
      <w:pPr>
        <w:numPr>
          <w:ilvl w:val="1"/>
          <w:numId w:val="114"/>
        </w:numPr>
        <w:spacing w:after="0" w:line="240" w:lineRule="auto"/>
        <w:ind w:left="912" w:right="336"/>
        <w:rPr>
          <w:rFonts w:ascii="Palatino Linotype" w:hAnsi="Palatino Linotype"/>
          <w:color w:val="0A0A0A"/>
          <w:sz w:val="24"/>
          <w:szCs w:val="24"/>
        </w:rPr>
      </w:pPr>
      <w:r w:rsidRPr="00B05F09">
        <w:rPr>
          <w:rFonts w:ascii="Palatino Linotype" w:hAnsi="Palatino Linotype"/>
          <w:color w:val="0A0A0A"/>
          <w:sz w:val="24"/>
          <w:szCs w:val="24"/>
        </w:rPr>
        <w:t>SUPPLIER_ORDER_CREATED: order incremented with information from the </w:t>
      </w:r>
      <w:r w:rsidRPr="00B05F09">
        <w:rPr>
          <w:rStyle w:val="HTMLCode"/>
          <w:rFonts w:eastAsiaTheme="minorHAnsi"/>
          <w:color w:val="0A0A0A"/>
          <w:sz w:val="24"/>
          <w:szCs w:val="24"/>
        </w:rPr>
        <w:t>supplier</w:t>
      </w:r>
      <w:r w:rsidRPr="00B05F09">
        <w:rPr>
          <w:rFonts w:ascii="Palatino Linotype" w:hAnsi="Palatino Linotype"/>
          <w:color w:val="0A0A0A"/>
          <w:sz w:val="24"/>
          <w:szCs w:val="24"/>
        </w:rPr>
        <w:t> microservice.</w:t>
      </w:r>
    </w:p>
    <w:p w:rsidR="00B05F09" w:rsidRPr="00B05F09" w:rsidRDefault="00B05F09" w:rsidP="0013606E">
      <w:pPr>
        <w:numPr>
          <w:ilvl w:val="1"/>
          <w:numId w:val="114"/>
        </w:numPr>
        <w:spacing w:after="0" w:line="240" w:lineRule="auto"/>
        <w:ind w:left="912" w:right="336"/>
        <w:rPr>
          <w:rFonts w:ascii="Palatino Linotype" w:hAnsi="Palatino Linotype"/>
          <w:color w:val="0A0A0A"/>
          <w:sz w:val="24"/>
          <w:szCs w:val="24"/>
        </w:rPr>
      </w:pPr>
      <w:r w:rsidRPr="00B05F09">
        <w:rPr>
          <w:rFonts w:ascii="Palatino Linotype" w:hAnsi="Palatino Linotype"/>
          <w:color w:val="0A0A0A"/>
          <w:sz w:val="24"/>
          <w:szCs w:val="24"/>
        </w:rPr>
        <w:t>CARRIER_VOUCHER_CREATED: order incremented with information from the </w:t>
      </w:r>
      <w:r w:rsidRPr="00B05F09">
        <w:rPr>
          <w:rStyle w:val="HTMLCode"/>
          <w:rFonts w:eastAsiaTheme="minorHAnsi"/>
          <w:color w:val="0A0A0A"/>
          <w:sz w:val="24"/>
          <w:szCs w:val="24"/>
        </w:rPr>
        <w:t>carrier</w:t>
      </w:r>
      <w:r w:rsidRPr="00B05F09">
        <w:rPr>
          <w:rFonts w:ascii="Palatino Linotype" w:hAnsi="Palatino Linotype"/>
          <w:color w:val="0A0A0A"/>
          <w:sz w:val="24"/>
          <w:szCs w:val="24"/>
        </w:rPr>
        <w:t> microservice.</w:t>
      </w:r>
    </w:p>
    <w:p w:rsidR="00B05F09" w:rsidRPr="00B05F09" w:rsidRDefault="00B05F09" w:rsidP="0013606E">
      <w:pPr>
        <w:numPr>
          <w:ilvl w:val="0"/>
          <w:numId w:val="114"/>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Integrates with the authentication server.</w:t>
      </w:r>
    </w:p>
    <w:p w:rsidR="00B05F09" w:rsidRPr="00B05F09" w:rsidRDefault="00B05F09" w:rsidP="0013606E">
      <w:pPr>
        <w:numPr>
          <w:ilvl w:val="0"/>
          <w:numId w:val="114"/>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Forwards authentication headers to other microservices with a RequestInterceptor bean.</w:t>
      </w:r>
    </w:p>
    <w:p w:rsidR="00B05F09" w:rsidRPr="00B05F09" w:rsidRDefault="00B05F09" w:rsidP="00B05F09">
      <w:pPr>
        <w:pStyle w:val="Heading3"/>
        <w:spacing w:before="0"/>
        <w:rPr>
          <w:rFonts w:ascii="Segoe UI" w:hAnsi="Segoe UI" w:cs="Segoe UI"/>
          <w:color w:val="0A0A0A"/>
        </w:rPr>
      </w:pPr>
      <w:bookmarkStart w:id="34" w:name="supplier"/>
      <w:bookmarkEnd w:id="34"/>
      <w:r w:rsidRPr="00B05F09">
        <w:rPr>
          <w:rFonts w:ascii="Segoe UI" w:hAnsi="Segoe UI" w:cs="Segoe UI"/>
          <w:b/>
          <w:bCs/>
          <w:color w:val="0A0A0A"/>
        </w:rPr>
        <w:t>Supplier</w:t>
      </w:r>
    </w:p>
    <w:p w:rsidR="00B05F09" w:rsidRPr="00B05F09" w:rsidRDefault="00B05F09" w:rsidP="00B05F09">
      <w:pPr>
        <w:pStyle w:val="NormalWeb"/>
        <w:spacing w:before="0" w:beforeAutospacing="0" w:after="0" w:afterAutospacing="0"/>
        <w:rPr>
          <w:rFonts w:ascii="Palatino Linotype" w:hAnsi="Palatino Linotype"/>
          <w:color w:val="0A0A0A"/>
        </w:rPr>
      </w:pPr>
      <w:r w:rsidRPr="00B05F09">
        <w:rPr>
          <w:rStyle w:val="HTMLCode"/>
          <w:color w:val="0A0A0A"/>
          <w:sz w:val="24"/>
          <w:szCs w:val="24"/>
        </w:rPr>
        <w:t>supplier</w:t>
      </w:r>
      <w:r w:rsidRPr="00B05F09">
        <w:rPr>
          <w:rFonts w:ascii="Palatino Linotype" w:hAnsi="Palatino Linotype"/>
          <w:color w:val="0A0A0A"/>
        </w:rPr>
        <w:t> folder on the repository.</w:t>
      </w:r>
    </w:p>
    <w:p w:rsidR="00B05F09" w:rsidRPr="00B05F09" w:rsidRDefault="00B05F09" w:rsidP="0013606E">
      <w:pPr>
        <w:numPr>
          <w:ilvl w:val="0"/>
          <w:numId w:val="115"/>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Someone who provides products on different locations.</w:t>
      </w:r>
    </w:p>
    <w:p w:rsidR="00B05F09" w:rsidRPr="00B05F09" w:rsidRDefault="00B05F09" w:rsidP="0013606E">
      <w:pPr>
        <w:numPr>
          <w:ilvl w:val="0"/>
          <w:numId w:val="115"/>
        </w:numPr>
        <w:spacing w:after="0"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Provides Orders to the </w:t>
      </w:r>
      <w:r w:rsidRPr="00B05F09">
        <w:rPr>
          <w:rStyle w:val="HTMLCode"/>
          <w:rFonts w:eastAsiaTheme="minorHAnsi"/>
          <w:color w:val="0A0A0A"/>
          <w:sz w:val="24"/>
          <w:szCs w:val="24"/>
        </w:rPr>
        <w:t>storefront</w:t>
      </w:r>
      <w:r w:rsidRPr="00B05F09">
        <w:rPr>
          <w:rFonts w:ascii="Palatino Linotype" w:hAnsi="Palatino Linotype"/>
          <w:color w:val="0A0A0A"/>
          <w:sz w:val="24"/>
          <w:szCs w:val="24"/>
        </w:rPr>
        <w:t> component.</w:t>
      </w:r>
    </w:p>
    <w:p w:rsidR="00B05F09" w:rsidRPr="00B05F09" w:rsidRDefault="00B05F09" w:rsidP="0013606E">
      <w:pPr>
        <w:numPr>
          <w:ilvl w:val="0"/>
          <w:numId w:val="115"/>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Integrates with the authentication server.</w:t>
      </w:r>
    </w:p>
    <w:p w:rsidR="00B05F09" w:rsidRPr="00B05F09" w:rsidRDefault="00B05F09" w:rsidP="00B05F09">
      <w:pPr>
        <w:pStyle w:val="Heading3"/>
        <w:spacing w:before="0"/>
        <w:rPr>
          <w:rFonts w:ascii="Segoe UI" w:hAnsi="Segoe UI" w:cs="Segoe UI"/>
          <w:color w:val="0A0A0A"/>
        </w:rPr>
      </w:pPr>
      <w:bookmarkStart w:id="35" w:name="carrier"/>
      <w:bookmarkEnd w:id="35"/>
      <w:r w:rsidRPr="00B05F09">
        <w:rPr>
          <w:rFonts w:ascii="Segoe UI" w:hAnsi="Segoe UI" w:cs="Segoe UI"/>
          <w:b/>
          <w:bCs/>
          <w:color w:val="0A0A0A"/>
        </w:rPr>
        <w:t>Carrier</w:t>
      </w:r>
    </w:p>
    <w:p w:rsidR="00B05F09" w:rsidRPr="00B05F09" w:rsidRDefault="00B05F09" w:rsidP="00B05F09">
      <w:pPr>
        <w:pStyle w:val="NormalWeb"/>
        <w:spacing w:before="0" w:beforeAutospacing="0" w:after="0" w:afterAutospacing="0"/>
        <w:rPr>
          <w:rFonts w:ascii="Palatino Linotype" w:hAnsi="Palatino Linotype"/>
          <w:color w:val="0A0A0A"/>
        </w:rPr>
      </w:pPr>
      <w:r w:rsidRPr="00B05F09">
        <w:rPr>
          <w:rStyle w:val="HTMLCode"/>
          <w:color w:val="0A0A0A"/>
          <w:sz w:val="24"/>
          <w:szCs w:val="24"/>
        </w:rPr>
        <w:t>carrier</w:t>
      </w:r>
      <w:r w:rsidRPr="00B05F09">
        <w:rPr>
          <w:rFonts w:ascii="Palatino Linotype" w:hAnsi="Palatino Linotype"/>
          <w:color w:val="0A0A0A"/>
        </w:rPr>
        <w:t> folder on the repository.</w:t>
      </w:r>
    </w:p>
    <w:p w:rsidR="00B05F09" w:rsidRPr="00B05F09" w:rsidRDefault="00B05F09" w:rsidP="0013606E">
      <w:pPr>
        <w:numPr>
          <w:ilvl w:val="0"/>
          <w:numId w:val="116"/>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Someone who delivers stuff to clients from the suppliers.</w:t>
      </w:r>
    </w:p>
    <w:p w:rsidR="00B05F09" w:rsidRPr="00B05F09" w:rsidRDefault="00B05F09" w:rsidP="0013606E">
      <w:pPr>
        <w:numPr>
          <w:ilvl w:val="0"/>
          <w:numId w:val="116"/>
        </w:numPr>
        <w:spacing w:after="0"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Provides Vouchers to the </w:t>
      </w:r>
      <w:r w:rsidRPr="00B05F09">
        <w:rPr>
          <w:rStyle w:val="HTMLCode"/>
          <w:rFonts w:eastAsiaTheme="minorHAnsi"/>
          <w:color w:val="0A0A0A"/>
          <w:sz w:val="24"/>
          <w:szCs w:val="24"/>
        </w:rPr>
        <w:t>storefront</w:t>
      </w:r>
      <w:r w:rsidRPr="00B05F09">
        <w:rPr>
          <w:rFonts w:ascii="Palatino Linotype" w:hAnsi="Palatino Linotype"/>
          <w:color w:val="0A0A0A"/>
          <w:sz w:val="24"/>
          <w:szCs w:val="24"/>
        </w:rPr>
        <w:t> component.</w:t>
      </w:r>
    </w:p>
    <w:p w:rsidR="00B05F09" w:rsidRPr="00B05F09" w:rsidRDefault="00B05F09" w:rsidP="0013606E">
      <w:pPr>
        <w:numPr>
          <w:ilvl w:val="0"/>
          <w:numId w:val="116"/>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Integrates with the authentication server.</w:t>
      </w:r>
    </w:p>
    <w:p w:rsidR="00B05F09" w:rsidRPr="00B05F09" w:rsidRDefault="00B05F09" w:rsidP="00B05F09">
      <w:pPr>
        <w:pStyle w:val="Heading3"/>
        <w:spacing w:before="0"/>
        <w:rPr>
          <w:rFonts w:ascii="Segoe UI" w:hAnsi="Segoe UI" w:cs="Segoe UI"/>
          <w:color w:val="0A0A0A"/>
        </w:rPr>
      </w:pPr>
      <w:bookmarkStart w:id="36" w:name="authentication-server"/>
      <w:bookmarkEnd w:id="36"/>
      <w:r w:rsidRPr="00B05F09">
        <w:rPr>
          <w:rFonts w:ascii="Segoe UI" w:hAnsi="Segoe UI" w:cs="Segoe UI"/>
          <w:b/>
          <w:bCs/>
          <w:color w:val="0A0A0A"/>
        </w:rPr>
        <w:t>Authentication Server</w:t>
      </w:r>
    </w:p>
    <w:p w:rsidR="00B05F09" w:rsidRPr="00B05F09" w:rsidRDefault="00B05F09" w:rsidP="00B05F09">
      <w:pPr>
        <w:pStyle w:val="NormalWeb"/>
        <w:spacing w:before="0" w:beforeAutospacing="0" w:after="0" w:afterAutospacing="0"/>
        <w:rPr>
          <w:rFonts w:ascii="Palatino Linotype" w:hAnsi="Palatino Linotype"/>
          <w:color w:val="0A0A0A"/>
        </w:rPr>
      </w:pPr>
      <w:r w:rsidRPr="00B05F09">
        <w:rPr>
          <w:rStyle w:val="HTMLCode"/>
          <w:color w:val="0A0A0A"/>
          <w:sz w:val="24"/>
          <w:szCs w:val="24"/>
        </w:rPr>
        <w:t>auth-service</w:t>
      </w:r>
      <w:r w:rsidRPr="00B05F09">
        <w:rPr>
          <w:rFonts w:ascii="Palatino Linotype" w:hAnsi="Palatino Linotype"/>
          <w:color w:val="0A0A0A"/>
        </w:rPr>
        <w:t> folder on the repository.</w:t>
      </w:r>
    </w:p>
    <w:p w:rsidR="00B05F09" w:rsidRPr="00B05F09" w:rsidRDefault="00B05F09" w:rsidP="0013606E">
      <w:pPr>
        <w:numPr>
          <w:ilvl w:val="0"/>
          <w:numId w:val="117"/>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This is an OAuth server tying together Spring Security and Spring Cloud OAuth2.</w:t>
      </w:r>
    </w:p>
    <w:p w:rsidR="00B05F09" w:rsidRPr="00B05F09" w:rsidRDefault="00B05F09" w:rsidP="0013606E">
      <w:pPr>
        <w:numPr>
          <w:ilvl w:val="0"/>
          <w:numId w:val="117"/>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Spring Security configures a user (hardcoded =).</w:t>
      </w:r>
    </w:p>
    <w:p w:rsidR="00B05F09" w:rsidRPr="00B05F09" w:rsidRDefault="00B05F09" w:rsidP="0013606E">
      <w:pPr>
        <w:numPr>
          <w:ilvl w:val="0"/>
          <w:numId w:val="117"/>
        </w:numPr>
        <w:spacing w:after="0"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Spring Cloud OAuth2 configures a client of the authorization server, the </w:t>
      </w:r>
      <w:r w:rsidRPr="00B05F09">
        <w:rPr>
          <w:rStyle w:val="HTMLCode"/>
          <w:rFonts w:eastAsiaTheme="minorHAnsi"/>
          <w:color w:val="0A0A0A"/>
          <w:sz w:val="24"/>
          <w:szCs w:val="24"/>
        </w:rPr>
        <w:t>storefront</w:t>
      </w:r>
      <w:r w:rsidRPr="00B05F09">
        <w:rPr>
          <w:rFonts w:ascii="Palatino Linotype" w:hAnsi="Palatino Linotype"/>
          <w:color w:val="0A0A0A"/>
          <w:sz w:val="24"/>
          <w:szCs w:val="24"/>
        </w:rPr>
        <w:t> (hardcoded =).</w:t>
      </w:r>
    </w:p>
    <w:p w:rsidR="00B05F09" w:rsidRPr="00B05F09" w:rsidRDefault="00B05F09" w:rsidP="00B05F09">
      <w:pPr>
        <w:pStyle w:val="Heading3"/>
        <w:spacing w:before="0"/>
        <w:rPr>
          <w:rFonts w:ascii="Segoe UI" w:hAnsi="Segoe UI" w:cs="Segoe UI"/>
          <w:color w:val="0A0A0A"/>
        </w:rPr>
      </w:pPr>
      <w:bookmarkStart w:id="37" w:name="api-gateway"/>
      <w:bookmarkEnd w:id="37"/>
      <w:r w:rsidRPr="00B05F09">
        <w:rPr>
          <w:rFonts w:ascii="Segoe UI" w:hAnsi="Segoe UI" w:cs="Segoe UI"/>
          <w:b/>
          <w:bCs/>
          <w:color w:val="0A0A0A"/>
        </w:rPr>
        <w:t>API Gateway</w:t>
      </w:r>
    </w:p>
    <w:p w:rsidR="00B05F09" w:rsidRPr="00B05F09" w:rsidRDefault="00B05F09" w:rsidP="00B05F09">
      <w:pPr>
        <w:pStyle w:val="NormalWeb"/>
        <w:spacing w:before="0" w:beforeAutospacing="0" w:after="0" w:afterAutospacing="0"/>
        <w:rPr>
          <w:rFonts w:ascii="Palatino Linotype" w:hAnsi="Palatino Linotype"/>
          <w:color w:val="0A0A0A"/>
        </w:rPr>
      </w:pPr>
      <w:r w:rsidRPr="00B05F09">
        <w:rPr>
          <w:rStyle w:val="HTMLCode"/>
          <w:color w:val="0A0A0A"/>
          <w:sz w:val="24"/>
          <w:szCs w:val="24"/>
        </w:rPr>
        <w:t>zuul-api-gateway</w:t>
      </w:r>
      <w:r w:rsidRPr="00B05F09">
        <w:rPr>
          <w:rFonts w:ascii="Palatino Linotype" w:hAnsi="Palatino Linotype"/>
          <w:color w:val="0A0A0A"/>
        </w:rPr>
        <w:t> folder on the repository.</w:t>
      </w:r>
    </w:p>
    <w:p w:rsidR="00B05F09" w:rsidRPr="00B05F09" w:rsidRDefault="00B05F09" w:rsidP="0013606E">
      <w:pPr>
        <w:numPr>
          <w:ilvl w:val="0"/>
          <w:numId w:val="118"/>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Clients make requests for the API Gateway, which then redirects to the correct microservice for the request.</w:t>
      </w:r>
    </w:p>
    <w:p w:rsidR="00B05F09" w:rsidRPr="00B05F09" w:rsidRDefault="00B05F09" w:rsidP="0013606E">
      <w:pPr>
        <w:numPr>
          <w:ilvl w:val="0"/>
          <w:numId w:val="118"/>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Implemented with Netflix Zuul.</w:t>
      </w:r>
    </w:p>
    <w:p w:rsidR="00B05F09" w:rsidRPr="00B05F09" w:rsidRDefault="00B05F09" w:rsidP="0013606E">
      <w:pPr>
        <w:numPr>
          <w:ilvl w:val="0"/>
          <w:numId w:val="118"/>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Integrates (automatically) with Eureka to get microservices instances.</w:t>
      </w:r>
    </w:p>
    <w:p w:rsidR="00B05F09" w:rsidRPr="00B05F09" w:rsidRDefault="00B05F09" w:rsidP="0013606E">
      <w:pPr>
        <w:numPr>
          <w:ilvl w:val="0"/>
          <w:numId w:val="118"/>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lastRenderedPageBreak/>
        <w:t>Does client-side load balancing with Ribbon automatically.</w:t>
      </w:r>
    </w:p>
    <w:p w:rsidR="00B05F09" w:rsidRPr="00B05F09" w:rsidRDefault="00B05F09" w:rsidP="00B05F09">
      <w:pPr>
        <w:pStyle w:val="Heading3"/>
        <w:spacing w:before="0"/>
        <w:rPr>
          <w:rFonts w:ascii="Segoe UI" w:hAnsi="Segoe UI" w:cs="Segoe UI"/>
          <w:color w:val="0A0A0A"/>
        </w:rPr>
      </w:pPr>
      <w:bookmarkStart w:id="38" w:name="eureka-server"/>
      <w:bookmarkEnd w:id="38"/>
      <w:r w:rsidRPr="00B05F09">
        <w:rPr>
          <w:rFonts w:ascii="Segoe UI" w:hAnsi="Segoe UI" w:cs="Segoe UI"/>
          <w:b/>
          <w:bCs/>
          <w:color w:val="0A0A0A"/>
        </w:rPr>
        <w:t>Eureka server</w:t>
      </w:r>
    </w:p>
    <w:p w:rsidR="00B05F09" w:rsidRPr="00B05F09" w:rsidRDefault="00B05F09" w:rsidP="00B05F09">
      <w:pPr>
        <w:pStyle w:val="NormalWeb"/>
        <w:spacing w:before="0" w:beforeAutospacing="0" w:after="0" w:afterAutospacing="0"/>
        <w:rPr>
          <w:rFonts w:ascii="Palatino Linotype" w:hAnsi="Palatino Linotype"/>
          <w:color w:val="0A0A0A"/>
        </w:rPr>
      </w:pPr>
      <w:r w:rsidRPr="00B05F09">
        <w:rPr>
          <w:rStyle w:val="HTMLCode"/>
          <w:color w:val="0A0A0A"/>
          <w:sz w:val="24"/>
          <w:szCs w:val="24"/>
        </w:rPr>
        <w:t>eureka-server</w:t>
      </w:r>
      <w:r w:rsidRPr="00B05F09">
        <w:rPr>
          <w:rFonts w:ascii="Palatino Linotype" w:hAnsi="Palatino Linotype"/>
          <w:color w:val="0A0A0A"/>
        </w:rPr>
        <w:t> folder.</w:t>
      </w:r>
    </w:p>
    <w:p w:rsidR="00B05F09" w:rsidRPr="00B05F09" w:rsidRDefault="00B05F09" w:rsidP="0013606E">
      <w:pPr>
        <w:numPr>
          <w:ilvl w:val="0"/>
          <w:numId w:val="119"/>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Handles service registry and discovery.</w:t>
      </w:r>
    </w:p>
    <w:p w:rsidR="00B05F09" w:rsidRPr="00B05F09" w:rsidRDefault="00B05F09" w:rsidP="0013606E">
      <w:pPr>
        <w:numPr>
          <w:ilvl w:val="0"/>
          <w:numId w:val="119"/>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Every component registers itself here.</w:t>
      </w:r>
    </w:p>
    <w:p w:rsidR="00B05F09" w:rsidRPr="00B05F09" w:rsidRDefault="00B05F09" w:rsidP="0013606E">
      <w:pPr>
        <w:numPr>
          <w:ilvl w:val="0"/>
          <w:numId w:val="119"/>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Balancing is on the client, </w:t>
      </w:r>
      <w:del w:id="39" w:author="Unknown">
        <w:r w:rsidRPr="00B05F09">
          <w:rPr>
            <w:rFonts w:ascii="Palatino Linotype" w:hAnsi="Palatino Linotype"/>
            <w:color w:val="0A0A0A"/>
            <w:sz w:val="24"/>
            <w:szCs w:val="24"/>
          </w:rPr>
          <w:delText>via a RestTemplate bean configured to use Eureka server as a client</w:delText>
        </w:r>
      </w:del>
      <w:r w:rsidRPr="00B05F09">
        <w:rPr>
          <w:rFonts w:ascii="Palatino Linotype" w:hAnsi="Palatino Linotype"/>
          <w:color w:val="0A0A0A"/>
          <w:sz w:val="24"/>
          <w:szCs w:val="24"/>
        </w:rPr>
        <w:t> (this was replaced by the FeignClient. See older commits to understand how to configure a RestTemplate to work with Eureka Client).</w:t>
      </w:r>
    </w:p>
    <w:p w:rsidR="00B05F09" w:rsidRPr="00B05F09" w:rsidRDefault="00B05F09" w:rsidP="0013606E">
      <w:pPr>
        <w:numPr>
          <w:ilvl w:val="0"/>
          <w:numId w:val="119"/>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Balancing is on the client through FeignClient, which is auto-configured on each application to balance requests when eureka client is being used.</w:t>
      </w:r>
    </w:p>
    <w:p w:rsidR="00B05F09" w:rsidRPr="00B05F09" w:rsidRDefault="00B05F09" w:rsidP="00B05F09">
      <w:pPr>
        <w:pStyle w:val="Heading3"/>
        <w:spacing w:before="0"/>
        <w:rPr>
          <w:rFonts w:ascii="Segoe UI" w:hAnsi="Segoe UI" w:cs="Segoe UI"/>
          <w:color w:val="0A0A0A"/>
        </w:rPr>
      </w:pPr>
      <w:bookmarkStart w:id="40" w:name="config-server"/>
      <w:bookmarkEnd w:id="40"/>
      <w:r w:rsidRPr="00B05F09">
        <w:rPr>
          <w:rFonts w:ascii="Segoe UI" w:hAnsi="Segoe UI" w:cs="Segoe UI"/>
          <w:b/>
          <w:bCs/>
          <w:color w:val="0A0A0A"/>
        </w:rPr>
        <w:t>Config Server</w:t>
      </w:r>
    </w:p>
    <w:p w:rsidR="00B05F09" w:rsidRPr="00B05F09" w:rsidRDefault="00B05F09" w:rsidP="00B05F09">
      <w:pPr>
        <w:pStyle w:val="NormalWeb"/>
        <w:spacing w:before="0" w:beforeAutospacing="0" w:after="0" w:afterAutospacing="0"/>
        <w:rPr>
          <w:rFonts w:ascii="Palatino Linotype" w:hAnsi="Palatino Linotype"/>
          <w:color w:val="0A0A0A"/>
        </w:rPr>
      </w:pPr>
      <w:r w:rsidRPr="00B05F09">
        <w:rPr>
          <w:rStyle w:val="HTMLCode"/>
          <w:color w:val="0A0A0A"/>
          <w:sz w:val="24"/>
          <w:szCs w:val="24"/>
        </w:rPr>
        <w:t>config-server</w:t>
      </w:r>
      <w:r w:rsidRPr="00B05F09">
        <w:rPr>
          <w:rFonts w:ascii="Palatino Linotype" w:hAnsi="Palatino Linotype"/>
          <w:color w:val="0A0A0A"/>
        </w:rPr>
        <w:t> folder.</w:t>
      </w:r>
    </w:p>
    <w:p w:rsidR="00B05F09" w:rsidRPr="00B05F09" w:rsidRDefault="00B05F09" w:rsidP="0013606E">
      <w:pPr>
        <w:numPr>
          <w:ilvl w:val="0"/>
          <w:numId w:val="120"/>
        </w:numPr>
        <w:spacing w:after="0"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Provides configuration to the microservices. The </w:t>
      </w:r>
      <w:r w:rsidRPr="00B05F09">
        <w:rPr>
          <w:rStyle w:val="HTMLCode"/>
          <w:rFonts w:eastAsiaTheme="minorHAnsi"/>
          <w:color w:val="0A0A0A"/>
          <w:sz w:val="24"/>
          <w:szCs w:val="24"/>
        </w:rPr>
        <w:t>config-repo</w:t>
      </w:r>
      <w:r w:rsidRPr="00B05F09">
        <w:rPr>
          <w:rFonts w:ascii="Palatino Linotype" w:hAnsi="Palatino Linotype"/>
          <w:color w:val="0A0A0A"/>
          <w:sz w:val="24"/>
          <w:szCs w:val="24"/>
        </w:rPr>
        <w:t> folder is used to store the configuration files.</w:t>
      </w:r>
    </w:p>
    <w:p w:rsidR="00B05F09" w:rsidRPr="00B05F09" w:rsidRDefault="00B05F09" w:rsidP="00B05F09">
      <w:pPr>
        <w:pStyle w:val="Heading3"/>
        <w:spacing w:before="0"/>
        <w:rPr>
          <w:rFonts w:ascii="Segoe UI" w:hAnsi="Segoe UI" w:cs="Segoe UI"/>
          <w:color w:val="0A0A0A"/>
        </w:rPr>
      </w:pPr>
      <w:bookmarkStart w:id="41" w:name="other-stuff"/>
      <w:bookmarkEnd w:id="41"/>
      <w:r w:rsidRPr="00B05F09">
        <w:rPr>
          <w:rFonts w:ascii="Segoe UI" w:hAnsi="Segoe UI" w:cs="Segoe UI"/>
          <w:b/>
          <w:bCs/>
          <w:color w:val="0A0A0A"/>
        </w:rPr>
        <w:t>Other Stuff</w:t>
      </w:r>
    </w:p>
    <w:p w:rsidR="00B05F09" w:rsidRPr="00B05F09" w:rsidRDefault="00B05F09" w:rsidP="0013606E">
      <w:pPr>
        <w:numPr>
          <w:ilvl w:val="0"/>
          <w:numId w:val="121"/>
        </w:numPr>
        <w:spacing w:before="72" w:after="72" w:line="240" w:lineRule="auto"/>
        <w:ind w:left="456" w:right="168"/>
        <w:rPr>
          <w:rFonts w:ascii="Palatino Linotype" w:hAnsi="Palatino Linotype" w:cs="Times New Roman"/>
          <w:color w:val="0A0A0A"/>
          <w:sz w:val="24"/>
          <w:szCs w:val="24"/>
        </w:rPr>
      </w:pPr>
      <w:r w:rsidRPr="00B05F09">
        <w:rPr>
          <w:rFonts w:ascii="Palatino Linotype" w:hAnsi="Palatino Linotype"/>
          <w:color w:val="0A0A0A"/>
          <w:sz w:val="24"/>
          <w:szCs w:val="24"/>
        </w:rPr>
        <w:t>I've configured to log to papertrail (a log aggregator as a service) and used Spring Cloud Sleuth to add a traceId to every user request, being able to trace the request across microservices.</w:t>
      </w:r>
    </w:p>
    <w:p w:rsidR="00B05F09" w:rsidRPr="00B05F09" w:rsidRDefault="00B05F09" w:rsidP="0013606E">
      <w:pPr>
        <w:numPr>
          <w:ilvl w:val="0"/>
          <w:numId w:val="121"/>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The logback.xml on each "domain" microservice does the magic. This will stop working after a while, so provide your own configuration for logback...</w:t>
      </w:r>
    </w:p>
    <w:p w:rsidR="00B05F09" w:rsidRPr="00B05F09" w:rsidRDefault="00B05F09" w:rsidP="00B05F09">
      <w:pPr>
        <w:pStyle w:val="Heading2"/>
        <w:spacing w:before="0" w:after="120" w:line="274" w:lineRule="atLeast"/>
        <w:rPr>
          <w:rFonts w:ascii="Segoe UI" w:hAnsi="Segoe UI" w:cs="Segoe UI"/>
          <w:color w:val="0A0A0A"/>
          <w:sz w:val="24"/>
          <w:szCs w:val="24"/>
        </w:rPr>
      </w:pPr>
      <w:bookmarkStart w:id="42" w:name="handson"/>
      <w:bookmarkEnd w:id="42"/>
      <w:r w:rsidRPr="00B05F09">
        <w:rPr>
          <w:rFonts w:ascii="Segoe UI" w:hAnsi="Segoe UI" w:cs="Segoe UI"/>
          <w:b/>
          <w:bCs/>
          <w:color w:val="0A0A0A"/>
          <w:sz w:val="24"/>
          <w:szCs w:val="24"/>
        </w:rPr>
        <w:t>Hands-on!</w:t>
      </w:r>
    </w:p>
    <w:p w:rsidR="00B05F09" w:rsidRPr="00B05F09" w:rsidRDefault="00B05F09" w:rsidP="0013606E">
      <w:pPr>
        <w:numPr>
          <w:ilvl w:val="0"/>
          <w:numId w:val="122"/>
        </w:numPr>
        <w:spacing w:before="72" w:after="72" w:line="240" w:lineRule="auto"/>
        <w:ind w:left="456" w:right="168"/>
        <w:rPr>
          <w:rFonts w:ascii="Palatino Linotype" w:hAnsi="Palatino Linotype" w:cs="Times New Roman"/>
          <w:color w:val="0A0A0A"/>
          <w:sz w:val="24"/>
          <w:szCs w:val="24"/>
        </w:rPr>
      </w:pPr>
      <w:r w:rsidRPr="00B05F09">
        <w:rPr>
          <w:rFonts w:ascii="Palatino Linotype" w:hAnsi="Palatino Linotype"/>
          <w:color w:val="0A0A0A"/>
          <w:sz w:val="24"/>
          <w:szCs w:val="24"/>
        </w:rPr>
        <w:t>Clone/fork </w:t>
      </w:r>
      <w:hyperlink r:id="rId203" w:history="1">
        <w:r w:rsidRPr="00B05F09">
          <w:rPr>
            <w:rStyle w:val="Hyperlink"/>
            <w:rFonts w:ascii="Palatino Linotype" w:hAnsi="Palatino Linotype"/>
            <w:sz w:val="24"/>
            <w:szCs w:val="24"/>
          </w:rPr>
          <w:t>this GitHub repository</w:t>
        </w:r>
      </w:hyperlink>
      <w:r w:rsidRPr="00B05F09">
        <w:rPr>
          <w:rFonts w:ascii="Palatino Linotype" w:hAnsi="Palatino Linotype"/>
          <w:color w:val="0A0A0A"/>
          <w:sz w:val="24"/>
          <w:szCs w:val="24"/>
        </w:rPr>
        <w:t>.</w:t>
      </w:r>
    </w:p>
    <w:p w:rsidR="00B05F09" w:rsidRPr="00B05F09" w:rsidRDefault="00B05F09" w:rsidP="0013606E">
      <w:pPr>
        <w:numPr>
          <w:ilvl w:val="0"/>
          <w:numId w:val="122"/>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Import everything on </w:t>
      </w:r>
      <w:hyperlink r:id="rId204" w:history="1">
        <w:r w:rsidRPr="00B05F09">
          <w:rPr>
            <w:rStyle w:val="Hyperlink"/>
            <w:rFonts w:ascii="Palatino Linotype" w:hAnsi="Palatino Linotype"/>
            <w:sz w:val="24"/>
            <w:szCs w:val="24"/>
          </w:rPr>
          <w:t>STS</w:t>
        </w:r>
      </w:hyperlink>
      <w:r w:rsidRPr="00B05F09">
        <w:rPr>
          <w:rFonts w:ascii="Palatino Linotype" w:hAnsi="Palatino Linotype"/>
          <w:color w:val="0A0A0A"/>
          <w:sz w:val="24"/>
          <w:szCs w:val="24"/>
        </w:rPr>
        <w:t>.</w:t>
      </w:r>
    </w:p>
    <w:p w:rsidR="00B05F09" w:rsidRPr="00B05F09" w:rsidRDefault="00B05F09" w:rsidP="0013606E">
      <w:pPr>
        <w:numPr>
          <w:ilvl w:val="0"/>
          <w:numId w:val="122"/>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Provide the following configurations:</w:t>
      </w:r>
    </w:p>
    <w:p w:rsidR="00B05F09" w:rsidRPr="00B05F09" w:rsidRDefault="00B05F09" w:rsidP="0013606E">
      <w:pPr>
        <w:numPr>
          <w:ilvl w:val="1"/>
          <w:numId w:val="122"/>
        </w:numPr>
        <w:spacing w:after="0" w:line="240" w:lineRule="auto"/>
        <w:ind w:left="912" w:right="336"/>
        <w:rPr>
          <w:rFonts w:ascii="Palatino Linotype" w:hAnsi="Palatino Linotype"/>
          <w:color w:val="0A0A0A"/>
          <w:sz w:val="24"/>
          <w:szCs w:val="24"/>
        </w:rPr>
      </w:pPr>
      <w:r w:rsidRPr="00B05F09">
        <w:rPr>
          <w:rFonts w:ascii="Palatino Linotype" w:hAnsi="Palatino Linotype"/>
          <w:color w:val="0A0A0A"/>
          <w:sz w:val="24"/>
          <w:szCs w:val="24"/>
        </w:rPr>
        <w:t>configure the config-server </w:t>
      </w:r>
      <w:r w:rsidRPr="00B05F09">
        <w:rPr>
          <w:rStyle w:val="HTMLCode"/>
          <w:rFonts w:eastAsiaTheme="minorHAnsi"/>
          <w:color w:val="0A0A0A"/>
          <w:sz w:val="24"/>
          <w:szCs w:val="24"/>
        </w:rPr>
        <w:t>application.yml</w:t>
      </w:r>
      <w:r w:rsidRPr="00B05F09">
        <w:rPr>
          <w:rFonts w:ascii="Palatino Linotype" w:hAnsi="Palatino Linotype"/>
          <w:color w:val="0A0A0A"/>
          <w:sz w:val="24"/>
          <w:szCs w:val="24"/>
        </w:rPr>
        <w:t> file with at least the </w:t>
      </w:r>
      <w:r w:rsidRPr="00B05F09">
        <w:rPr>
          <w:rStyle w:val="HTMLCode"/>
          <w:rFonts w:eastAsiaTheme="minorHAnsi"/>
          <w:color w:val="0A0A0A"/>
          <w:sz w:val="24"/>
          <w:szCs w:val="24"/>
        </w:rPr>
        <w:t>search-locations</w:t>
      </w:r>
      <w:r w:rsidRPr="00B05F09">
        <w:rPr>
          <w:rFonts w:ascii="Palatino Linotype" w:hAnsi="Palatino Linotype"/>
          <w:color w:val="0A0A0A"/>
          <w:sz w:val="24"/>
          <w:szCs w:val="24"/>
        </w:rPr>
        <w:t> property. You may change to the location of your own config repo on your local machine or use the commented configuration to use a github repository.</w:t>
      </w:r>
    </w:p>
    <w:p w:rsidR="00B05F09" w:rsidRPr="00B05F09" w:rsidRDefault="00B05F09" w:rsidP="0013606E">
      <w:pPr>
        <w:numPr>
          <w:ilvl w:val="1"/>
          <w:numId w:val="122"/>
        </w:numPr>
        <w:spacing w:before="72" w:after="72" w:line="240" w:lineRule="auto"/>
        <w:ind w:left="912" w:right="336"/>
        <w:rPr>
          <w:rFonts w:ascii="Palatino Linotype" w:hAnsi="Palatino Linotype"/>
          <w:color w:val="0A0A0A"/>
          <w:sz w:val="24"/>
          <w:szCs w:val="24"/>
        </w:rPr>
      </w:pPr>
      <w:r w:rsidRPr="00B05F09">
        <w:rPr>
          <w:rFonts w:ascii="Palatino Linotype" w:hAnsi="Palatino Linotype"/>
          <w:color w:val="0A0A0A"/>
          <w:sz w:val="24"/>
          <w:szCs w:val="24"/>
        </w:rPr>
        <w:t>provide a MariaDB instance running with the following schemas already created: supplier; storefront;</w:t>
      </w:r>
    </w:p>
    <w:p w:rsidR="00B05F09" w:rsidRPr="00B05F09" w:rsidRDefault="00B05F09" w:rsidP="0013606E">
      <w:pPr>
        <w:numPr>
          <w:ilvl w:val="1"/>
          <w:numId w:val="122"/>
        </w:numPr>
        <w:spacing w:before="72" w:after="72" w:line="240" w:lineRule="auto"/>
        <w:ind w:left="912" w:right="336"/>
        <w:rPr>
          <w:rFonts w:ascii="Palatino Linotype" w:hAnsi="Palatino Linotype"/>
          <w:color w:val="0A0A0A"/>
          <w:sz w:val="24"/>
          <w:szCs w:val="24"/>
        </w:rPr>
      </w:pPr>
      <w:r w:rsidRPr="00B05F09">
        <w:rPr>
          <w:rFonts w:ascii="Palatino Linotype" w:hAnsi="Palatino Linotype"/>
          <w:color w:val="0A0A0A"/>
          <w:sz w:val="24"/>
          <w:szCs w:val="24"/>
        </w:rPr>
        <w:t>Note: you can configure the database, connection info and schema name on the configuration files on the config-server.</w:t>
      </w:r>
    </w:p>
    <w:p w:rsidR="00B05F09" w:rsidRPr="00B05F09" w:rsidRDefault="00B05F09" w:rsidP="0013606E">
      <w:pPr>
        <w:numPr>
          <w:ilvl w:val="0"/>
          <w:numId w:val="122"/>
        </w:numPr>
        <w:spacing w:after="0"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Run each of them separately using </w:t>
      </w:r>
      <w:r w:rsidRPr="00B05F09">
        <w:rPr>
          <w:rStyle w:val="HTMLCode"/>
          <w:rFonts w:eastAsiaTheme="minorHAnsi"/>
          <w:color w:val="0A0A0A"/>
          <w:sz w:val="24"/>
          <w:szCs w:val="24"/>
        </w:rPr>
        <w:t>./mvnw spring-boot:run</w:t>
      </w:r>
      <w:r w:rsidRPr="00B05F09">
        <w:rPr>
          <w:rFonts w:ascii="Palatino Linotype" w:hAnsi="Palatino Linotype"/>
          <w:color w:val="0A0A0A"/>
          <w:sz w:val="24"/>
          <w:szCs w:val="24"/>
        </w:rPr>
        <w:t> on each folder OR the Boot Dashboard on STS.</w:t>
      </w:r>
    </w:p>
    <w:p w:rsidR="00B05F09" w:rsidRPr="00B05F09" w:rsidRDefault="00B05F09" w:rsidP="00B05F09">
      <w:pPr>
        <w:pStyle w:val="Heading2"/>
        <w:spacing w:before="0" w:after="120" w:line="274" w:lineRule="atLeast"/>
        <w:rPr>
          <w:rFonts w:ascii="Segoe UI" w:hAnsi="Segoe UI" w:cs="Segoe UI"/>
          <w:color w:val="0A0A0A"/>
          <w:sz w:val="24"/>
          <w:szCs w:val="24"/>
        </w:rPr>
      </w:pPr>
      <w:bookmarkStart w:id="43" w:name="test-stuff"/>
      <w:bookmarkEnd w:id="43"/>
      <w:r w:rsidRPr="00B05F09">
        <w:rPr>
          <w:rFonts w:ascii="Segoe UI" w:hAnsi="Segoe UI" w:cs="Segoe UI"/>
          <w:b/>
          <w:bCs/>
          <w:color w:val="0A0A0A"/>
          <w:sz w:val="24"/>
          <w:szCs w:val="24"/>
        </w:rPr>
        <w:t>Test Stuff</w:t>
      </w:r>
    </w:p>
    <w:p w:rsidR="00B05F09" w:rsidRPr="00B05F09" w:rsidRDefault="00B05F09" w:rsidP="00B05F09">
      <w:pPr>
        <w:pStyle w:val="NormalWeb"/>
        <w:spacing w:before="228" w:beforeAutospacing="0" w:after="288" w:afterAutospacing="0"/>
        <w:rPr>
          <w:rFonts w:ascii="Palatino Linotype" w:hAnsi="Palatino Linotype"/>
          <w:color w:val="0A0A0A"/>
        </w:rPr>
      </w:pPr>
      <w:r w:rsidRPr="00B05F09">
        <w:rPr>
          <w:rFonts w:ascii="Palatino Linotype" w:hAnsi="Palatino Linotype"/>
          <w:color w:val="0A0A0A"/>
        </w:rPr>
        <w:t>There's a </w:t>
      </w:r>
      <w:hyperlink r:id="rId205" w:history="1">
        <w:r w:rsidRPr="00B05F09">
          <w:rPr>
            <w:rStyle w:val="Hyperlink"/>
            <w:rFonts w:ascii="Palatino Linotype" w:eastAsiaTheme="majorEastAsia" w:hAnsi="Palatino Linotype"/>
          </w:rPr>
          <w:t>cartRequests.jmx</w:t>
        </w:r>
      </w:hyperlink>
      <w:r w:rsidRPr="00B05F09">
        <w:rPr>
          <w:rFonts w:ascii="Palatino Linotype" w:hAnsi="Palatino Linotype"/>
          <w:color w:val="0A0A0A"/>
        </w:rPr>
        <w:t> to be imported on </w:t>
      </w:r>
      <w:hyperlink r:id="rId206" w:history="1">
        <w:r w:rsidRPr="00B05F09">
          <w:rPr>
            <w:rStyle w:val="Hyperlink"/>
            <w:rFonts w:ascii="Palatino Linotype" w:eastAsiaTheme="majorEastAsia" w:hAnsi="Palatino Linotype"/>
          </w:rPr>
          <w:t>JMeter</w:t>
        </w:r>
      </w:hyperlink>
      <w:r w:rsidRPr="00B05F09">
        <w:rPr>
          <w:rFonts w:ascii="Palatino Linotype" w:hAnsi="Palatino Linotype"/>
          <w:color w:val="0A0A0A"/>
        </w:rPr>
        <w:t> and test Hystrix. Ask me if you want to know more about it.</w:t>
      </w:r>
    </w:p>
    <w:p w:rsidR="00B05F09" w:rsidRPr="00B05F09" w:rsidRDefault="00B05F09" w:rsidP="00B05F09">
      <w:pPr>
        <w:pStyle w:val="NormalWeb"/>
        <w:spacing w:before="228" w:beforeAutospacing="0" w:after="288" w:afterAutospacing="0"/>
        <w:rPr>
          <w:rFonts w:ascii="Palatino Linotype" w:hAnsi="Palatino Linotype"/>
          <w:color w:val="0A0A0A"/>
        </w:rPr>
      </w:pPr>
      <w:r w:rsidRPr="00B05F09">
        <w:rPr>
          <w:rFonts w:ascii="Palatino Linotype" w:hAnsi="Palatino Linotype"/>
          <w:color w:val="0A0A0A"/>
        </w:rPr>
        <w:lastRenderedPageBreak/>
        <w:t>There's also a </w:t>
      </w:r>
      <w:hyperlink r:id="rId207" w:history="1">
        <w:r w:rsidRPr="00B05F09">
          <w:rPr>
            <w:rStyle w:val="Hyperlink"/>
            <w:rFonts w:ascii="Palatino Linotype" w:eastAsiaTheme="majorEastAsia" w:hAnsi="Palatino Linotype"/>
          </w:rPr>
          <w:t>insomnia_requests.json</w:t>
        </w:r>
      </w:hyperlink>
      <w:r w:rsidRPr="00B05F09">
        <w:rPr>
          <w:rFonts w:ascii="Palatino Linotype" w:hAnsi="Palatino Linotype"/>
          <w:color w:val="0A0A0A"/>
        </w:rPr>
        <w:t> file to be imported on </w:t>
      </w:r>
      <w:hyperlink r:id="rId208" w:history="1">
        <w:r w:rsidRPr="00B05F09">
          <w:rPr>
            <w:rStyle w:val="Hyperlink"/>
            <w:rFonts w:ascii="Palatino Linotype" w:eastAsiaTheme="majorEastAsia" w:hAnsi="Palatino Linotype"/>
          </w:rPr>
          <w:t>Insomnia</w:t>
        </w:r>
      </w:hyperlink>
      <w:r w:rsidRPr="00B05F09">
        <w:rPr>
          <w:rFonts w:ascii="Palatino Linotype" w:hAnsi="Palatino Linotype"/>
          <w:color w:val="0A0A0A"/>
        </w:rPr>
        <w:t> and test all endpoints.</w:t>
      </w:r>
    </w:p>
    <w:p w:rsidR="00B05F09" w:rsidRPr="00B05F09" w:rsidRDefault="00B05F09" w:rsidP="00B05F09">
      <w:pPr>
        <w:pStyle w:val="Heading2"/>
        <w:spacing w:before="0" w:after="120" w:line="274" w:lineRule="atLeast"/>
        <w:rPr>
          <w:rFonts w:ascii="Segoe UI" w:hAnsi="Segoe UI" w:cs="Segoe UI"/>
          <w:color w:val="0A0A0A"/>
          <w:sz w:val="24"/>
          <w:szCs w:val="24"/>
        </w:rPr>
      </w:pPr>
      <w:bookmarkStart w:id="44" w:name="notes"/>
      <w:bookmarkEnd w:id="44"/>
      <w:r w:rsidRPr="00B05F09">
        <w:rPr>
          <w:rFonts w:ascii="Segoe UI" w:hAnsi="Segoe UI" w:cs="Segoe UI"/>
          <w:b/>
          <w:bCs/>
          <w:color w:val="0A0A0A"/>
          <w:sz w:val="24"/>
          <w:szCs w:val="24"/>
        </w:rPr>
        <w:t>Notes</w:t>
      </w:r>
    </w:p>
    <w:p w:rsidR="00B05F09" w:rsidRPr="00B05F09" w:rsidRDefault="00B05F09" w:rsidP="0013606E">
      <w:pPr>
        <w:numPr>
          <w:ilvl w:val="0"/>
          <w:numId w:val="123"/>
        </w:numPr>
        <w:spacing w:after="0" w:line="240" w:lineRule="auto"/>
        <w:ind w:left="456" w:right="168"/>
        <w:rPr>
          <w:rFonts w:ascii="Palatino Linotype" w:hAnsi="Palatino Linotype" w:cs="Times New Roman"/>
          <w:color w:val="0A0A0A"/>
          <w:sz w:val="24"/>
          <w:szCs w:val="24"/>
        </w:rPr>
      </w:pPr>
      <w:r w:rsidRPr="00B05F09">
        <w:rPr>
          <w:rFonts w:ascii="Palatino Linotype" w:hAnsi="Palatino Linotype"/>
          <w:color w:val="0A0A0A"/>
          <w:sz w:val="24"/>
          <w:szCs w:val="24"/>
        </w:rPr>
        <w:t>commits to </w:t>
      </w:r>
      <w:r w:rsidRPr="00B05F09">
        <w:rPr>
          <w:rStyle w:val="HTMLCode"/>
          <w:rFonts w:eastAsiaTheme="minorHAnsi"/>
          <w:color w:val="0A0A0A"/>
          <w:sz w:val="24"/>
          <w:szCs w:val="24"/>
        </w:rPr>
        <w:t>master</w:t>
      </w:r>
      <w:r w:rsidRPr="00B05F09">
        <w:rPr>
          <w:rFonts w:ascii="Palatino Linotype" w:hAnsi="Palatino Linotype"/>
          <w:color w:val="0A0A0A"/>
          <w:sz w:val="24"/>
          <w:szCs w:val="24"/>
        </w:rPr>
        <w:t> tell the story of this project. You can follow </w:t>
      </w:r>
      <w:hyperlink r:id="rId209" w:history="1">
        <w:r w:rsidRPr="00B05F09">
          <w:rPr>
            <w:rStyle w:val="Hyperlink"/>
            <w:rFonts w:ascii="Palatino Linotype" w:hAnsi="Palatino Linotype"/>
            <w:sz w:val="24"/>
            <w:szCs w:val="24"/>
          </w:rPr>
          <w:t>here</w:t>
        </w:r>
      </w:hyperlink>
      <w:r w:rsidRPr="00B05F09">
        <w:rPr>
          <w:rFonts w:ascii="Palatino Linotype" w:hAnsi="Palatino Linotype"/>
          <w:color w:val="0A0A0A"/>
          <w:sz w:val="24"/>
          <w:szCs w:val="24"/>
        </w:rPr>
        <w:t>.</w:t>
      </w:r>
    </w:p>
    <w:p w:rsidR="00B05F09" w:rsidRPr="00B05F09" w:rsidRDefault="00B05F09" w:rsidP="0013606E">
      <w:pPr>
        <w:numPr>
          <w:ilvl w:val="0"/>
          <w:numId w:val="123"/>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this implementation is based on two courses from </w:t>
      </w:r>
      <w:hyperlink r:id="rId210" w:history="1">
        <w:r w:rsidRPr="00B05F09">
          <w:rPr>
            <w:rStyle w:val="Hyperlink"/>
            <w:rFonts w:ascii="Palatino Linotype" w:hAnsi="Palatino Linotype"/>
            <w:sz w:val="24"/>
            <w:szCs w:val="24"/>
          </w:rPr>
          <w:t>Alura</w:t>
        </w:r>
      </w:hyperlink>
      <w:r w:rsidRPr="00B05F09">
        <w:rPr>
          <w:rFonts w:ascii="Palatino Linotype" w:hAnsi="Palatino Linotype"/>
          <w:color w:val="0A0A0A"/>
          <w:sz w:val="24"/>
          <w:szCs w:val="24"/>
        </w:rPr>
        <w:t>: </w:t>
      </w:r>
      <w:hyperlink r:id="rId211" w:history="1">
        <w:r w:rsidRPr="00B05F09">
          <w:rPr>
            <w:rStyle w:val="Hyperlink"/>
            <w:rFonts w:ascii="Palatino Linotype" w:hAnsi="Palatino Linotype"/>
            <w:sz w:val="24"/>
            <w:szCs w:val="24"/>
          </w:rPr>
          <w:t>this (in portuguese)</w:t>
        </w:r>
      </w:hyperlink>
      <w:r w:rsidRPr="00B05F09">
        <w:rPr>
          <w:rFonts w:ascii="Palatino Linotype" w:hAnsi="Palatino Linotype"/>
          <w:color w:val="0A0A0A"/>
          <w:sz w:val="24"/>
          <w:szCs w:val="24"/>
        </w:rPr>
        <w:t> and </w:t>
      </w:r>
      <w:hyperlink r:id="rId212" w:history="1">
        <w:r w:rsidRPr="00B05F09">
          <w:rPr>
            <w:rStyle w:val="Hyperlink"/>
            <w:rFonts w:ascii="Palatino Linotype" w:hAnsi="Palatino Linotype"/>
            <w:sz w:val="24"/>
            <w:szCs w:val="24"/>
          </w:rPr>
          <w:t>this (in portuguese)</w:t>
        </w:r>
      </w:hyperlink>
      <w:r w:rsidRPr="00B05F09">
        <w:rPr>
          <w:rFonts w:ascii="Palatino Linotype" w:hAnsi="Palatino Linotype"/>
          <w:color w:val="0A0A0A"/>
          <w:sz w:val="24"/>
          <w:szCs w:val="24"/>
        </w:rPr>
        <w:t>.</w:t>
      </w:r>
    </w:p>
    <w:p w:rsidR="00B05F09" w:rsidRPr="00B05F09" w:rsidRDefault="00B05F09" w:rsidP="0013606E">
      <w:pPr>
        <w:numPr>
          <w:ilvl w:val="0"/>
          <w:numId w:val="123"/>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This is a </w:t>
      </w:r>
      <w:hyperlink r:id="rId213" w:history="1">
        <w:r w:rsidRPr="00B05F09">
          <w:rPr>
            <w:rStyle w:val="Hyperlink"/>
            <w:rFonts w:ascii="Palatino Linotype" w:hAnsi="Palatino Linotype"/>
            <w:sz w:val="24"/>
            <w:szCs w:val="24"/>
          </w:rPr>
          <w:t>work in progress</w:t>
        </w:r>
      </w:hyperlink>
      <w:r w:rsidRPr="00B05F09">
        <w:rPr>
          <w:rFonts w:ascii="Palatino Linotype" w:hAnsi="Palatino Linotype"/>
          <w:color w:val="0A0A0A"/>
          <w:sz w:val="24"/>
          <w:szCs w:val="24"/>
        </w:rPr>
        <w:t>.</w:t>
      </w:r>
    </w:p>
    <w:p w:rsidR="00B05F09" w:rsidRPr="00B05F09" w:rsidRDefault="00B05F09" w:rsidP="0013606E">
      <w:pPr>
        <w:numPr>
          <w:ilvl w:val="0"/>
          <w:numId w:val="123"/>
        </w:numPr>
        <w:spacing w:before="72" w:after="72" w:line="240" w:lineRule="auto"/>
        <w:ind w:left="456" w:right="168"/>
        <w:rPr>
          <w:rFonts w:ascii="Palatino Linotype" w:hAnsi="Palatino Linotype"/>
          <w:color w:val="0A0A0A"/>
          <w:sz w:val="24"/>
          <w:szCs w:val="24"/>
        </w:rPr>
      </w:pPr>
      <w:r w:rsidRPr="00B05F09">
        <w:rPr>
          <w:rFonts w:ascii="Palatino Linotype" w:hAnsi="Palatino Linotype"/>
          <w:color w:val="0A0A0A"/>
          <w:sz w:val="24"/>
          <w:szCs w:val="24"/>
        </w:rPr>
        <w:t>The cover image for this post is taken from the spring.io homepage (</w:t>
      </w:r>
      <w:hyperlink r:id="rId214" w:history="1">
        <w:r w:rsidRPr="00B05F09">
          <w:rPr>
            <w:rStyle w:val="Hyperlink"/>
            <w:rFonts w:ascii="Palatino Linotype" w:hAnsi="Palatino Linotype"/>
            <w:sz w:val="24"/>
            <w:szCs w:val="24"/>
          </w:rPr>
          <w:t>here</w:t>
        </w:r>
      </w:hyperlink>
      <w:r w:rsidRPr="00B05F09">
        <w:rPr>
          <w:rFonts w:ascii="Palatino Linotype" w:hAnsi="Palatino Linotype"/>
          <w:color w:val="0A0A0A"/>
          <w:sz w:val="24"/>
          <w:szCs w:val="24"/>
        </w:rPr>
        <w:t>).</w:t>
      </w:r>
    </w:p>
    <w:p w:rsidR="00B05F09"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116.Difference between Monolithic and Microservices?</w:t>
      </w:r>
    </w:p>
    <w:p w:rsidR="00B05F09" w:rsidRPr="00B05F09" w:rsidRDefault="00B05F09" w:rsidP="00B05F09">
      <w:pPr>
        <w:spacing w:after="240" w:line="240" w:lineRule="auto"/>
        <w:rPr>
          <w:rFonts w:ascii="Segoe UI" w:eastAsia="Times New Roman" w:hAnsi="Segoe UI" w:cs="Segoe UI"/>
          <w:color w:val="333333"/>
          <w:sz w:val="23"/>
          <w:szCs w:val="23"/>
          <w:lang w:eastAsia="en-IN"/>
        </w:rPr>
      </w:pPr>
      <w:r w:rsidRPr="00B05F09">
        <w:rPr>
          <w:rFonts w:ascii="Segoe UI" w:eastAsia="Times New Roman" w:hAnsi="Segoe UI" w:cs="Segoe UI"/>
          <w:b/>
          <w:bCs/>
          <w:i/>
          <w:iCs/>
          <w:color w:val="333333"/>
          <w:sz w:val="23"/>
          <w:szCs w:val="23"/>
          <w:lang w:eastAsia="en-IN"/>
        </w:rPr>
        <w:t>So what's actually this monolithic, what's a microservice. ???</w:t>
      </w:r>
    </w:p>
    <w:p w:rsidR="00B05F09" w:rsidRPr="00B05F09" w:rsidRDefault="00B05F09" w:rsidP="00B05F09">
      <w:pPr>
        <w:spacing w:after="240" w:line="240" w:lineRule="auto"/>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Monolithic :</w:t>
      </w:r>
    </w:p>
    <w:p w:rsidR="00B05F09" w:rsidRPr="00B05F09" w:rsidRDefault="00B05F09" w:rsidP="0013606E">
      <w:pPr>
        <w:numPr>
          <w:ilvl w:val="0"/>
          <w:numId w:val="124"/>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The entire front end is one application</w:t>
      </w:r>
    </w:p>
    <w:p w:rsidR="00B05F09" w:rsidRPr="00B05F09" w:rsidRDefault="00B05F09" w:rsidP="0013606E">
      <w:pPr>
        <w:numPr>
          <w:ilvl w:val="0"/>
          <w:numId w:val="124"/>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The entire back end is another humongous application.</w:t>
      </w:r>
    </w:p>
    <w:p w:rsidR="00B05F09" w:rsidRPr="00B05F09" w:rsidRDefault="00B05F09" w:rsidP="00B05F09">
      <w:pPr>
        <w:spacing w:after="240" w:line="240" w:lineRule="auto"/>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The advantages with monolithic approach are</w:t>
      </w:r>
    </w:p>
    <w:p w:rsidR="00B05F09" w:rsidRPr="00B05F09" w:rsidRDefault="00B05F09" w:rsidP="0013606E">
      <w:pPr>
        <w:numPr>
          <w:ilvl w:val="0"/>
          <w:numId w:val="125"/>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You avoid a lot of network calls between components. It's more like including a bunch of SDK's .</w:t>
      </w:r>
    </w:p>
    <w:p w:rsidR="00B05F09" w:rsidRPr="00B05F09" w:rsidRDefault="00B05F09" w:rsidP="0013606E">
      <w:pPr>
        <w:numPr>
          <w:ilvl w:val="0"/>
          <w:numId w:val="125"/>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You avoid the complexity of setting up a microservice based cluster.</w:t>
      </w:r>
    </w:p>
    <w:p w:rsidR="00B05F09" w:rsidRPr="00B05F09" w:rsidRDefault="00B05F09" w:rsidP="00B05F09">
      <w:pPr>
        <w:spacing w:after="240" w:line="240" w:lineRule="auto"/>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The disadvantages with monolithic</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As mentioned it becomes humongous as the application and the features grow.</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Tonnes of open pull requests on github.</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Time spent on Merge conflicts will be more than the actual development.</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Database structure will be so huge that </w:t>
      </w:r>
      <w:r w:rsidRPr="00B05F09">
        <w:rPr>
          <w:rFonts w:ascii="Segoe UI" w:eastAsia="Times New Roman" w:hAnsi="Segoe UI" w:cs="Segoe UI"/>
          <w:b/>
          <w:bCs/>
          <w:i/>
          <w:iCs/>
          <w:color w:val="333333"/>
          <w:sz w:val="23"/>
          <w:szCs w:val="23"/>
          <w:lang w:eastAsia="en-IN"/>
        </w:rPr>
        <w:t>when I saw our old monolithic app database , it consists close to 1000 SQL tables.</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Let's say one of the developer didn't handled an exception gracefully and at certain condition, the app intermittently shut down. </w:t>
      </w:r>
      <w:r w:rsidRPr="00B05F09">
        <w:rPr>
          <w:rFonts w:ascii="Segoe UI" w:eastAsia="Times New Roman" w:hAnsi="Segoe UI" w:cs="Segoe UI"/>
          <w:b/>
          <w:bCs/>
          <w:i/>
          <w:iCs/>
          <w:color w:val="333333"/>
          <w:sz w:val="23"/>
          <w:szCs w:val="23"/>
          <w:lang w:eastAsia="en-IN"/>
        </w:rPr>
        <w:t>It takes couple of minutes for such humongous apps to be live again and most of large webscale applications can't afford that down time.</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Let's say if there is a small bug in the code and the development team want to take it live, the entire application containers need to be restarted which is a ton of effort and cost .</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t>It becomes next to impossible to understand the codebase given a new joinee joined a team.</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b/>
          <w:bCs/>
          <w:i/>
          <w:iCs/>
          <w:color w:val="333333"/>
          <w:sz w:val="23"/>
          <w:szCs w:val="23"/>
          <w:lang w:eastAsia="en-IN"/>
        </w:rPr>
        <w:t>Build time for the project will exponentially increase and this will be really a hectic thing for a developer. </w:t>
      </w:r>
      <w:r w:rsidRPr="00B05F09">
        <w:rPr>
          <w:rFonts w:ascii="Segoe UI" w:eastAsia="Times New Roman" w:hAnsi="Segoe UI" w:cs="Segoe UI"/>
          <w:i/>
          <w:iCs/>
          <w:color w:val="333333"/>
          <w:sz w:val="23"/>
          <w:szCs w:val="23"/>
          <w:lang w:eastAsia="en-IN"/>
        </w:rPr>
        <w:t>Lets say if I as a developer want to make a small change and test a feature, I need to wait for 5 minutes for the project to build and if the change doesn't work, I need to make a build again and wait for 5 more minutes. </w:t>
      </w:r>
      <w:r w:rsidRPr="00B05F09">
        <w:rPr>
          <w:rFonts w:ascii="Segoe UI" w:eastAsia="Times New Roman" w:hAnsi="Segoe UI" w:cs="Segoe UI"/>
          <w:b/>
          <w:bCs/>
          <w:i/>
          <w:iCs/>
          <w:color w:val="333333"/>
          <w:sz w:val="23"/>
          <w:szCs w:val="23"/>
          <w:lang w:eastAsia="en-IN"/>
        </w:rPr>
        <w:t>This is wait more code less model.</w:t>
      </w:r>
    </w:p>
    <w:p w:rsidR="00B05F09" w:rsidRPr="00B05F09" w:rsidRDefault="00B05F09" w:rsidP="0013606E">
      <w:pPr>
        <w:numPr>
          <w:ilvl w:val="0"/>
          <w:numId w:val="126"/>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i/>
          <w:iCs/>
          <w:color w:val="333333"/>
          <w:sz w:val="23"/>
          <w:szCs w:val="23"/>
          <w:lang w:eastAsia="en-IN"/>
        </w:rPr>
        <w:lastRenderedPageBreak/>
        <w:t>This model of monolithic completely disagrees the philosophy of docker. </w:t>
      </w:r>
      <w:r w:rsidRPr="00B05F09">
        <w:rPr>
          <w:rFonts w:ascii="Segoe UI" w:eastAsia="Times New Roman" w:hAnsi="Segoe UI" w:cs="Segoe UI"/>
          <w:b/>
          <w:bCs/>
          <w:i/>
          <w:iCs/>
          <w:color w:val="333333"/>
          <w:sz w:val="23"/>
          <w:szCs w:val="23"/>
          <w:lang w:eastAsia="en-IN"/>
        </w:rPr>
        <w:t>Docker says the container had to be as light as possible so that the restart or spinning up new container will be in flash of an eye.</w:t>
      </w:r>
    </w:p>
    <w:p w:rsidR="00B05F09" w:rsidRDefault="00B05F09"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B05F09" w:rsidRPr="00B05F09" w:rsidRDefault="00B05F09" w:rsidP="00B05F09">
      <w:pPr>
        <w:spacing w:after="240" w:line="240" w:lineRule="auto"/>
        <w:rPr>
          <w:rFonts w:ascii="Segoe UI" w:eastAsia="Times New Roman" w:hAnsi="Segoe UI" w:cs="Segoe UI"/>
          <w:color w:val="333333"/>
          <w:sz w:val="23"/>
          <w:szCs w:val="23"/>
          <w:lang w:eastAsia="en-IN"/>
        </w:rPr>
      </w:pPr>
      <w:r w:rsidRPr="00B05F09">
        <w:rPr>
          <w:rFonts w:ascii="Segoe UI" w:eastAsia="Times New Roman" w:hAnsi="Segoe UI" w:cs="Segoe UI"/>
          <w:b/>
          <w:bCs/>
          <w:color w:val="333333"/>
          <w:sz w:val="23"/>
          <w:szCs w:val="23"/>
          <w:lang w:eastAsia="en-IN"/>
        </w:rPr>
        <w:t>Monolithic - </w:t>
      </w:r>
      <w:r w:rsidRPr="00B05F09">
        <w:rPr>
          <w:rFonts w:ascii="Segoe UI" w:eastAsia="Times New Roman" w:hAnsi="Segoe UI" w:cs="Segoe UI"/>
          <w:color w:val="333333"/>
          <w:sz w:val="23"/>
          <w:szCs w:val="23"/>
          <w:lang w:eastAsia="en-IN"/>
        </w:rPr>
        <w:t>All in one, does everything, for instance a single API or service that literally handles everything.</w:t>
      </w:r>
    </w:p>
    <w:p w:rsidR="00B05F09" w:rsidRPr="00B05F09" w:rsidRDefault="00B05F09" w:rsidP="0013606E">
      <w:pPr>
        <w:numPr>
          <w:ilvl w:val="0"/>
          <w:numId w:val="127"/>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simple to develop with, everything is self - contained</w:t>
      </w:r>
    </w:p>
    <w:p w:rsidR="00B05F09" w:rsidRPr="00B05F09" w:rsidRDefault="00B05F09" w:rsidP="0013606E">
      <w:pPr>
        <w:numPr>
          <w:ilvl w:val="0"/>
          <w:numId w:val="127"/>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easier to comprehend for developers.</w:t>
      </w:r>
    </w:p>
    <w:p w:rsidR="00B05F09" w:rsidRPr="00B05F09" w:rsidRDefault="00B05F09" w:rsidP="0013606E">
      <w:pPr>
        <w:numPr>
          <w:ilvl w:val="0"/>
          <w:numId w:val="127"/>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simple to deploy, test, possibly scale</w:t>
      </w:r>
    </w:p>
    <w:p w:rsidR="00B05F09" w:rsidRPr="00B05F09" w:rsidRDefault="00B05F09" w:rsidP="0013606E">
      <w:pPr>
        <w:numPr>
          <w:ilvl w:val="0"/>
          <w:numId w:val="127"/>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deployed as a single unit</w:t>
      </w:r>
    </w:p>
    <w:p w:rsidR="00B05F09" w:rsidRPr="00B05F09" w:rsidRDefault="00B05F09" w:rsidP="0013606E">
      <w:pPr>
        <w:numPr>
          <w:ilvl w:val="0"/>
          <w:numId w:val="127"/>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Traditional development</w:t>
      </w:r>
    </w:p>
    <w:p w:rsidR="00B05F09" w:rsidRPr="00B05F09" w:rsidRDefault="00B05F09" w:rsidP="00B05F09">
      <w:pPr>
        <w:spacing w:after="240" w:line="240" w:lineRule="auto"/>
        <w:rPr>
          <w:rFonts w:ascii="Segoe UI" w:eastAsia="Times New Roman" w:hAnsi="Segoe UI" w:cs="Segoe UI"/>
          <w:color w:val="333333"/>
          <w:sz w:val="23"/>
          <w:szCs w:val="23"/>
          <w:lang w:eastAsia="en-IN"/>
        </w:rPr>
      </w:pPr>
      <w:r w:rsidRPr="00B05F09">
        <w:rPr>
          <w:rFonts w:ascii="Segoe UI" w:eastAsia="Times New Roman" w:hAnsi="Segoe UI" w:cs="Segoe UI"/>
          <w:b/>
          <w:bCs/>
          <w:color w:val="333333"/>
          <w:sz w:val="23"/>
          <w:szCs w:val="23"/>
          <w:lang w:eastAsia="en-IN"/>
        </w:rPr>
        <w:t>Microservices</w:t>
      </w:r>
      <w:r w:rsidRPr="00B05F09">
        <w:rPr>
          <w:rFonts w:ascii="Segoe UI" w:eastAsia="Times New Roman" w:hAnsi="Segoe UI" w:cs="Segoe UI"/>
          <w:color w:val="333333"/>
          <w:sz w:val="23"/>
          <w:szCs w:val="23"/>
          <w:lang w:eastAsia="en-IN"/>
        </w:rPr>
        <w:t> - Smaller (as Micro implies) focused services for specific functionality.. a combination of micro-services combine to form a whole.</w:t>
      </w:r>
    </w:p>
    <w:p w:rsidR="00B05F09" w:rsidRPr="00B05F09" w:rsidRDefault="00B05F09" w:rsidP="0013606E">
      <w:pPr>
        <w:numPr>
          <w:ilvl w:val="0"/>
          <w:numId w:val="128"/>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loosely coupled</w:t>
      </w:r>
    </w:p>
    <w:p w:rsidR="00B05F09" w:rsidRPr="00B05F09" w:rsidRDefault="00B05F09" w:rsidP="0013606E">
      <w:pPr>
        <w:numPr>
          <w:ilvl w:val="0"/>
          <w:numId w:val="128"/>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smaller independent units of functionality allows ability to change specific features easier.</w:t>
      </w:r>
    </w:p>
    <w:p w:rsidR="00B05F09" w:rsidRPr="00B05F09" w:rsidRDefault="00B05F09" w:rsidP="0013606E">
      <w:pPr>
        <w:numPr>
          <w:ilvl w:val="0"/>
          <w:numId w:val="128"/>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can be written in different languages and platforms</w:t>
      </w:r>
    </w:p>
    <w:p w:rsidR="00B05F09" w:rsidRPr="00B05F09" w:rsidRDefault="00B05F09" w:rsidP="0013606E">
      <w:pPr>
        <w:numPr>
          <w:ilvl w:val="0"/>
          <w:numId w:val="128"/>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can be deployed independently of each other</w:t>
      </w:r>
    </w:p>
    <w:p w:rsidR="00B05F09" w:rsidRPr="00B05F09" w:rsidRDefault="00B05F09" w:rsidP="0013606E">
      <w:pPr>
        <w:numPr>
          <w:ilvl w:val="0"/>
          <w:numId w:val="128"/>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deployed as different units</w:t>
      </w:r>
    </w:p>
    <w:p w:rsidR="00B05F09" w:rsidRPr="00B05F09" w:rsidRDefault="00B05F09" w:rsidP="0013606E">
      <w:pPr>
        <w:numPr>
          <w:ilvl w:val="0"/>
          <w:numId w:val="128"/>
        </w:numPr>
        <w:spacing w:after="0" w:line="240" w:lineRule="auto"/>
        <w:ind w:left="480" w:right="480"/>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must co-operate with each other with authentication, api interfaces etc.</w:t>
      </w:r>
    </w:p>
    <w:p w:rsidR="00B05F09" w:rsidRPr="00B05F09" w:rsidRDefault="00B05F09" w:rsidP="00B05F09">
      <w:pPr>
        <w:spacing w:after="100" w:afterAutospacing="1" w:line="240" w:lineRule="auto"/>
        <w:rPr>
          <w:rFonts w:ascii="Segoe UI" w:eastAsia="Times New Roman" w:hAnsi="Segoe UI" w:cs="Segoe UI"/>
          <w:color w:val="333333"/>
          <w:sz w:val="23"/>
          <w:szCs w:val="23"/>
          <w:lang w:eastAsia="en-IN"/>
        </w:rPr>
      </w:pPr>
      <w:r w:rsidRPr="00B05F09">
        <w:rPr>
          <w:rFonts w:ascii="Segoe UI" w:eastAsia="Times New Roman" w:hAnsi="Segoe UI" w:cs="Segoe UI"/>
          <w:color w:val="333333"/>
          <w:sz w:val="23"/>
          <w:szCs w:val="23"/>
          <w:lang w:eastAsia="en-IN"/>
        </w:rPr>
        <w:t>Traditional legacy applications tend to be monolithic with more modern approaches leaning towards sets of microservices.</w:t>
      </w:r>
    </w:p>
    <w:p w:rsidR="002E3E77"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117.What is Docker and Kubernate?</w:t>
      </w:r>
      <w:r w:rsidRPr="00094CB6">
        <w:rPr>
          <w:rFonts w:asciiTheme="minorHAnsi" w:hAnsiTheme="minorHAnsi" w:cstheme="minorHAnsi"/>
          <w:color w:val="FF0000"/>
          <w:sz w:val="28"/>
          <w:szCs w:val="28"/>
        </w:rPr>
        <w:br/>
        <w:t>118.How to make image on Docker?</w:t>
      </w:r>
      <w:r w:rsidRPr="00094CB6">
        <w:rPr>
          <w:rFonts w:asciiTheme="minorHAnsi" w:hAnsiTheme="minorHAnsi" w:cstheme="minorHAnsi"/>
          <w:color w:val="FF0000"/>
          <w:sz w:val="28"/>
          <w:szCs w:val="28"/>
        </w:rPr>
        <w:br/>
        <w:t>Design Pattern</w:t>
      </w:r>
      <w:r w:rsidRPr="00094CB6">
        <w:rPr>
          <w:rFonts w:asciiTheme="minorHAnsi" w:hAnsiTheme="minorHAnsi" w:cstheme="minorHAnsi"/>
          <w:color w:val="FF0000"/>
          <w:sz w:val="28"/>
          <w:szCs w:val="28"/>
        </w:rPr>
        <w:br/>
        <w:t>119.What is Singleton?What the code of Sinletion with all the iterartions including Enum?</w:t>
      </w:r>
      <w:r w:rsidRPr="00094CB6">
        <w:rPr>
          <w:rFonts w:asciiTheme="minorHAnsi" w:hAnsiTheme="minorHAnsi" w:cstheme="minorHAnsi"/>
          <w:color w:val="FF0000"/>
          <w:sz w:val="28"/>
          <w:szCs w:val="28"/>
        </w:rPr>
        <w:br/>
        <w:t>120.Decorator,Fly wieight,Template,Factory,Abstract Factory,Builder,Interceptor Filter are asking?</w:t>
      </w:r>
      <w:r w:rsidRPr="00094CB6">
        <w:rPr>
          <w:rFonts w:asciiTheme="minorHAnsi" w:hAnsiTheme="minorHAnsi" w:cstheme="minorHAnsi"/>
          <w:color w:val="FF0000"/>
          <w:sz w:val="28"/>
          <w:szCs w:val="28"/>
        </w:rPr>
        <w:br/>
        <w:t>121.Bean scope in spring?</w:t>
      </w:r>
      <w:r w:rsidRPr="00094CB6">
        <w:rPr>
          <w:rFonts w:asciiTheme="minorHAnsi" w:hAnsiTheme="minorHAnsi" w:cstheme="minorHAnsi"/>
          <w:color w:val="FF0000"/>
          <w:sz w:val="28"/>
          <w:szCs w:val="28"/>
        </w:rPr>
        <w:br/>
        <w:t>122.Difference between final,finally,finalize.</w:t>
      </w:r>
      <w:r w:rsidRPr="00094CB6">
        <w:rPr>
          <w:rFonts w:asciiTheme="minorHAnsi" w:hAnsiTheme="minorHAnsi" w:cstheme="minorHAnsi"/>
          <w:color w:val="FF0000"/>
          <w:sz w:val="28"/>
          <w:szCs w:val="28"/>
        </w:rPr>
        <w:br/>
        <w:t>123.static and instance control flow.</w:t>
      </w:r>
    </w:p>
    <w:p w:rsidR="00224C5E" w:rsidRPr="00224C5E" w:rsidRDefault="00224C5E" w:rsidP="0013606E">
      <w:pPr>
        <w:numPr>
          <w:ilvl w:val="0"/>
          <w:numId w:val="129"/>
        </w:numPr>
        <w:shd w:val="clear" w:color="auto" w:fill="FFFFFF"/>
        <w:spacing w:after="0" w:line="240" w:lineRule="auto"/>
        <w:ind w:left="540"/>
        <w:textAlignment w:val="baseline"/>
        <w:rPr>
          <w:rFonts w:ascii="Arial" w:eastAsia="Times New Roman" w:hAnsi="Arial" w:cs="Arial"/>
          <w:sz w:val="24"/>
          <w:szCs w:val="24"/>
          <w:lang w:eastAsia="en-IN"/>
        </w:rPr>
      </w:pPr>
      <w:r w:rsidRPr="00224C5E">
        <w:rPr>
          <w:rFonts w:ascii="Arial" w:eastAsia="Times New Roman" w:hAnsi="Arial" w:cs="Arial"/>
          <w:sz w:val="24"/>
          <w:szCs w:val="24"/>
          <w:lang w:eastAsia="en-IN"/>
        </w:rPr>
        <w:t>dentification of static members from top to bottom. All the static variables, methods, and blocks are identified during this step.</w:t>
      </w:r>
    </w:p>
    <w:p w:rsidR="00224C5E" w:rsidRPr="00224C5E" w:rsidRDefault="00224C5E" w:rsidP="0013606E">
      <w:pPr>
        <w:numPr>
          <w:ilvl w:val="0"/>
          <w:numId w:val="129"/>
        </w:numPr>
        <w:shd w:val="clear" w:color="auto" w:fill="FFFFFF"/>
        <w:spacing w:after="0" w:line="240" w:lineRule="auto"/>
        <w:ind w:left="540"/>
        <w:textAlignment w:val="baseline"/>
        <w:rPr>
          <w:rFonts w:ascii="Arial" w:eastAsia="Times New Roman" w:hAnsi="Arial" w:cs="Arial"/>
          <w:sz w:val="24"/>
          <w:szCs w:val="24"/>
          <w:lang w:eastAsia="en-IN"/>
        </w:rPr>
      </w:pPr>
      <w:r w:rsidRPr="00224C5E">
        <w:rPr>
          <w:rFonts w:ascii="Arial" w:eastAsia="Times New Roman" w:hAnsi="Arial" w:cs="Arial"/>
          <w:sz w:val="24"/>
          <w:szCs w:val="24"/>
          <w:lang w:eastAsia="en-IN"/>
        </w:rPr>
        <w:t>Execution of static variable assignments and static blocks from top to bottom.</w:t>
      </w:r>
    </w:p>
    <w:p w:rsidR="00224C5E" w:rsidRPr="00224C5E" w:rsidRDefault="00224C5E" w:rsidP="0013606E">
      <w:pPr>
        <w:numPr>
          <w:ilvl w:val="0"/>
          <w:numId w:val="129"/>
        </w:numPr>
        <w:shd w:val="clear" w:color="auto" w:fill="FFFFFF"/>
        <w:spacing w:after="0" w:line="240" w:lineRule="auto"/>
        <w:ind w:left="540"/>
        <w:textAlignment w:val="baseline"/>
        <w:rPr>
          <w:rFonts w:ascii="Arial" w:eastAsia="Times New Roman" w:hAnsi="Arial" w:cs="Arial"/>
          <w:sz w:val="24"/>
          <w:szCs w:val="24"/>
          <w:lang w:eastAsia="en-IN"/>
        </w:rPr>
      </w:pPr>
      <w:r w:rsidRPr="00224C5E">
        <w:rPr>
          <w:rFonts w:ascii="Arial" w:eastAsia="Times New Roman" w:hAnsi="Arial" w:cs="Arial"/>
          <w:sz w:val="24"/>
          <w:szCs w:val="24"/>
          <w:lang w:eastAsia="en-IN"/>
        </w:rPr>
        <w:t>Finally, the static main method is executed in the last step of static control flow.</w:t>
      </w:r>
    </w:p>
    <w:p w:rsidR="00224C5E" w:rsidRDefault="00224C5E"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224C5E" w:rsidRPr="00224C5E" w:rsidRDefault="00224C5E" w:rsidP="00224C5E">
      <w:pPr>
        <w:shd w:val="clear" w:color="auto" w:fill="FFFFFF"/>
        <w:spacing w:before="240" w:after="240" w:line="240" w:lineRule="auto"/>
        <w:rPr>
          <w:rFonts w:ascii="Georgia" w:eastAsia="Times New Roman" w:hAnsi="Georgia" w:cs="Times New Roman"/>
          <w:color w:val="444444"/>
          <w:sz w:val="30"/>
          <w:szCs w:val="30"/>
          <w:lang w:eastAsia="en-IN"/>
        </w:rPr>
      </w:pPr>
      <w:r w:rsidRPr="00224C5E">
        <w:rPr>
          <w:rFonts w:ascii="Georgia" w:eastAsia="Times New Roman" w:hAnsi="Georgia" w:cs="Times New Roman"/>
          <w:b/>
          <w:bCs/>
          <w:color w:val="444444"/>
          <w:sz w:val="30"/>
          <w:szCs w:val="30"/>
          <w:u w:val="single"/>
          <w:lang w:eastAsia="en-IN"/>
        </w:rPr>
        <w:t>Instance control flow</w:t>
      </w:r>
    </w:p>
    <w:p w:rsidR="00224C5E" w:rsidRPr="00224C5E" w:rsidRDefault="00224C5E" w:rsidP="00224C5E">
      <w:pPr>
        <w:shd w:val="clear" w:color="auto" w:fill="FFFFFF"/>
        <w:spacing w:before="240" w:after="240" w:line="240" w:lineRule="auto"/>
        <w:rPr>
          <w:rFonts w:ascii="Georgia" w:eastAsia="Times New Roman" w:hAnsi="Georgia" w:cs="Times New Roman"/>
          <w:color w:val="444444"/>
          <w:sz w:val="30"/>
          <w:szCs w:val="30"/>
          <w:lang w:eastAsia="en-IN"/>
        </w:rPr>
      </w:pPr>
      <w:r w:rsidRPr="00224C5E">
        <w:rPr>
          <w:rFonts w:ascii="Georgia" w:eastAsia="Times New Roman" w:hAnsi="Georgia" w:cs="Times New Roman"/>
          <w:color w:val="444444"/>
          <w:sz w:val="30"/>
          <w:szCs w:val="30"/>
          <w:lang w:eastAsia="en-IN"/>
        </w:rPr>
        <w:lastRenderedPageBreak/>
        <w:t>Now, instance control flow is mostly similar to static control flow,</w:t>
      </w:r>
    </w:p>
    <w:p w:rsidR="00224C5E" w:rsidRPr="00224C5E" w:rsidRDefault="00224C5E" w:rsidP="00224C5E">
      <w:pPr>
        <w:shd w:val="clear" w:color="auto" w:fill="FFFFFF"/>
        <w:spacing w:before="240" w:after="240" w:line="240" w:lineRule="auto"/>
        <w:rPr>
          <w:rFonts w:ascii="Georgia" w:eastAsia="Times New Roman" w:hAnsi="Georgia" w:cs="Times New Roman"/>
          <w:color w:val="444444"/>
          <w:sz w:val="30"/>
          <w:szCs w:val="30"/>
          <w:lang w:eastAsia="en-IN"/>
        </w:rPr>
      </w:pPr>
      <w:r w:rsidRPr="00224C5E">
        <w:rPr>
          <w:rFonts w:ascii="Georgia" w:eastAsia="Times New Roman" w:hAnsi="Georgia" w:cs="Times New Roman"/>
          <w:color w:val="444444"/>
          <w:sz w:val="30"/>
          <w:szCs w:val="30"/>
          <w:lang w:eastAsia="en-IN"/>
        </w:rPr>
        <w:t>The first operation it does in a program is, it will perform the static control flow sequence</w:t>
      </w:r>
    </w:p>
    <w:p w:rsidR="00224C5E" w:rsidRPr="00224C5E" w:rsidRDefault="00224C5E" w:rsidP="00224C5E">
      <w:pPr>
        <w:shd w:val="clear" w:color="auto" w:fill="FFFFFF"/>
        <w:spacing w:before="240" w:after="240" w:line="240" w:lineRule="auto"/>
        <w:rPr>
          <w:rFonts w:ascii="Georgia" w:eastAsia="Times New Roman" w:hAnsi="Georgia" w:cs="Times New Roman"/>
          <w:color w:val="444444"/>
          <w:sz w:val="30"/>
          <w:szCs w:val="30"/>
          <w:lang w:eastAsia="en-IN"/>
        </w:rPr>
      </w:pPr>
      <w:r w:rsidRPr="00224C5E">
        <w:rPr>
          <w:rFonts w:ascii="Georgia" w:eastAsia="Times New Roman" w:hAnsi="Georgia" w:cs="Times New Roman"/>
          <w:color w:val="444444"/>
          <w:sz w:val="30"/>
          <w:szCs w:val="30"/>
          <w:lang w:eastAsia="en-IN"/>
        </w:rPr>
        <w:t>The third point was, execution of main method, and inmain method, there is a new object creation.</w:t>
      </w:r>
    </w:p>
    <w:p w:rsidR="00224C5E" w:rsidRPr="00224C5E" w:rsidRDefault="00224C5E" w:rsidP="00224C5E">
      <w:pPr>
        <w:shd w:val="clear" w:color="auto" w:fill="FFFFFF"/>
        <w:spacing w:before="240" w:after="240" w:line="240" w:lineRule="auto"/>
        <w:rPr>
          <w:rFonts w:ascii="Georgia" w:eastAsia="Times New Roman" w:hAnsi="Georgia" w:cs="Times New Roman"/>
          <w:color w:val="444444"/>
          <w:sz w:val="30"/>
          <w:szCs w:val="30"/>
          <w:lang w:eastAsia="en-IN"/>
        </w:rPr>
      </w:pPr>
      <w:r w:rsidRPr="00224C5E">
        <w:rPr>
          <w:rFonts w:ascii="Georgia" w:eastAsia="Times New Roman" w:hAnsi="Georgia" w:cs="Times New Roman"/>
          <w:color w:val="444444"/>
          <w:sz w:val="30"/>
          <w:szCs w:val="30"/>
          <w:lang w:eastAsia="en-IN"/>
        </w:rPr>
        <w:t>Now, when control goes to the object creation statement (Test t=new Test();), instance control flow will be initiated according to the following rules</w:t>
      </w:r>
    </w:p>
    <w:p w:rsidR="00224C5E" w:rsidRPr="00224C5E" w:rsidRDefault="00224C5E" w:rsidP="0013606E">
      <w:pPr>
        <w:numPr>
          <w:ilvl w:val="0"/>
          <w:numId w:val="130"/>
        </w:numPr>
        <w:shd w:val="clear" w:color="auto" w:fill="FFFFFF"/>
        <w:spacing w:before="100" w:beforeAutospacing="1" w:after="100" w:afterAutospacing="1" w:line="240" w:lineRule="auto"/>
        <w:ind w:left="0"/>
        <w:rPr>
          <w:rFonts w:ascii="Georgia" w:eastAsia="Times New Roman" w:hAnsi="Georgia" w:cs="Times New Roman"/>
          <w:color w:val="444444"/>
          <w:sz w:val="30"/>
          <w:szCs w:val="30"/>
          <w:lang w:eastAsia="en-IN"/>
        </w:rPr>
      </w:pPr>
      <w:r w:rsidRPr="00224C5E">
        <w:rPr>
          <w:rFonts w:ascii="Georgia" w:eastAsia="Times New Roman" w:hAnsi="Georgia" w:cs="Times New Roman"/>
          <w:color w:val="444444"/>
          <w:sz w:val="30"/>
          <w:szCs w:val="30"/>
          <w:lang w:eastAsia="en-IN"/>
        </w:rPr>
        <w:t>Identifying instance members from top to bottom</w:t>
      </w:r>
    </w:p>
    <w:p w:rsidR="00224C5E" w:rsidRPr="00224C5E" w:rsidRDefault="00224C5E" w:rsidP="0013606E">
      <w:pPr>
        <w:numPr>
          <w:ilvl w:val="0"/>
          <w:numId w:val="130"/>
        </w:numPr>
        <w:shd w:val="clear" w:color="auto" w:fill="FFFFFF"/>
        <w:spacing w:before="100" w:beforeAutospacing="1" w:after="100" w:afterAutospacing="1" w:line="240" w:lineRule="auto"/>
        <w:ind w:left="0"/>
        <w:rPr>
          <w:rFonts w:ascii="Georgia" w:eastAsia="Times New Roman" w:hAnsi="Georgia" w:cs="Times New Roman"/>
          <w:color w:val="444444"/>
          <w:sz w:val="30"/>
          <w:szCs w:val="30"/>
          <w:lang w:eastAsia="en-IN"/>
        </w:rPr>
      </w:pPr>
      <w:r w:rsidRPr="00224C5E">
        <w:rPr>
          <w:rFonts w:ascii="Georgia" w:eastAsia="Times New Roman" w:hAnsi="Georgia" w:cs="Times New Roman"/>
          <w:color w:val="444444"/>
          <w:sz w:val="30"/>
          <w:szCs w:val="30"/>
          <w:lang w:eastAsia="en-IN"/>
        </w:rPr>
        <w:t>Execution of instance variables assignment and instance blocks</w:t>
      </w:r>
    </w:p>
    <w:p w:rsidR="00224C5E" w:rsidRPr="00224C5E" w:rsidRDefault="00224C5E" w:rsidP="0013606E">
      <w:pPr>
        <w:numPr>
          <w:ilvl w:val="0"/>
          <w:numId w:val="130"/>
        </w:numPr>
        <w:shd w:val="clear" w:color="auto" w:fill="FFFFFF"/>
        <w:spacing w:before="100" w:beforeAutospacing="1" w:after="100" w:afterAutospacing="1" w:line="240" w:lineRule="auto"/>
        <w:ind w:left="0"/>
        <w:rPr>
          <w:rFonts w:ascii="Georgia" w:eastAsia="Times New Roman" w:hAnsi="Georgia" w:cs="Times New Roman"/>
          <w:color w:val="444444"/>
          <w:sz w:val="30"/>
          <w:szCs w:val="30"/>
          <w:lang w:eastAsia="en-IN"/>
        </w:rPr>
      </w:pPr>
      <w:r w:rsidRPr="00224C5E">
        <w:rPr>
          <w:rFonts w:ascii="Georgia" w:eastAsia="Times New Roman" w:hAnsi="Georgia" w:cs="Times New Roman"/>
          <w:color w:val="444444"/>
          <w:sz w:val="30"/>
          <w:szCs w:val="30"/>
          <w:lang w:eastAsia="en-IN"/>
        </w:rPr>
        <w:t>Execution of constructor</w:t>
      </w:r>
    </w:p>
    <w:p w:rsidR="00224C5E" w:rsidRPr="00094CB6" w:rsidRDefault="00224C5E" w:rsidP="002E3E77">
      <w:pPr>
        <w:pStyle w:val="NormalWeb"/>
        <w:shd w:val="clear" w:color="auto" w:fill="FFFFFF"/>
        <w:spacing w:before="90" w:beforeAutospacing="0" w:after="90" w:afterAutospacing="0"/>
        <w:rPr>
          <w:rFonts w:asciiTheme="minorHAnsi" w:hAnsiTheme="minorHAnsi" w:cstheme="minorHAnsi"/>
          <w:color w:val="FF0000"/>
          <w:sz w:val="28"/>
          <w:szCs w:val="28"/>
        </w:rPr>
      </w:pP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Programs</w:t>
      </w:r>
    </w:p>
    <w:p w:rsidR="002E3E77" w:rsidRPr="00224C5E"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094CB6">
        <w:rPr>
          <w:rFonts w:asciiTheme="minorHAnsi" w:hAnsiTheme="minorHAnsi" w:cstheme="minorHAnsi"/>
          <w:color w:val="FF0000"/>
          <w:sz w:val="28"/>
          <w:szCs w:val="28"/>
        </w:rPr>
        <w:t>1.find the output of below code:</w:t>
      </w:r>
      <w:r w:rsidRPr="00094CB6">
        <w:rPr>
          <w:rFonts w:asciiTheme="minorHAnsi" w:hAnsiTheme="minorHAnsi" w:cstheme="minorHAnsi"/>
          <w:color w:val="FF0000"/>
          <w:sz w:val="28"/>
          <w:szCs w:val="28"/>
        </w:rPr>
        <w:br/>
      </w:r>
      <w:r w:rsidRPr="00224C5E">
        <w:rPr>
          <w:rFonts w:asciiTheme="minorHAnsi" w:hAnsiTheme="minorHAnsi" w:cstheme="minorHAnsi"/>
          <w:color w:val="002060"/>
          <w:sz w:val="28"/>
          <w:szCs w:val="28"/>
        </w:rPr>
        <w:t>package com.nhc.core.enumm;</w:t>
      </w:r>
    </w:p>
    <w:p w:rsidR="002E3E77" w:rsidRPr="00224C5E"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224C5E">
        <w:rPr>
          <w:rFonts w:asciiTheme="minorHAnsi" w:hAnsiTheme="minorHAnsi" w:cstheme="minorHAnsi"/>
          <w:color w:val="002060"/>
          <w:sz w:val="28"/>
          <w:szCs w:val="28"/>
        </w:rPr>
        <w:t>public class BalanceAccount {</w:t>
      </w:r>
      <w:r w:rsidRPr="00224C5E">
        <w:rPr>
          <w:rFonts w:asciiTheme="minorHAnsi" w:hAnsiTheme="minorHAnsi" w:cstheme="minorHAnsi"/>
          <w:color w:val="002060"/>
          <w:sz w:val="28"/>
          <w:szCs w:val="28"/>
        </w:rPr>
        <w:br/>
        <w:t>private enum Payments {</w:t>
      </w:r>
      <w:r w:rsidRPr="00224C5E">
        <w:rPr>
          <w:rFonts w:asciiTheme="minorHAnsi" w:hAnsiTheme="minorHAnsi" w:cstheme="minorHAnsi"/>
          <w:color w:val="002060"/>
          <w:sz w:val="28"/>
          <w:szCs w:val="28"/>
        </w:rPr>
        <w:br/>
        <w:t>POSTPOND, OLD, NEW</w:t>
      </w:r>
      <w:r w:rsidRPr="00224C5E">
        <w:rPr>
          <w:rFonts w:asciiTheme="minorHAnsi" w:hAnsiTheme="minorHAnsi" w:cstheme="minorHAnsi"/>
          <w:color w:val="002060"/>
          <w:sz w:val="28"/>
          <w:szCs w:val="28"/>
        </w:rPr>
        <w:br/>
        <w:t>}</w:t>
      </w:r>
      <w:r w:rsidRPr="00224C5E">
        <w:rPr>
          <w:rFonts w:asciiTheme="minorHAnsi" w:hAnsiTheme="minorHAnsi" w:cstheme="minorHAnsi"/>
          <w:color w:val="002060"/>
          <w:sz w:val="28"/>
          <w:szCs w:val="28"/>
        </w:rPr>
        <w:br/>
        <w:t>String payments;</w:t>
      </w:r>
      <w:r w:rsidRPr="00224C5E">
        <w:rPr>
          <w:rFonts w:asciiTheme="minorHAnsi" w:hAnsiTheme="minorHAnsi" w:cstheme="minorHAnsi"/>
          <w:color w:val="002060"/>
          <w:sz w:val="28"/>
          <w:szCs w:val="28"/>
        </w:rPr>
        <w:br/>
        <w:t>public BalanceAccount() {</w:t>
      </w:r>
      <w:r w:rsidRPr="00224C5E">
        <w:rPr>
          <w:rFonts w:asciiTheme="minorHAnsi" w:hAnsiTheme="minorHAnsi" w:cstheme="minorHAnsi"/>
          <w:color w:val="002060"/>
          <w:sz w:val="28"/>
          <w:szCs w:val="28"/>
        </w:rPr>
        <w:br/>
        <w:t>String balance = "12345";</w:t>
      </w:r>
      <w:r w:rsidRPr="00224C5E">
        <w:rPr>
          <w:rFonts w:asciiTheme="minorHAnsi" w:hAnsiTheme="minorHAnsi" w:cstheme="minorHAnsi"/>
          <w:color w:val="002060"/>
          <w:sz w:val="28"/>
          <w:szCs w:val="28"/>
        </w:rPr>
        <w:br/>
        <w:t>payments = Payments.POSTPOND.toString();</w:t>
      </w:r>
      <w:r w:rsidRPr="00224C5E">
        <w:rPr>
          <w:rFonts w:asciiTheme="minorHAnsi" w:hAnsiTheme="minorHAnsi" w:cstheme="minorHAnsi"/>
          <w:color w:val="002060"/>
          <w:sz w:val="28"/>
          <w:szCs w:val="28"/>
        </w:rPr>
        <w:br/>
        <w:t>}</w:t>
      </w:r>
    </w:p>
    <w:p w:rsidR="002E3E77" w:rsidRPr="00224C5E"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224C5E">
        <w:rPr>
          <w:rFonts w:asciiTheme="minorHAnsi" w:hAnsiTheme="minorHAnsi" w:cstheme="minorHAnsi"/>
          <w:color w:val="002060"/>
          <w:sz w:val="28"/>
          <w:szCs w:val="28"/>
        </w:rPr>
        <w:t>public String toString() {</w:t>
      </w:r>
      <w:r w:rsidRPr="00224C5E">
        <w:rPr>
          <w:rFonts w:asciiTheme="minorHAnsi" w:hAnsiTheme="minorHAnsi" w:cstheme="minorHAnsi"/>
          <w:color w:val="002060"/>
          <w:sz w:val="28"/>
          <w:szCs w:val="28"/>
        </w:rPr>
        <w:br/>
        <w:t>return "Payments =" + payments;</w:t>
      </w:r>
      <w:r w:rsidRPr="00224C5E">
        <w:rPr>
          <w:rFonts w:asciiTheme="minorHAnsi" w:hAnsiTheme="minorHAnsi" w:cstheme="minorHAnsi"/>
          <w:color w:val="002060"/>
          <w:sz w:val="28"/>
          <w:szCs w:val="28"/>
        </w:rPr>
        <w:br/>
        <w:t>}</w:t>
      </w:r>
    </w:p>
    <w:p w:rsidR="002E3E77" w:rsidRPr="00224C5E"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224C5E">
        <w:rPr>
          <w:rFonts w:asciiTheme="minorHAnsi" w:hAnsiTheme="minorHAnsi" w:cstheme="minorHAnsi"/>
          <w:color w:val="002060"/>
          <w:sz w:val="28"/>
          <w:szCs w:val="28"/>
        </w:rPr>
        <w:t>public static void main(String[] args) {</w:t>
      </w:r>
      <w:r w:rsidRPr="00224C5E">
        <w:rPr>
          <w:rFonts w:asciiTheme="minorHAnsi" w:hAnsiTheme="minorHAnsi" w:cstheme="minorHAnsi"/>
          <w:color w:val="002060"/>
          <w:sz w:val="28"/>
          <w:szCs w:val="28"/>
        </w:rPr>
        <w:br/>
        <w:t>System.out.println(new BalanceAccount());</w:t>
      </w:r>
      <w:r w:rsidRPr="00224C5E">
        <w:rPr>
          <w:rFonts w:asciiTheme="minorHAnsi" w:hAnsiTheme="minorHAnsi" w:cstheme="minorHAnsi"/>
          <w:color w:val="002060"/>
          <w:sz w:val="28"/>
          <w:szCs w:val="28"/>
        </w:rPr>
        <w:br/>
        <w:t>System.out.println(Payments.NEW);</w:t>
      </w:r>
    </w:p>
    <w:p w:rsidR="002E3E77" w:rsidRPr="00224C5E" w:rsidRDefault="002E3E77" w:rsidP="002E3E77">
      <w:pPr>
        <w:pStyle w:val="NormalWeb"/>
        <w:shd w:val="clear" w:color="auto" w:fill="FFFFFF"/>
        <w:spacing w:before="90" w:beforeAutospacing="0" w:after="90" w:afterAutospacing="0"/>
        <w:rPr>
          <w:rFonts w:asciiTheme="minorHAnsi" w:hAnsiTheme="minorHAnsi" w:cstheme="minorHAnsi"/>
          <w:color w:val="002060"/>
          <w:sz w:val="28"/>
          <w:szCs w:val="28"/>
        </w:rPr>
      </w:pPr>
      <w:r w:rsidRPr="00224C5E">
        <w:rPr>
          <w:rFonts w:asciiTheme="minorHAnsi" w:hAnsiTheme="minorHAnsi" w:cstheme="minorHAnsi"/>
          <w:color w:val="002060"/>
          <w:sz w:val="28"/>
          <w:szCs w:val="28"/>
        </w:rPr>
        <w:t>}</w:t>
      </w:r>
      <w:r w:rsidRPr="00224C5E">
        <w:rPr>
          <w:rFonts w:asciiTheme="minorHAnsi" w:hAnsiTheme="minorHAnsi" w:cstheme="minorHAnsi"/>
          <w:color w:val="002060"/>
          <w:sz w:val="28"/>
          <w:szCs w:val="28"/>
        </w:rPr>
        <w:br/>
        <w:t>}</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Output- &gt;Payments =POSTPOND NEW</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t>2.Display the output like this in HashMap:</w:t>
      </w:r>
      <w:r w:rsidRPr="00094CB6">
        <w:rPr>
          <w:rFonts w:asciiTheme="minorHAnsi" w:hAnsiTheme="minorHAnsi" w:cstheme="minorHAnsi"/>
          <w:color w:val="FF0000"/>
          <w:sz w:val="28"/>
          <w:szCs w:val="28"/>
        </w:rPr>
        <w:br/>
        <w:t>Input-(“A”,”1”),(“B”,”3”),(“C”,”5”),(“D”,”0”),(“E”,”7”)</w:t>
      </w:r>
      <w:r w:rsidRPr="00094CB6">
        <w:rPr>
          <w:rFonts w:asciiTheme="minorHAnsi" w:hAnsiTheme="minorHAnsi" w:cstheme="minorHAnsi"/>
          <w:color w:val="FF0000"/>
          <w:sz w:val="28"/>
          <w:szCs w:val="28"/>
        </w:rPr>
        <w:br/>
        <w:t>Output-(“D”,”0”),(“A”,”1”),(“B”,”3”),(“C”,”5”),(“E”,”7”)</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3.Write a code in MVC to find/store Patient address of the given Id?</w:t>
      </w:r>
    </w:p>
    <w:p w:rsidR="00224C5E"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4.write a SQL query to display eid,ename,salary from emp_salary and find a minimum salary for nth employee.</w:t>
      </w:r>
      <w:r w:rsidRPr="00094CB6">
        <w:rPr>
          <w:rFonts w:asciiTheme="minorHAnsi" w:hAnsiTheme="minorHAnsi" w:cstheme="minorHAnsi"/>
          <w:color w:val="FF0000"/>
          <w:sz w:val="28"/>
          <w:szCs w:val="28"/>
        </w:rPr>
        <w:br/>
        <w:t>5.Where we should prefer abstract class over interface?</w:t>
      </w:r>
    </w:p>
    <w:p w:rsidR="00224C5E" w:rsidRDefault="00224C5E" w:rsidP="002E3E77">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If </w:t>
      </w:r>
      <w:r>
        <w:rPr>
          <w:rFonts w:ascii="Arial" w:hAnsi="Arial" w:cs="Arial"/>
          <w:b/>
          <w:bCs/>
          <w:color w:val="222222"/>
          <w:shd w:val="clear" w:color="auto" w:fill="FFFFFF"/>
        </w:rPr>
        <w:t>you</w:t>
      </w:r>
      <w:r>
        <w:rPr>
          <w:rFonts w:ascii="Arial" w:hAnsi="Arial" w:cs="Arial"/>
          <w:color w:val="222222"/>
          <w:shd w:val="clear" w:color="auto" w:fill="FFFFFF"/>
        </w:rPr>
        <w:t> want </w:t>
      </w:r>
      <w:r>
        <w:rPr>
          <w:rFonts w:ascii="Arial" w:hAnsi="Arial" w:cs="Arial"/>
          <w:b/>
          <w:bCs/>
          <w:color w:val="222222"/>
          <w:shd w:val="clear" w:color="auto" w:fill="FFFFFF"/>
        </w:rPr>
        <w:t>to</w:t>
      </w:r>
      <w:r>
        <w:rPr>
          <w:rFonts w:ascii="Arial" w:hAnsi="Arial" w:cs="Arial"/>
          <w:color w:val="222222"/>
          <w:shd w:val="clear" w:color="auto" w:fill="FFFFFF"/>
        </w:rPr>
        <w:t> provide common, implemented functionality among all implementations of your component, </w:t>
      </w:r>
      <w:r>
        <w:rPr>
          <w:rFonts w:ascii="Arial" w:hAnsi="Arial" w:cs="Arial"/>
          <w:b/>
          <w:bCs/>
          <w:color w:val="222222"/>
          <w:shd w:val="clear" w:color="auto" w:fill="FFFFFF"/>
        </w:rPr>
        <w:t>use an abstract class</w:t>
      </w:r>
      <w:r>
        <w:rPr>
          <w:rFonts w:ascii="Arial" w:hAnsi="Arial" w:cs="Arial"/>
          <w:color w:val="222222"/>
          <w:shd w:val="clear" w:color="auto" w:fill="FFFFFF"/>
        </w:rPr>
        <w:t>. </w:t>
      </w:r>
      <w:r>
        <w:rPr>
          <w:rFonts w:ascii="Arial" w:hAnsi="Arial" w:cs="Arial"/>
          <w:b/>
          <w:bCs/>
          <w:color w:val="222222"/>
          <w:shd w:val="clear" w:color="auto" w:fill="FFFFFF"/>
        </w:rPr>
        <w:t>Abstract classes</w:t>
      </w:r>
      <w:r>
        <w:rPr>
          <w:rFonts w:ascii="Arial" w:hAnsi="Arial" w:cs="Arial"/>
          <w:color w:val="222222"/>
          <w:shd w:val="clear" w:color="auto" w:fill="FFFFFF"/>
        </w:rPr>
        <w:t> allow </w:t>
      </w:r>
      <w:r>
        <w:rPr>
          <w:rFonts w:ascii="Arial" w:hAnsi="Arial" w:cs="Arial"/>
          <w:b/>
          <w:bCs/>
          <w:color w:val="222222"/>
          <w:shd w:val="clear" w:color="auto" w:fill="FFFFFF"/>
        </w:rPr>
        <w:t>you to</w:t>
      </w:r>
      <w:r>
        <w:rPr>
          <w:rFonts w:ascii="Arial" w:hAnsi="Arial" w:cs="Arial"/>
          <w:color w:val="222222"/>
          <w:shd w:val="clear" w:color="auto" w:fill="FFFFFF"/>
        </w:rPr>
        <w:t> partially implement your </w:t>
      </w:r>
      <w:r>
        <w:rPr>
          <w:rFonts w:ascii="Arial" w:hAnsi="Arial" w:cs="Arial"/>
          <w:b/>
          <w:bCs/>
          <w:color w:val="222222"/>
          <w:shd w:val="clear" w:color="auto" w:fill="FFFFFF"/>
        </w:rPr>
        <w:t>class</w:t>
      </w:r>
      <w:r>
        <w:rPr>
          <w:rFonts w:ascii="Arial" w:hAnsi="Arial" w:cs="Arial"/>
          <w:color w:val="222222"/>
          <w:shd w:val="clear" w:color="auto" w:fill="FFFFFF"/>
        </w:rPr>
        <w:t>, whereas </w:t>
      </w:r>
      <w:r>
        <w:rPr>
          <w:rFonts w:ascii="Arial" w:hAnsi="Arial" w:cs="Arial"/>
          <w:b/>
          <w:bCs/>
          <w:color w:val="222222"/>
          <w:shd w:val="clear" w:color="auto" w:fill="FFFFFF"/>
        </w:rPr>
        <w:t>interfaces</w:t>
      </w:r>
      <w:r>
        <w:rPr>
          <w:rFonts w:ascii="Arial" w:hAnsi="Arial" w:cs="Arial"/>
          <w:color w:val="222222"/>
          <w:shd w:val="clear" w:color="auto" w:fill="FFFFFF"/>
        </w:rPr>
        <w:t> contain no implementation for any members</w:t>
      </w:r>
    </w:p>
    <w:p w:rsidR="002E3E77" w:rsidRPr="00094CB6" w:rsidRDefault="002E3E77" w:rsidP="002E3E77">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6.Develop a MVC program like BookMyShow?</w:t>
      </w:r>
    </w:p>
    <w:p w:rsidR="002E3E77" w:rsidRPr="00094CB6" w:rsidRDefault="002E3E77" w:rsidP="002E3E77">
      <w:pPr>
        <w:pStyle w:val="NormalWeb"/>
        <w:shd w:val="clear" w:color="auto" w:fill="FFFFFF"/>
        <w:spacing w:before="90" w:beforeAutospacing="0" w:after="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7.Wap to find the occurrence of character in String</w:t>
      </w:r>
      <w:r w:rsidRPr="00094CB6">
        <w:rPr>
          <w:rFonts w:asciiTheme="minorHAnsi" w:hAnsiTheme="minorHAnsi" w:cstheme="minorHAnsi"/>
          <w:color w:val="FF0000"/>
          <w:sz w:val="28"/>
          <w:szCs w:val="28"/>
        </w:rPr>
        <w:br/>
        <w:t>Ex:- String str=abababaal</w:t>
      </w:r>
      <w:r w:rsidRPr="00094CB6">
        <w:rPr>
          <w:rFonts w:asciiTheme="minorHAnsi" w:hAnsiTheme="minorHAnsi" w:cstheme="minorHAnsi"/>
          <w:color w:val="FF0000"/>
          <w:sz w:val="28"/>
          <w:szCs w:val="28"/>
        </w:rPr>
        <w:br/>
        <w:t>8.Wap to find the occurrence of word in String</w:t>
      </w:r>
      <w:r w:rsidRPr="00094CB6">
        <w:rPr>
          <w:rFonts w:asciiTheme="minorHAnsi" w:hAnsiTheme="minorHAnsi" w:cstheme="minorHAnsi"/>
          <w:color w:val="FF0000"/>
          <w:sz w:val="28"/>
          <w:szCs w:val="28"/>
        </w:rPr>
        <w:br/>
        <w:t>Ex:- String str=”hello how are you,hello I am f9”</w:t>
      </w:r>
      <w:r w:rsidRPr="00094CB6">
        <w:rPr>
          <w:rFonts w:asciiTheme="minorHAnsi" w:hAnsiTheme="minorHAnsi" w:cstheme="minorHAnsi"/>
          <w:color w:val="FF0000"/>
          <w:sz w:val="28"/>
          <w:szCs w:val="28"/>
        </w:rPr>
        <w:br/>
        <w:t>9.Permutations and Combinations of String?</w:t>
      </w:r>
      <w:r w:rsidRPr="00094CB6">
        <w:rPr>
          <w:rFonts w:asciiTheme="minorHAnsi" w:hAnsiTheme="minorHAnsi" w:cstheme="minorHAnsi"/>
          <w:color w:val="FF0000"/>
          <w:sz w:val="28"/>
          <w:szCs w:val="28"/>
        </w:rPr>
        <w:br/>
        <w:t>10.Recursion Program of Fibonacci and Factorial?</w:t>
      </w:r>
      <w:r w:rsidRPr="00094CB6">
        <w:rPr>
          <w:rFonts w:asciiTheme="minorHAnsi" w:hAnsiTheme="minorHAnsi" w:cstheme="minorHAnsi"/>
          <w:color w:val="FF0000"/>
          <w:sz w:val="28"/>
          <w:szCs w:val="28"/>
        </w:rPr>
        <w:br/>
        <w:t>11.find the duplicate elements in Array?</w:t>
      </w:r>
      <w:r w:rsidRPr="00094CB6">
        <w:rPr>
          <w:rFonts w:asciiTheme="minorHAnsi" w:hAnsiTheme="minorHAnsi" w:cstheme="minorHAnsi"/>
          <w:color w:val="FF0000"/>
          <w:sz w:val="28"/>
          <w:szCs w:val="28"/>
        </w:rPr>
        <w:br/>
        <w:t>12.Remove Duplicate elements in Array?</w:t>
      </w:r>
      <w:r w:rsidRPr="00094CB6">
        <w:rPr>
          <w:rFonts w:asciiTheme="minorHAnsi" w:hAnsiTheme="minorHAnsi" w:cstheme="minorHAnsi"/>
          <w:color w:val="FF0000"/>
          <w:sz w:val="28"/>
          <w:szCs w:val="28"/>
        </w:rPr>
        <w:br/>
        <w:t>13.Based on the sum and size find the elements in array?</w:t>
      </w:r>
      <w:r w:rsidRPr="00094CB6">
        <w:rPr>
          <w:rFonts w:asciiTheme="minorHAnsi" w:hAnsiTheme="minorHAnsi" w:cstheme="minorHAnsi"/>
          <w:color w:val="FF0000"/>
          <w:sz w:val="28"/>
          <w:szCs w:val="28"/>
        </w:rPr>
        <w:br/>
        <w:t>14.Reverse String program without using reverse() method?</w:t>
      </w:r>
      <w:r w:rsidRPr="00094CB6">
        <w:rPr>
          <w:rFonts w:asciiTheme="minorHAnsi" w:hAnsiTheme="minorHAnsi" w:cstheme="minorHAnsi"/>
          <w:color w:val="FF0000"/>
          <w:sz w:val="28"/>
          <w:szCs w:val="28"/>
        </w:rPr>
        <w:br/>
        <w:t>15.Swap the number without using third variable.</w:t>
      </w:r>
      <w:r w:rsidRPr="00094CB6">
        <w:rPr>
          <w:rFonts w:asciiTheme="minorHAnsi" w:hAnsiTheme="minorHAnsi" w:cstheme="minorHAnsi"/>
          <w:color w:val="FF0000"/>
          <w:sz w:val="28"/>
          <w:szCs w:val="28"/>
        </w:rPr>
        <w:br/>
        <w:t>16.Swap the String without using third variable.</w:t>
      </w:r>
      <w:r w:rsidRPr="00094CB6">
        <w:rPr>
          <w:rFonts w:asciiTheme="minorHAnsi" w:hAnsiTheme="minorHAnsi" w:cstheme="minorHAnsi"/>
          <w:color w:val="FF0000"/>
          <w:sz w:val="28"/>
          <w:szCs w:val="28"/>
        </w:rPr>
        <w:br/>
        <w:t>17.Find the most occurrence character in String and write the test cases also?</w:t>
      </w:r>
      <w:r w:rsidRPr="00094CB6">
        <w:rPr>
          <w:rFonts w:asciiTheme="minorHAnsi" w:hAnsiTheme="minorHAnsi" w:cstheme="minorHAnsi"/>
          <w:color w:val="FF0000"/>
          <w:sz w:val="28"/>
          <w:szCs w:val="28"/>
        </w:rPr>
        <w:br/>
        <w:t>18.how to check String is Anagram?</w:t>
      </w:r>
      <w:r w:rsidRPr="00094CB6">
        <w:rPr>
          <w:rFonts w:asciiTheme="minorHAnsi" w:hAnsiTheme="minorHAnsi" w:cstheme="minorHAnsi"/>
          <w:color w:val="FF0000"/>
          <w:sz w:val="28"/>
          <w:szCs w:val="28"/>
        </w:rPr>
        <w:br/>
        <w:t>19.print the even and odd nos by creating two threads sequentially.</w:t>
      </w:r>
    </w:p>
    <w:p w:rsidR="002E3E77" w:rsidRPr="00094CB6" w:rsidRDefault="002E3E77">
      <w:pPr>
        <w:rPr>
          <w:rFonts w:cstheme="minorHAnsi"/>
          <w:color w:val="FF0000"/>
          <w:sz w:val="28"/>
          <w:szCs w:val="28"/>
        </w:rPr>
      </w:pPr>
    </w:p>
    <w:p w:rsidR="00224C5E" w:rsidRDefault="002E3E77" w:rsidP="002E3E77">
      <w:pPr>
        <w:pStyle w:val="ListParagraph"/>
        <w:numPr>
          <w:ilvl w:val="0"/>
          <w:numId w:val="1"/>
        </w:numPr>
        <w:rPr>
          <w:rFonts w:cstheme="minorHAnsi"/>
          <w:color w:val="FF0000"/>
          <w:sz w:val="28"/>
          <w:szCs w:val="28"/>
          <w:shd w:val="clear" w:color="auto" w:fill="FFFFFF"/>
        </w:rPr>
      </w:pPr>
      <w:r w:rsidRPr="00094CB6">
        <w:rPr>
          <w:rFonts w:cstheme="minorHAnsi"/>
          <w:color w:val="FF0000"/>
          <w:sz w:val="28"/>
          <w:szCs w:val="28"/>
          <w:shd w:val="clear" w:color="auto" w:fill="FFFFFF"/>
        </w:rPr>
        <w:t>What is an exception?</w:t>
      </w:r>
      <w:r w:rsidRPr="00094CB6">
        <w:rPr>
          <w:rFonts w:cstheme="minorHAnsi"/>
          <w:color w:val="FF0000"/>
          <w:sz w:val="28"/>
          <w:szCs w:val="28"/>
        </w:rPr>
        <w:br/>
      </w:r>
      <w:r w:rsidRPr="00094CB6">
        <w:rPr>
          <w:rFonts w:cstheme="minorHAnsi"/>
          <w:color w:val="FF0000"/>
          <w:sz w:val="28"/>
          <w:szCs w:val="28"/>
          <w:shd w:val="clear" w:color="auto" w:fill="FFFFFF"/>
        </w:rPr>
        <w:t>2) How the exceptions are handled in java? OR Explain exception handling mechanism in java?</w:t>
      </w:r>
      <w:r w:rsidRPr="00094CB6">
        <w:rPr>
          <w:rFonts w:cstheme="minorHAnsi"/>
          <w:color w:val="FF0000"/>
          <w:sz w:val="28"/>
          <w:szCs w:val="28"/>
        </w:rPr>
        <w:br/>
      </w:r>
      <w:r w:rsidRPr="00094CB6">
        <w:rPr>
          <w:rFonts w:cstheme="minorHAnsi"/>
          <w:color w:val="FF0000"/>
          <w:sz w:val="28"/>
          <w:szCs w:val="28"/>
          <w:shd w:val="clear" w:color="auto" w:fill="FFFFFF"/>
        </w:rPr>
        <w:t>3) What is the difference between error and exception in java?</w:t>
      </w:r>
    </w:p>
    <w:p w:rsidR="00224C5E" w:rsidRPr="00224C5E" w:rsidRDefault="00224C5E" w:rsidP="002E3E77">
      <w:pPr>
        <w:pStyle w:val="ListParagraph"/>
        <w:numPr>
          <w:ilvl w:val="0"/>
          <w:numId w:val="1"/>
        </w:numPr>
        <w:rPr>
          <w:rFonts w:cstheme="minorHAnsi"/>
          <w:color w:val="FF0000"/>
          <w:sz w:val="28"/>
          <w:szCs w:val="28"/>
          <w:shd w:val="clear" w:color="auto" w:fill="FFFFFF"/>
        </w:rPr>
      </w:pPr>
      <w:r>
        <w:rPr>
          <w:rFonts w:ascii="Arial" w:hAnsi="Arial" w:cs="Arial"/>
          <w:b/>
          <w:bCs/>
          <w:color w:val="222222"/>
          <w:shd w:val="clear" w:color="auto" w:fill="FFFFFF"/>
        </w:rPr>
        <w:t>Difference Between Error and Exception in Java</w:t>
      </w:r>
      <w:r>
        <w:rPr>
          <w:rFonts w:ascii="Arial" w:hAnsi="Arial" w:cs="Arial"/>
          <w:color w:val="222222"/>
          <w:shd w:val="clear" w:color="auto" w:fill="FFFFFF"/>
        </w:rPr>
        <w:t>. “Throwable” act as the root for </w:t>
      </w:r>
      <w:r>
        <w:rPr>
          <w:rFonts w:ascii="Arial" w:hAnsi="Arial" w:cs="Arial"/>
          <w:b/>
          <w:bCs/>
          <w:color w:val="222222"/>
          <w:shd w:val="clear" w:color="auto" w:fill="FFFFFF"/>
        </w:rPr>
        <w:t>Java's error and exception</w:t>
      </w:r>
      <w:r>
        <w:rPr>
          <w:rFonts w:ascii="Arial" w:hAnsi="Arial" w:cs="Arial"/>
          <w:color w:val="222222"/>
          <w:shd w:val="clear" w:color="auto" w:fill="FFFFFF"/>
        </w:rPr>
        <w:t> hierarchy. “</w:t>
      </w:r>
      <w:r>
        <w:rPr>
          <w:rFonts w:ascii="Arial" w:hAnsi="Arial" w:cs="Arial"/>
          <w:b/>
          <w:bCs/>
          <w:color w:val="222222"/>
          <w:shd w:val="clear" w:color="auto" w:fill="FFFFFF"/>
        </w:rPr>
        <w:t>Error</w:t>
      </w:r>
      <w:r>
        <w:rPr>
          <w:rFonts w:ascii="Arial" w:hAnsi="Arial" w:cs="Arial"/>
          <w:color w:val="222222"/>
          <w:shd w:val="clear" w:color="auto" w:fill="FFFFFF"/>
        </w:rPr>
        <w:t>” is a critical condition that cannot be handled by the code of the program. “</w:t>
      </w:r>
      <w:r>
        <w:rPr>
          <w:rFonts w:ascii="Arial" w:hAnsi="Arial" w:cs="Arial"/>
          <w:b/>
          <w:bCs/>
          <w:color w:val="222222"/>
          <w:shd w:val="clear" w:color="auto" w:fill="FFFFFF"/>
        </w:rPr>
        <w:t>Exception</w:t>
      </w:r>
      <w:r>
        <w:rPr>
          <w:rFonts w:ascii="Arial" w:hAnsi="Arial" w:cs="Arial"/>
          <w:color w:val="222222"/>
          <w:shd w:val="clear" w:color="auto" w:fill="FFFFFF"/>
        </w:rPr>
        <w:t>” is the exceptional situation that can be handled by the code of the program</w:t>
      </w:r>
    </w:p>
    <w:p w:rsidR="00224C5E"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lastRenderedPageBreak/>
        <w:br/>
      </w:r>
      <w:r w:rsidRPr="00094CB6">
        <w:rPr>
          <w:rFonts w:cstheme="minorHAnsi"/>
          <w:color w:val="FF0000"/>
          <w:sz w:val="28"/>
          <w:szCs w:val="28"/>
          <w:shd w:val="clear" w:color="auto" w:fill="FFFFFF"/>
        </w:rPr>
        <w:t>4) Can we keep other statements in between try, catch and finally blocks?</w:t>
      </w:r>
    </w:p>
    <w:p w:rsidR="00224C5E" w:rsidRDefault="00224C5E" w:rsidP="00224C5E">
      <w:pPr>
        <w:pStyle w:val="ListParagraph"/>
        <w:rPr>
          <w:rFonts w:ascii="Arial" w:hAnsi="Arial" w:cs="Arial"/>
          <w:color w:val="222222"/>
          <w:shd w:val="clear" w:color="auto" w:fill="FFFFFF"/>
        </w:rPr>
      </w:pPr>
      <w:r>
        <w:rPr>
          <w:rFonts w:ascii="Arial" w:hAnsi="Arial" w:cs="Arial"/>
          <w:color w:val="222222"/>
          <w:shd w:val="clear" w:color="auto" w:fill="FFFFFF"/>
        </w:rPr>
        <w:t>No, </w:t>
      </w:r>
      <w:r>
        <w:rPr>
          <w:rFonts w:ascii="Arial" w:hAnsi="Arial" w:cs="Arial"/>
          <w:b/>
          <w:bCs/>
          <w:color w:val="222222"/>
          <w:shd w:val="clear" w:color="auto" w:fill="FFFFFF"/>
        </w:rPr>
        <w:t>we</w:t>
      </w:r>
      <w:r>
        <w:rPr>
          <w:rFonts w:ascii="Arial" w:hAnsi="Arial" w:cs="Arial"/>
          <w:color w:val="222222"/>
          <w:shd w:val="clear" w:color="auto" w:fill="FFFFFF"/>
        </w:rPr>
        <w:t> cannot write any </w:t>
      </w:r>
      <w:r>
        <w:rPr>
          <w:rFonts w:ascii="Arial" w:hAnsi="Arial" w:cs="Arial"/>
          <w:b/>
          <w:bCs/>
          <w:color w:val="222222"/>
          <w:shd w:val="clear" w:color="auto" w:fill="FFFFFF"/>
        </w:rPr>
        <w:t>statements in between try</w:t>
      </w:r>
      <w:r>
        <w:rPr>
          <w:rFonts w:ascii="Arial" w:hAnsi="Arial" w:cs="Arial"/>
          <w:color w:val="222222"/>
          <w:shd w:val="clear" w:color="auto" w:fill="FFFFFF"/>
        </w:rPr>
        <w:t>, </w:t>
      </w:r>
      <w:r>
        <w:rPr>
          <w:rFonts w:ascii="Arial" w:hAnsi="Arial" w:cs="Arial"/>
          <w:b/>
          <w:bCs/>
          <w:color w:val="222222"/>
          <w:shd w:val="clear" w:color="auto" w:fill="FFFFFF"/>
        </w:rPr>
        <w:t>catch and finally blocks</w:t>
      </w:r>
      <w:r>
        <w:rPr>
          <w:rFonts w:ascii="Arial" w:hAnsi="Arial" w:cs="Arial"/>
          <w:color w:val="222222"/>
          <w:shd w:val="clear" w:color="auto" w:fill="FFFFFF"/>
        </w:rPr>
        <w:t> and these </w:t>
      </w:r>
      <w:r>
        <w:rPr>
          <w:rFonts w:ascii="Arial" w:hAnsi="Arial" w:cs="Arial"/>
          <w:b/>
          <w:bCs/>
          <w:color w:val="222222"/>
          <w:shd w:val="clear" w:color="auto" w:fill="FFFFFF"/>
        </w:rPr>
        <w:t>blocks</w:t>
      </w:r>
      <w:r>
        <w:rPr>
          <w:rFonts w:ascii="Arial" w:hAnsi="Arial" w:cs="Arial"/>
          <w:color w:val="222222"/>
          <w:shd w:val="clear" w:color="auto" w:fill="FFFFFF"/>
        </w:rPr>
        <w:t> form one unit. ... If </w:t>
      </w:r>
      <w:r>
        <w:rPr>
          <w:rFonts w:ascii="Arial" w:hAnsi="Arial" w:cs="Arial"/>
          <w:b/>
          <w:bCs/>
          <w:color w:val="222222"/>
          <w:shd w:val="clear" w:color="auto" w:fill="FFFFFF"/>
        </w:rPr>
        <w:t>we try</w:t>
      </w:r>
      <w:r>
        <w:rPr>
          <w:rFonts w:ascii="Arial" w:hAnsi="Arial" w:cs="Arial"/>
          <w:color w:val="222222"/>
          <w:shd w:val="clear" w:color="auto" w:fill="FFFFFF"/>
        </w:rPr>
        <w:t> to put any </w:t>
      </w:r>
      <w:r>
        <w:rPr>
          <w:rFonts w:ascii="Arial" w:hAnsi="Arial" w:cs="Arial"/>
          <w:b/>
          <w:bCs/>
          <w:color w:val="222222"/>
          <w:shd w:val="clear" w:color="auto" w:fill="FFFFFF"/>
        </w:rPr>
        <w:t>statements between</w:t>
      </w:r>
      <w:r>
        <w:rPr>
          <w:rFonts w:ascii="Arial" w:hAnsi="Arial" w:cs="Arial"/>
          <w:color w:val="222222"/>
          <w:shd w:val="clear" w:color="auto" w:fill="FFFFFF"/>
        </w:rPr>
        <w:t> these </w:t>
      </w:r>
      <w:r>
        <w:rPr>
          <w:rFonts w:ascii="Arial" w:hAnsi="Arial" w:cs="Arial"/>
          <w:b/>
          <w:bCs/>
          <w:color w:val="222222"/>
          <w:shd w:val="clear" w:color="auto" w:fill="FFFFFF"/>
        </w:rPr>
        <w:t>blocks</w:t>
      </w:r>
      <w:r>
        <w:rPr>
          <w:rFonts w:ascii="Arial" w:hAnsi="Arial" w:cs="Arial"/>
          <w:color w:val="222222"/>
          <w:shd w:val="clear" w:color="auto" w:fill="FFFFFF"/>
        </w:rPr>
        <w:t>, it </w:t>
      </w:r>
      <w:r>
        <w:rPr>
          <w:rFonts w:ascii="Arial" w:hAnsi="Arial" w:cs="Arial"/>
          <w:b/>
          <w:bCs/>
          <w:color w:val="222222"/>
          <w:shd w:val="clear" w:color="auto" w:fill="FFFFFF"/>
        </w:rPr>
        <w:t>will</w:t>
      </w:r>
      <w:r>
        <w:rPr>
          <w:rFonts w:ascii="Arial" w:hAnsi="Arial" w:cs="Arial"/>
          <w:color w:val="222222"/>
          <w:shd w:val="clear" w:color="auto" w:fill="FFFFFF"/>
        </w:rPr>
        <w:t> throw a compile-time error.</w:t>
      </w:r>
    </w:p>
    <w:p w:rsidR="00F11030"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5) Can we write only try block without catch and finally blocks?</w:t>
      </w:r>
    </w:p>
    <w:p w:rsidR="00F11030" w:rsidRDefault="00F11030" w:rsidP="00224C5E">
      <w:pPr>
        <w:pStyle w:val="ListParagraph"/>
        <w:rPr>
          <w:rFonts w:cstheme="minorHAnsi"/>
          <w:color w:val="FF0000"/>
          <w:sz w:val="28"/>
          <w:szCs w:val="28"/>
          <w:shd w:val="clear" w:color="auto" w:fill="FFFFFF"/>
        </w:rPr>
      </w:pPr>
      <w:r>
        <w:rPr>
          <w:rStyle w:val="Strong"/>
          <w:rFonts w:ascii="Arial" w:hAnsi="Arial" w:cs="Arial"/>
          <w:color w:val="191919"/>
          <w:sz w:val="23"/>
          <w:szCs w:val="23"/>
          <w:shd w:val="clear" w:color="auto" w:fill="FFFFFF"/>
        </w:rPr>
        <w:t>No</w:t>
      </w:r>
      <w:r>
        <w:rPr>
          <w:rFonts w:ascii="Arial" w:hAnsi="Arial" w:cs="Arial"/>
          <w:color w:val="191919"/>
          <w:sz w:val="23"/>
          <w:szCs w:val="23"/>
          <w:shd w:val="clear" w:color="auto" w:fill="FFFFFF"/>
        </w:rPr>
        <w:t>, It shows compilation error. The try block must be followed by either catch or finally block. You can remove either catch block or finally block but not both. Following are the valid combinations.</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6) There are three statements in a try block – statement1, statement2 and statement3. After that there is a catch block to catch the exceptions occurred in the try block. Assume that exception has occurred in statement2. Does statement3 get executed or not?</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7) What is unreachable catch block error?</w:t>
      </w:r>
    </w:p>
    <w:p w:rsidR="00F11030" w:rsidRDefault="00F11030" w:rsidP="00F11030">
      <w:pPr>
        <w:pStyle w:val="Heading2"/>
        <w:shd w:val="clear" w:color="auto" w:fill="FFFFFF"/>
        <w:spacing w:before="0"/>
        <w:rPr>
          <w:rFonts w:ascii="Arial" w:hAnsi="Arial" w:cs="Arial"/>
          <w:b/>
          <w:bCs/>
          <w:color w:val="222222"/>
          <w:sz w:val="36"/>
          <w:szCs w:val="36"/>
        </w:rPr>
      </w:pPr>
      <w:r>
        <w:rPr>
          <w:rFonts w:ascii="Arial" w:hAnsi="Arial" w:cs="Arial"/>
          <w:color w:val="222222"/>
        </w:rPr>
        <w:t xml:space="preserve">             Featured snippet from the web</w:t>
      </w:r>
    </w:p>
    <w:p w:rsidR="00F11030" w:rsidRDefault="00F11030" w:rsidP="00F11030">
      <w:pPr>
        <w:shd w:val="clear" w:color="auto" w:fill="FFFFFF"/>
        <w:rPr>
          <w:rFonts w:ascii="Arial" w:hAnsi="Arial" w:cs="Arial"/>
          <w:color w:val="222222"/>
          <w:sz w:val="21"/>
          <w:szCs w:val="21"/>
        </w:rPr>
      </w:pPr>
      <w:r>
        <w:rPr>
          <w:rStyle w:val="e24kjd"/>
          <w:rFonts w:ascii="Arial" w:hAnsi="Arial" w:cs="Arial"/>
          <w:color w:val="222222"/>
        </w:rPr>
        <w:t xml:space="preserve">             When we are keeping multiple </w:t>
      </w:r>
      <w:r>
        <w:rPr>
          <w:rStyle w:val="e24kjd"/>
          <w:rFonts w:ascii="Arial" w:hAnsi="Arial" w:cs="Arial"/>
          <w:b/>
          <w:bCs/>
          <w:color w:val="222222"/>
        </w:rPr>
        <w:t>catch blocks</w:t>
      </w:r>
      <w:r>
        <w:rPr>
          <w:rStyle w:val="e24kjd"/>
          <w:rFonts w:ascii="Arial" w:hAnsi="Arial" w:cs="Arial"/>
          <w:color w:val="222222"/>
        </w:rPr>
        <w:t>, the order of </w:t>
      </w:r>
      <w:r>
        <w:rPr>
          <w:rStyle w:val="e24kjd"/>
          <w:rFonts w:ascii="Arial" w:hAnsi="Arial" w:cs="Arial"/>
          <w:b/>
          <w:bCs/>
          <w:color w:val="222222"/>
        </w:rPr>
        <w:t>catch blocks</w:t>
      </w:r>
      <w:r>
        <w:rPr>
          <w:rStyle w:val="e24kjd"/>
          <w:rFonts w:ascii="Arial" w:hAnsi="Arial" w:cs="Arial"/>
          <w:color w:val="222222"/>
        </w:rPr>
        <w:t> must be                  from most specific to most general ones. i.e subclasses of Exception must come first and superclasses later. If we keep superclasses first and subclasses later, the compiler will throw an </w:t>
      </w:r>
      <w:r>
        <w:rPr>
          <w:rStyle w:val="e24kjd"/>
          <w:rFonts w:ascii="Arial" w:hAnsi="Arial" w:cs="Arial"/>
          <w:b/>
          <w:bCs/>
          <w:color w:val="222222"/>
        </w:rPr>
        <w:t>unreachable catch block error</w:t>
      </w:r>
      <w:r>
        <w:rPr>
          <w:rStyle w:val="e24kjd"/>
          <w:rFonts w:ascii="Arial" w:hAnsi="Arial" w:cs="Arial"/>
          <w:color w:val="222222"/>
        </w:rPr>
        <w:t>.</w:t>
      </w:r>
    </w:p>
    <w:p w:rsidR="00F11030" w:rsidRDefault="00F11030" w:rsidP="00F1103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try</w:t>
      </w:r>
      <w:r>
        <w:rPr>
          <w:rStyle w:val="pln"/>
          <w:color w:val="000000"/>
          <w:sz w:val="23"/>
          <w:szCs w:val="23"/>
        </w:rPr>
        <w:t xml:space="preserve"> </w:t>
      </w:r>
      <w:r>
        <w:rPr>
          <w:rStyle w:val="pun"/>
          <w:color w:val="666600"/>
          <w:sz w:val="23"/>
          <w:szCs w:val="23"/>
        </w:rPr>
        <w:t>{</w:t>
      </w:r>
    </w:p>
    <w:p w:rsidR="00F11030" w:rsidRDefault="00F11030" w:rsidP="00F1103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com"/>
          <w:color w:val="880000"/>
          <w:sz w:val="23"/>
          <w:szCs w:val="23"/>
        </w:rPr>
        <w:t>// statements</w:t>
      </w:r>
    </w:p>
    <w:p w:rsidR="00F11030" w:rsidRDefault="00F11030" w:rsidP="00F1103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color w:val="666600"/>
          <w:sz w:val="23"/>
          <w:szCs w:val="23"/>
        </w:rPr>
        <w:t>}</w:t>
      </w:r>
      <w:r>
        <w:rPr>
          <w:rStyle w:val="pln"/>
          <w:color w:val="000000"/>
          <w:sz w:val="23"/>
          <w:szCs w:val="23"/>
        </w:rPr>
        <w:t xml:space="preserve"> </w:t>
      </w:r>
      <w:r>
        <w:rPr>
          <w:rStyle w:val="kwd"/>
          <w:color w:val="000088"/>
          <w:sz w:val="23"/>
          <w:szCs w:val="23"/>
        </w:rPr>
        <w:t>catch</w:t>
      </w:r>
      <w:r>
        <w:rPr>
          <w:rStyle w:val="pun"/>
          <w:color w:val="666600"/>
          <w:sz w:val="23"/>
          <w:szCs w:val="23"/>
        </w:rPr>
        <w:t>(</w:t>
      </w:r>
      <w:r>
        <w:rPr>
          <w:rStyle w:val="typ"/>
          <w:color w:val="660066"/>
          <w:sz w:val="23"/>
          <w:szCs w:val="23"/>
        </w:rPr>
        <w:t>Exception</w:t>
      </w:r>
      <w:r>
        <w:rPr>
          <w:rStyle w:val="pln"/>
          <w:color w:val="000000"/>
          <w:sz w:val="23"/>
          <w:szCs w:val="23"/>
        </w:rPr>
        <w:t xml:space="preserve"> e</w:t>
      </w:r>
      <w:r>
        <w:rPr>
          <w:rStyle w:val="pun"/>
          <w:color w:val="666600"/>
          <w:sz w:val="23"/>
          <w:szCs w:val="23"/>
        </w:rPr>
        <w:t>)</w:t>
      </w:r>
      <w:r>
        <w:rPr>
          <w:rStyle w:val="pln"/>
          <w:color w:val="000000"/>
          <w:sz w:val="23"/>
          <w:szCs w:val="23"/>
        </w:rPr>
        <w:t xml:space="preserve"> </w:t>
      </w:r>
      <w:r>
        <w:rPr>
          <w:rStyle w:val="pun"/>
          <w:color w:val="666600"/>
          <w:sz w:val="23"/>
          <w:szCs w:val="23"/>
        </w:rPr>
        <w:t>{</w:t>
      </w:r>
    </w:p>
    <w:p w:rsidR="00F11030" w:rsidRDefault="00F11030" w:rsidP="00F1103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pln"/>
          <w:color w:val="000000"/>
          <w:sz w:val="23"/>
          <w:szCs w:val="23"/>
        </w:rPr>
        <w:t>e</w:t>
      </w:r>
      <w:r>
        <w:rPr>
          <w:rStyle w:val="pun"/>
          <w:color w:val="666600"/>
          <w:sz w:val="23"/>
          <w:szCs w:val="23"/>
        </w:rPr>
        <w:t>);</w:t>
      </w:r>
    </w:p>
    <w:p w:rsidR="00F11030" w:rsidRDefault="00F11030" w:rsidP="00F1103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color w:val="666600"/>
          <w:sz w:val="23"/>
          <w:szCs w:val="23"/>
        </w:rPr>
        <w:t>}</w:t>
      </w:r>
      <w:r>
        <w:rPr>
          <w:rStyle w:val="pln"/>
          <w:color w:val="000000"/>
          <w:sz w:val="23"/>
          <w:szCs w:val="23"/>
        </w:rPr>
        <w:t xml:space="preserve"> </w:t>
      </w:r>
      <w:r>
        <w:rPr>
          <w:rStyle w:val="kwd"/>
          <w:color w:val="000088"/>
          <w:sz w:val="23"/>
          <w:szCs w:val="23"/>
        </w:rPr>
        <w:t>catch</w:t>
      </w:r>
      <w:r>
        <w:rPr>
          <w:rStyle w:val="pun"/>
          <w:color w:val="666600"/>
          <w:sz w:val="23"/>
          <w:szCs w:val="23"/>
        </w:rPr>
        <w:t>(</w:t>
      </w:r>
      <w:r>
        <w:rPr>
          <w:rStyle w:val="typ"/>
          <w:color w:val="660066"/>
          <w:sz w:val="23"/>
          <w:szCs w:val="23"/>
        </w:rPr>
        <w:t>NumberFormatException</w:t>
      </w:r>
      <w:r>
        <w:rPr>
          <w:rStyle w:val="pln"/>
          <w:color w:val="000000"/>
          <w:sz w:val="23"/>
          <w:szCs w:val="23"/>
        </w:rPr>
        <w:t xml:space="preserve"> nfe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com"/>
          <w:b/>
          <w:bCs/>
          <w:color w:val="880000"/>
          <w:sz w:val="23"/>
          <w:szCs w:val="23"/>
        </w:rPr>
        <w:t>//unreachable block. Not supported by Java, leads to an error.</w:t>
      </w:r>
    </w:p>
    <w:p w:rsidR="00F11030" w:rsidRDefault="00F11030" w:rsidP="00F1103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pln"/>
          <w:color w:val="000000"/>
          <w:sz w:val="23"/>
          <w:szCs w:val="23"/>
        </w:rPr>
        <w:t>nfe</w:t>
      </w:r>
      <w:r>
        <w:rPr>
          <w:rStyle w:val="pun"/>
          <w:color w:val="666600"/>
          <w:sz w:val="23"/>
          <w:szCs w:val="23"/>
        </w:rPr>
        <w:t>);</w:t>
      </w:r>
    </w:p>
    <w:p w:rsidR="00F11030" w:rsidRDefault="00F11030" w:rsidP="00F11030">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rsidR="00F11030"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8) Explain the hierarchy of exceptions in java?</w:t>
      </w:r>
      <w:r w:rsidRPr="00094CB6">
        <w:rPr>
          <w:rFonts w:cstheme="minorHAnsi"/>
          <w:color w:val="FF0000"/>
          <w:sz w:val="28"/>
          <w:szCs w:val="28"/>
        </w:rPr>
        <w:br/>
      </w:r>
      <w:r w:rsidRPr="00094CB6">
        <w:rPr>
          <w:rFonts w:cstheme="minorHAnsi"/>
          <w:color w:val="FF0000"/>
          <w:sz w:val="28"/>
          <w:szCs w:val="28"/>
          <w:shd w:val="clear" w:color="auto" w:fill="FFFFFF"/>
        </w:rPr>
        <w:t>9) What are run time exceptions in java. Give example?</w:t>
      </w:r>
      <w:r w:rsidRPr="00094CB6">
        <w:rPr>
          <w:rFonts w:cstheme="minorHAnsi"/>
          <w:color w:val="FF0000"/>
          <w:sz w:val="28"/>
          <w:szCs w:val="28"/>
        </w:rPr>
        <w:br/>
      </w:r>
      <w:r w:rsidRPr="00094CB6">
        <w:rPr>
          <w:rFonts w:cstheme="minorHAnsi"/>
          <w:color w:val="FF0000"/>
          <w:sz w:val="28"/>
          <w:szCs w:val="28"/>
          <w:shd w:val="clear" w:color="auto" w:fill="FFFFFF"/>
        </w:rPr>
        <w:t>10) What is OutOfMemoryError in java?</w:t>
      </w:r>
    </w:p>
    <w:p w:rsidR="00F11030" w:rsidRDefault="00F11030" w:rsidP="00224C5E">
      <w:pPr>
        <w:pStyle w:val="ListParagraph"/>
        <w:rPr>
          <w:rFonts w:cstheme="minorHAnsi"/>
          <w:color w:val="FF0000"/>
          <w:sz w:val="28"/>
          <w:szCs w:val="28"/>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OutOfMemoryError</w:t>
      </w:r>
      <w:r>
        <w:rPr>
          <w:rFonts w:ascii="Arial" w:hAnsi="Arial" w:cs="Arial"/>
          <w:color w:val="222222"/>
          <w:shd w:val="clear" w:color="auto" w:fill="FFFFFF"/>
        </w:rPr>
        <w:t> Exception in </w:t>
      </w:r>
      <w:r>
        <w:rPr>
          <w:rFonts w:ascii="Arial" w:hAnsi="Arial" w:cs="Arial"/>
          <w:b/>
          <w:bCs/>
          <w:color w:val="222222"/>
          <w:shd w:val="clear" w:color="auto" w:fill="FFFFFF"/>
        </w:rPr>
        <w:t>Java</w:t>
      </w:r>
      <w:r>
        <w:rPr>
          <w:rFonts w:ascii="Arial" w:hAnsi="Arial" w:cs="Arial"/>
          <w:color w:val="222222"/>
          <w:shd w:val="clear" w:color="auto" w:fill="FFFFFF"/>
        </w:rPr>
        <w:t> looks like this: Exception in thread "main" </w:t>
      </w:r>
      <w:r>
        <w:rPr>
          <w:rFonts w:ascii="Arial" w:hAnsi="Arial" w:cs="Arial"/>
          <w:b/>
          <w:bCs/>
          <w:color w:val="222222"/>
          <w:shd w:val="clear" w:color="auto" w:fill="FFFFFF"/>
        </w:rPr>
        <w:t>java</w:t>
      </w:r>
      <w:r>
        <w:rPr>
          <w:rFonts w:ascii="Arial" w:hAnsi="Arial" w:cs="Arial"/>
          <w:color w:val="222222"/>
          <w:shd w:val="clear" w:color="auto" w:fill="FFFFFF"/>
        </w:rPr>
        <w:t>.lang.</w:t>
      </w:r>
      <w:r>
        <w:rPr>
          <w:rFonts w:ascii="Arial" w:hAnsi="Arial" w:cs="Arial"/>
          <w:b/>
          <w:bCs/>
          <w:color w:val="222222"/>
          <w:shd w:val="clear" w:color="auto" w:fill="FFFFFF"/>
        </w:rPr>
        <w:t>OutOfMemoryError</w:t>
      </w:r>
      <w:r>
        <w:rPr>
          <w:rFonts w:ascii="Arial" w:hAnsi="Arial" w:cs="Arial"/>
          <w:color w:val="222222"/>
          <w:shd w:val="clear" w:color="auto" w:fill="FFFFFF"/>
        </w:rPr>
        <w:t>: </w:t>
      </w:r>
      <w:r>
        <w:rPr>
          <w:rFonts w:ascii="Arial" w:hAnsi="Arial" w:cs="Arial"/>
          <w:b/>
          <w:bCs/>
          <w:color w:val="222222"/>
          <w:shd w:val="clear" w:color="auto" w:fill="FFFFFF"/>
        </w:rPr>
        <w:t>Java</w:t>
      </w:r>
      <w:r>
        <w:rPr>
          <w:rFonts w:ascii="Arial" w:hAnsi="Arial" w:cs="Arial"/>
          <w:color w:val="222222"/>
          <w:shd w:val="clear" w:color="auto" w:fill="FFFFFF"/>
        </w:rPr>
        <w:t> heap space. Usually, this error is thrown when the </w:t>
      </w:r>
      <w:r>
        <w:rPr>
          <w:rFonts w:ascii="Arial" w:hAnsi="Arial" w:cs="Arial"/>
          <w:b/>
          <w:bCs/>
          <w:color w:val="222222"/>
          <w:shd w:val="clear" w:color="auto" w:fill="FFFFFF"/>
        </w:rPr>
        <w:t>Java</w:t>
      </w:r>
      <w:r>
        <w:rPr>
          <w:rFonts w:ascii="Arial" w:hAnsi="Arial" w:cs="Arial"/>
          <w:color w:val="222222"/>
          <w:shd w:val="clear" w:color="auto" w:fill="FFFFFF"/>
        </w:rPr>
        <w:t> Virtual Machine cannot allocate an object because it is out of memory, and no more memory could be made available by the garbage collector.</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11) what are checked and unchecked exceptions in java?</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lastRenderedPageBreak/>
        <w:t>12) What is the difference between ClassNotFoundException and NoClassDefFoundError in java?</w:t>
      </w:r>
    </w:p>
    <w:p w:rsidR="00F11030" w:rsidRDefault="00F11030" w:rsidP="00224C5E">
      <w:pPr>
        <w:pStyle w:val="ListParagraph"/>
        <w:rPr>
          <w:rFonts w:ascii="Arial" w:hAnsi="Arial" w:cs="Arial"/>
          <w:color w:val="222222"/>
          <w:shd w:val="clear" w:color="auto" w:fill="FFFFFF"/>
        </w:rPr>
      </w:pPr>
      <w:r>
        <w:rPr>
          <w:rFonts w:ascii="Arial" w:hAnsi="Arial" w:cs="Arial"/>
          <w:b/>
          <w:bCs/>
          <w:color w:val="222222"/>
          <w:shd w:val="clear" w:color="auto" w:fill="FFFFFF"/>
        </w:rPr>
        <w:t>ClassNotFoundException</w:t>
      </w:r>
      <w:r>
        <w:rPr>
          <w:rFonts w:ascii="Arial" w:hAnsi="Arial" w:cs="Arial"/>
          <w:color w:val="222222"/>
          <w:shd w:val="clear" w:color="auto" w:fill="FFFFFF"/>
        </w:rPr>
        <w:t> is an exception that occurs when you try to load a class at run time using Class. forName() or loadClass() methods and mentioned classes are not found </w:t>
      </w:r>
      <w:r>
        <w:rPr>
          <w:rFonts w:ascii="Arial" w:hAnsi="Arial" w:cs="Arial"/>
          <w:b/>
          <w:bCs/>
          <w:color w:val="222222"/>
          <w:shd w:val="clear" w:color="auto" w:fill="FFFFFF"/>
        </w:rPr>
        <w:t>in the</w:t>
      </w:r>
      <w:r>
        <w:rPr>
          <w:rFonts w:ascii="Arial" w:hAnsi="Arial" w:cs="Arial"/>
          <w:color w:val="222222"/>
          <w:shd w:val="clear" w:color="auto" w:fill="FFFFFF"/>
        </w:rPr>
        <w:t> classpath. </w:t>
      </w:r>
      <w:r>
        <w:rPr>
          <w:rFonts w:ascii="Arial" w:hAnsi="Arial" w:cs="Arial"/>
          <w:b/>
          <w:bCs/>
          <w:color w:val="222222"/>
          <w:shd w:val="clear" w:color="auto" w:fill="FFFFFF"/>
        </w:rPr>
        <w:t>NoClassDefFoundError</w:t>
      </w:r>
      <w:r>
        <w:rPr>
          <w:rFonts w:ascii="Arial" w:hAnsi="Arial" w:cs="Arial"/>
          <w:color w:val="222222"/>
          <w:shd w:val="clear" w:color="auto" w:fill="FFFFFF"/>
        </w:rPr>
        <w:t> is an error that occurs when a particular class is present at compile time, but was missing at run time.</w:t>
      </w:r>
    </w:p>
    <w:p w:rsidR="00467618"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13) Can we keep the statements after finally block If the control is returning from the finally block itself?</w:t>
      </w:r>
    </w:p>
    <w:p w:rsidR="00467618" w:rsidRDefault="00467618" w:rsidP="00224C5E">
      <w:pPr>
        <w:pStyle w:val="ListParagraph"/>
        <w:rPr>
          <w:rFonts w:cstheme="minorHAnsi"/>
          <w:color w:val="FF0000"/>
          <w:sz w:val="28"/>
          <w:szCs w:val="28"/>
          <w:shd w:val="clear" w:color="auto" w:fill="FFFFFF"/>
        </w:rPr>
      </w:pPr>
      <w:r>
        <w:rPr>
          <w:rFonts w:ascii="Arial" w:hAnsi="Arial" w:cs="Arial"/>
          <w:b/>
          <w:bCs/>
          <w:color w:val="222222"/>
          <w:shd w:val="clear" w:color="auto" w:fill="FFFFFF"/>
        </w:rPr>
        <w:t>If finally block</w:t>
      </w:r>
      <w:r>
        <w:rPr>
          <w:rFonts w:ascii="Arial" w:hAnsi="Arial" w:cs="Arial"/>
          <w:color w:val="222222"/>
          <w:shd w:val="clear" w:color="auto" w:fill="FFFFFF"/>
        </w:rPr>
        <w:t> does not </w:t>
      </w:r>
      <w:r>
        <w:rPr>
          <w:rFonts w:ascii="Arial" w:hAnsi="Arial" w:cs="Arial"/>
          <w:b/>
          <w:bCs/>
          <w:color w:val="222222"/>
          <w:shd w:val="clear" w:color="auto" w:fill="FFFFFF"/>
        </w:rPr>
        <w:t>return</w:t>
      </w:r>
      <w:r>
        <w:rPr>
          <w:rFonts w:ascii="Arial" w:hAnsi="Arial" w:cs="Arial"/>
          <w:color w:val="222222"/>
          <w:shd w:val="clear" w:color="auto" w:fill="FFFFFF"/>
        </w:rPr>
        <w:t> a value then both try and catch </w:t>
      </w:r>
      <w:r>
        <w:rPr>
          <w:rFonts w:ascii="Arial" w:hAnsi="Arial" w:cs="Arial"/>
          <w:b/>
          <w:bCs/>
          <w:color w:val="222222"/>
          <w:shd w:val="clear" w:color="auto" w:fill="FFFFFF"/>
        </w:rPr>
        <w:t>blocks</w:t>
      </w:r>
      <w:r>
        <w:rPr>
          <w:rFonts w:ascii="Arial" w:hAnsi="Arial" w:cs="Arial"/>
          <w:color w:val="222222"/>
          <w:shd w:val="clear" w:color="auto" w:fill="FFFFFF"/>
        </w:rPr>
        <w:t> must </w:t>
      </w:r>
      <w:r>
        <w:rPr>
          <w:rFonts w:ascii="Arial" w:hAnsi="Arial" w:cs="Arial"/>
          <w:b/>
          <w:bCs/>
          <w:color w:val="222222"/>
          <w:shd w:val="clear" w:color="auto" w:fill="FFFFFF"/>
        </w:rPr>
        <w:t>return</w:t>
      </w:r>
      <w:r>
        <w:rPr>
          <w:rFonts w:ascii="Arial" w:hAnsi="Arial" w:cs="Arial"/>
          <w:color w:val="222222"/>
          <w:shd w:val="clear" w:color="auto" w:fill="FFFFFF"/>
        </w:rPr>
        <w:t> a value. </w:t>
      </w:r>
      <w:r>
        <w:rPr>
          <w:rFonts w:ascii="Arial" w:hAnsi="Arial" w:cs="Arial"/>
          <w:b/>
          <w:bCs/>
          <w:color w:val="222222"/>
          <w:shd w:val="clear" w:color="auto" w:fill="FFFFFF"/>
        </w:rPr>
        <w:t>If</w:t>
      </w:r>
      <w:r>
        <w:rPr>
          <w:rFonts w:ascii="Arial" w:hAnsi="Arial" w:cs="Arial"/>
          <w:color w:val="222222"/>
          <w:shd w:val="clear" w:color="auto" w:fill="FFFFFF"/>
        </w:rPr>
        <w:t> try-catch-</w:t>
      </w:r>
      <w:r>
        <w:rPr>
          <w:rFonts w:ascii="Arial" w:hAnsi="Arial" w:cs="Arial"/>
          <w:b/>
          <w:bCs/>
          <w:color w:val="222222"/>
          <w:shd w:val="clear" w:color="auto" w:fill="FFFFFF"/>
        </w:rPr>
        <w:t>finally blocks</w:t>
      </w:r>
      <w:r>
        <w:rPr>
          <w:rFonts w:ascii="Arial" w:hAnsi="Arial" w:cs="Arial"/>
          <w:color w:val="222222"/>
          <w:shd w:val="clear" w:color="auto" w:fill="FFFFFF"/>
        </w:rPr>
        <w:t> are </w:t>
      </w:r>
      <w:r>
        <w:rPr>
          <w:rFonts w:ascii="Arial" w:hAnsi="Arial" w:cs="Arial"/>
          <w:b/>
          <w:bCs/>
          <w:color w:val="222222"/>
          <w:shd w:val="clear" w:color="auto" w:fill="FFFFFF"/>
        </w:rPr>
        <w:t>returning</w:t>
      </w:r>
      <w:r>
        <w:rPr>
          <w:rFonts w:ascii="Arial" w:hAnsi="Arial" w:cs="Arial"/>
          <w:color w:val="222222"/>
          <w:shd w:val="clear" w:color="auto" w:fill="FFFFFF"/>
        </w:rPr>
        <w:t> a value according to above rules, then </w:t>
      </w:r>
      <w:r>
        <w:rPr>
          <w:rFonts w:ascii="Arial" w:hAnsi="Arial" w:cs="Arial"/>
          <w:b/>
          <w:bCs/>
          <w:color w:val="222222"/>
          <w:shd w:val="clear" w:color="auto" w:fill="FFFFFF"/>
        </w:rPr>
        <w:t>you</w:t>
      </w:r>
      <w:r>
        <w:rPr>
          <w:rFonts w:ascii="Arial" w:hAnsi="Arial" w:cs="Arial"/>
          <w:color w:val="222222"/>
          <w:shd w:val="clear" w:color="auto" w:fill="FFFFFF"/>
        </w:rPr>
        <w:t> should not </w:t>
      </w:r>
      <w:r>
        <w:rPr>
          <w:rFonts w:ascii="Arial" w:hAnsi="Arial" w:cs="Arial"/>
          <w:b/>
          <w:bCs/>
          <w:color w:val="222222"/>
          <w:shd w:val="clear" w:color="auto" w:fill="FFFFFF"/>
        </w:rPr>
        <w:t>keep</w:t>
      </w:r>
      <w:r>
        <w:rPr>
          <w:rFonts w:ascii="Arial" w:hAnsi="Arial" w:cs="Arial"/>
          <w:color w:val="222222"/>
          <w:shd w:val="clear" w:color="auto" w:fill="FFFFFF"/>
        </w:rPr>
        <w:t> any </w:t>
      </w:r>
      <w:r>
        <w:rPr>
          <w:rFonts w:ascii="Arial" w:hAnsi="Arial" w:cs="Arial"/>
          <w:b/>
          <w:bCs/>
          <w:color w:val="222222"/>
          <w:shd w:val="clear" w:color="auto" w:fill="FFFFFF"/>
        </w:rPr>
        <w:t>statements after finally block</w:t>
      </w:r>
      <w:r>
        <w:rPr>
          <w:rFonts w:ascii="Arial" w:hAnsi="Arial" w:cs="Arial"/>
          <w:color w:val="222222"/>
          <w:shd w:val="clear" w:color="auto" w:fill="FFFFFF"/>
        </w:rPr>
        <w:t>. Because they become unreachable and in Java, Unreachable code gives compile time error.</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14) Does finally block get executed If either try or catch blocks are returning the control?</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15) Can we throw an exception manually? If yes, how?</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16) What is Re-throwing an exception in java?</w:t>
      </w:r>
    </w:p>
    <w:p w:rsidR="00467618" w:rsidRPr="00467618" w:rsidRDefault="00467618" w:rsidP="00467618">
      <w:pPr>
        <w:shd w:val="clear" w:color="auto" w:fill="FFFFFF"/>
        <w:spacing w:after="375" w:line="480" w:lineRule="atLeast"/>
        <w:rPr>
          <w:rFonts w:ascii="Arial" w:eastAsia="Times New Roman" w:hAnsi="Arial" w:cs="Arial"/>
          <w:color w:val="141414"/>
          <w:lang w:eastAsia="en-IN"/>
        </w:rPr>
      </w:pPr>
      <w:r w:rsidRPr="00467618">
        <w:rPr>
          <w:rFonts w:ascii="Arial" w:eastAsia="Times New Roman" w:hAnsi="Arial" w:cs="Arial"/>
          <w:color w:val="141414"/>
          <w:lang w:eastAsia="en-IN"/>
        </w:rPr>
        <w:t>An exception can be rethrown in a </w:t>
      </w:r>
      <w:r w:rsidRPr="00467618">
        <w:rPr>
          <w:rFonts w:ascii="Consolas" w:eastAsia="Times New Roman" w:hAnsi="Consolas" w:cs="Courier New"/>
          <w:color w:val="C7254E"/>
          <w:shd w:val="clear" w:color="auto" w:fill="F9F2F4"/>
          <w:lang w:eastAsia="en-IN"/>
        </w:rPr>
        <w:t>catch</w:t>
      </w:r>
      <w:r w:rsidRPr="00467618">
        <w:rPr>
          <w:rFonts w:ascii="Arial" w:eastAsia="Times New Roman" w:hAnsi="Arial" w:cs="Arial"/>
          <w:color w:val="141414"/>
          <w:lang w:eastAsia="en-IN"/>
        </w:rPr>
        <w:t> block. This action will cause the exception to be passed to the calling method. If the rethrow operation occurs in the </w:t>
      </w:r>
      <w:r w:rsidRPr="00467618">
        <w:rPr>
          <w:rFonts w:ascii="Consolas" w:eastAsia="Times New Roman" w:hAnsi="Consolas" w:cs="Courier New"/>
          <w:color w:val="C7254E"/>
          <w:shd w:val="clear" w:color="auto" w:fill="F9F2F4"/>
          <w:lang w:eastAsia="en-IN"/>
        </w:rPr>
        <w:t>main</w:t>
      </w:r>
      <w:r w:rsidRPr="00467618">
        <w:rPr>
          <w:rFonts w:ascii="Arial" w:eastAsia="Times New Roman" w:hAnsi="Arial" w:cs="Arial"/>
          <w:color w:val="141414"/>
          <w:lang w:eastAsia="en-IN"/>
        </w:rPr>
        <w:t> method then the exception is passed to the JVM and displayed on the console. The purpose of the rethrow operation is to get the attention of the outside world that an exception has occurred and at the same time perform any contingency logic (such as logging) in the </w:t>
      </w:r>
      <w:r w:rsidRPr="00467618">
        <w:rPr>
          <w:rFonts w:ascii="Consolas" w:eastAsia="Times New Roman" w:hAnsi="Consolas" w:cs="Courier New"/>
          <w:color w:val="C7254E"/>
          <w:shd w:val="clear" w:color="auto" w:fill="F9F2F4"/>
          <w:lang w:eastAsia="en-IN"/>
        </w:rPr>
        <w:t>catch</w:t>
      </w:r>
      <w:r w:rsidRPr="00467618">
        <w:rPr>
          <w:rFonts w:ascii="Arial" w:eastAsia="Times New Roman" w:hAnsi="Arial" w:cs="Arial"/>
          <w:color w:val="141414"/>
          <w:lang w:eastAsia="en-IN"/>
        </w:rPr>
        <w:t> block. To learn how to rethrow an exception in Java, follow these four steps.</w:t>
      </w:r>
    </w:p>
    <w:p w:rsidR="00467618" w:rsidRPr="00467618" w:rsidRDefault="00467618" w:rsidP="00467618">
      <w:pPr>
        <w:shd w:val="clear" w:color="auto" w:fill="FFFFFF"/>
        <w:spacing w:before="100" w:beforeAutospacing="1" w:after="100" w:afterAutospacing="1" w:line="240" w:lineRule="auto"/>
        <w:ind w:left="720"/>
        <w:rPr>
          <w:rFonts w:ascii="Arial" w:eastAsia="Times New Roman" w:hAnsi="Arial" w:cs="Arial"/>
          <w:color w:val="141414"/>
          <w:sz w:val="23"/>
          <w:szCs w:val="23"/>
          <w:lang w:eastAsia="en-IN"/>
        </w:rPr>
      </w:pPr>
      <w:r w:rsidRPr="00467618">
        <w:rPr>
          <w:rFonts w:ascii="Arial" w:eastAsia="Times New Roman" w:hAnsi="Arial" w:cs="Arial"/>
          <w:color w:val="141414"/>
          <w:sz w:val="23"/>
          <w:szCs w:val="23"/>
          <w:lang w:eastAsia="en-IN"/>
        </w:rPr>
        <w:lastRenderedPageBreak/>
        <w:br/>
      </w:r>
      <w:r w:rsidRPr="00467618">
        <w:rPr>
          <w:rFonts w:ascii="Arial" w:eastAsia="Times New Roman" w:hAnsi="Arial" w:cs="Arial"/>
          <w:noProof/>
          <w:color w:val="141414"/>
          <w:sz w:val="23"/>
          <w:szCs w:val="23"/>
          <w:lang w:eastAsia="en-IN"/>
        </w:rPr>
        <w:drawing>
          <wp:inline distT="0" distB="0" distL="0" distR="0">
            <wp:extent cx="6057900" cy="2924175"/>
            <wp:effectExtent l="0" t="0" r="0" b="9525"/>
            <wp:docPr id="42" name="Picture 42" descr="Java Source for Rethrowing an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Java Source for Rethrowing an Exception"/>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057900" cy="2924175"/>
                    </a:xfrm>
                    <a:prstGeom prst="rect">
                      <a:avLst/>
                    </a:prstGeom>
                    <a:noFill/>
                    <a:ln>
                      <a:noFill/>
                    </a:ln>
                  </pic:spPr>
                </pic:pic>
              </a:graphicData>
            </a:graphic>
          </wp:inline>
        </w:drawing>
      </w:r>
    </w:p>
    <w:p w:rsidR="00FB6F40"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17) What is the use of throws keyword in java?</w:t>
      </w:r>
      <w:r w:rsidRPr="00094CB6">
        <w:rPr>
          <w:rFonts w:cstheme="minorHAnsi"/>
          <w:color w:val="FF0000"/>
          <w:sz w:val="28"/>
          <w:szCs w:val="28"/>
        </w:rPr>
        <w:br/>
      </w:r>
      <w:r w:rsidRPr="00094CB6">
        <w:rPr>
          <w:rFonts w:cstheme="minorHAnsi"/>
          <w:color w:val="FF0000"/>
          <w:sz w:val="28"/>
          <w:szCs w:val="28"/>
          <w:shd w:val="clear" w:color="auto" w:fill="FFFFFF"/>
        </w:rPr>
        <w:t>18) Why it is always recommended that clean up operations like closing the DB resources to keep inside a finally block?</w:t>
      </w:r>
    </w:p>
    <w:p w:rsidR="00FB6F40" w:rsidRDefault="00FB6F40" w:rsidP="00224C5E">
      <w:pPr>
        <w:pStyle w:val="ListParagraph"/>
        <w:rPr>
          <w:rFonts w:ascii="Arial" w:hAnsi="Arial" w:cs="Arial"/>
          <w:color w:val="222222"/>
          <w:shd w:val="clear" w:color="auto" w:fill="FFFFFF"/>
        </w:rPr>
      </w:pPr>
      <w:r>
        <w:rPr>
          <w:rFonts w:ascii="Arial" w:hAnsi="Arial" w:cs="Arial"/>
          <w:color w:val="222222"/>
          <w:shd w:val="clear" w:color="auto" w:fill="FFFFFF"/>
        </w:rPr>
        <w:t>Because </w:t>
      </w:r>
      <w:r>
        <w:rPr>
          <w:rFonts w:ascii="Arial" w:hAnsi="Arial" w:cs="Arial"/>
          <w:b/>
          <w:bCs/>
          <w:color w:val="222222"/>
          <w:shd w:val="clear" w:color="auto" w:fill="FFFFFF"/>
        </w:rPr>
        <w:t>finally block</w:t>
      </w:r>
      <w:r>
        <w:rPr>
          <w:rFonts w:ascii="Arial" w:hAnsi="Arial" w:cs="Arial"/>
          <w:color w:val="222222"/>
          <w:shd w:val="clear" w:color="auto" w:fill="FFFFFF"/>
        </w:rPr>
        <w:t> is </w:t>
      </w:r>
      <w:r>
        <w:rPr>
          <w:rFonts w:ascii="Arial" w:hAnsi="Arial" w:cs="Arial"/>
          <w:b/>
          <w:bCs/>
          <w:color w:val="222222"/>
          <w:shd w:val="clear" w:color="auto" w:fill="FFFFFF"/>
        </w:rPr>
        <w:t>always</w:t>
      </w:r>
      <w:r>
        <w:rPr>
          <w:rFonts w:ascii="Arial" w:hAnsi="Arial" w:cs="Arial"/>
          <w:color w:val="222222"/>
          <w:shd w:val="clear" w:color="auto" w:fill="FFFFFF"/>
        </w:rPr>
        <w:t> executed whether exceptions are raised in the try </w:t>
      </w:r>
      <w:r>
        <w:rPr>
          <w:rFonts w:ascii="Arial" w:hAnsi="Arial" w:cs="Arial"/>
          <w:b/>
          <w:bCs/>
          <w:color w:val="222222"/>
          <w:shd w:val="clear" w:color="auto" w:fill="FFFFFF"/>
        </w:rPr>
        <w:t>block</w:t>
      </w:r>
      <w:r>
        <w:rPr>
          <w:rFonts w:ascii="Arial" w:hAnsi="Arial" w:cs="Arial"/>
          <w:color w:val="222222"/>
          <w:shd w:val="clear" w:color="auto" w:fill="FFFFFF"/>
        </w:rPr>
        <w:t> or not and raised exceptions are caught in the catch </w:t>
      </w:r>
      <w:r>
        <w:rPr>
          <w:rFonts w:ascii="Arial" w:hAnsi="Arial" w:cs="Arial"/>
          <w:b/>
          <w:bCs/>
          <w:color w:val="222222"/>
          <w:shd w:val="clear" w:color="auto" w:fill="FFFFFF"/>
        </w:rPr>
        <w:t>block</w:t>
      </w:r>
      <w:r>
        <w:rPr>
          <w:rFonts w:ascii="Arial" w:hAnsi="Arial" w:cs="Arial"/>
          <w:color w:val="222222"/>
          <w:shd w:val="clear" w:color="auto" w:fill="FFFFFF"/>
        </w:rPr>
        <w:t> or not.</w:t>
      </w:r>
    </w:p>
    <w:p w:rsidR="00FB6F40"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19) What is the difference between final, finally and finalize in java?</w:t>
      </w:r>
      <w:r w:rsidRPr="00094CB6">
        <w:rPr>
          <w:rFonts w:cstheme="minorHAnsi"/>
          <w:color w:val="FF0000"/>
          <w:sz w:val="28"/>
          <w:szCs w:val="28"/>
        </w:rPr>
        <w:br/>
      </w:r>
      <w:r w:rsidRPr="00094CB6">
        <w:rPr>
          <w:rFonts w:cstheme="minorHAnsi"/>
          <w:color w:val="FF0000"/>
          <w:sz w:val="28"/>
          <w:szCs w:val="28"/>
          <w:shd w:val="clear" w:color="auto" w:fill="FFFFFF"/>
        </w:rPr>
        <w:t>20) How do you create customized exceptions in java?</w:t>
      </w:r>
      <w:r w:rsidRPr="00094CB6">
        <w:rPr>
          <w:rFonts w:cstheme="minorHAnsi"/>
          <w:color w:val="FF0000"/>
          <w:sz w:val="28"/>
          <w:szCs w:val="28"/>
        </w:rPr>
        <w:br/>
      </w:r>
      <w:r w:rsidRPr="00094CB6">
        <w:rPr>
          <w:rFonts w:cstheme="minorHAnsi"/>
          <w:color w:val="FF0000"/>
          <w:sz w:val="28"/>
          <w:szCs w:val="28"/>
          <w:shd w:val="clear" w:color="auto" w:fill="FFFFFF"/>
        </w:rPr>
        <w:t>21) What is ClassCastException in java?</w:t>
      </w:r>
    </w:p>
    <w:p w:rsidR="00FB6F40" w:rsidRDefault="00FB6F40" w:rsidP="00224C5E">
      <w:pPr>
        <w:pStyle w:val="ListParagraph"/>
        <w:rPr>
          <w:rFonts w:ascii="Arial" w:hAnsi="Arial" w:cs="Arial"/>
          <w:color w:val="222222"/>
          <w:shd w:val="clear" w:color="auto" w:fill="FFFFFF"/>
        </w:rPr>
      </w:pPr>
      <w:r>
        <w:rPr>
          <w:rFonts w:ascii="Arial" w:hAnsi="Arial" w:cs="Arial"/>
          <w:b/>
          <w:bCs/>
          <w:color w:val="222222"/>
          <w:shd w:val="clear" w:color="auto" w:fill="FFFFFF"/>
        </w:rPr>
        <w:t>ClassCastException</w:t>
      </w:r>
      <w:r>
        <w:rPr>
          <w:rFonts w:ascii="Arial" w:hAnsi="Arial" w:cs="Arial"/>
          <w:color w:val="222222"/>
          <w:shd w:val="clear" w:color="auto" w:fill="FFFFFF"/>
        </w:rPr>
        <w:t> is a runtime exception raised in </w:t>
      </w:r>
      <w:r>
        <w:rPr>
          <w:rFonts w:ascii="Arial" w:hAnsi="Arial" w:cs="Arial"/>
          <w:b/>
          <w:bCs/>
          <w:color w:val="222222"/>
          <w:shd w:val="clear" w:color="auto" w:fill="FFFFFF"/>
        </w:rPr>
        <w:t>Java</w:t>
      </w:r>
      <w:r>
        <w:rPr>
          <w:rFonts w:ascii="Arial" w:hAnsi="Arial" w:cs="Arial"/>
          <w:color w:val="222222"/>
          <w:shd w:val="clear" w:color="auto" w:fill="FFFFFF"/>
        </w:rPr>
        <w:t> when we try to improperly cast a class from one type to another. It's thrown to indicate that the code has attempted to cast an object to a related class, but of which it is not an instance.</w:t>
      </w:r>
    </w:p>
    <w:p w:rsidR="00FE31A0"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22) What is the difference between throw, throws and throwable in java?</w:t>
      </w:r>
      <w:r w:rsidRPr="00094CB6">
        <w:rPr>
          <w:rFonts w:cstheme="minorHAnsi"/>
          <w:color w:val="FF0000"/>
          <w:sz w:val="28"/>
          <w:szCs w:val="28"/>
        </w:rPr>
        <w:br/>
      </w:r>
      <w:r w:rsidRPr="00094CB6">
        <w:rPr>
          <w:rFonts w:cstheme="minorHAnsi"/>
          <w:color w:val="FF0000"/>
          <w:sz w:val="28"/>
          <w:szCs w:val="28"/>
          <w:shd w:val="clear" w:color="auto" w:fill="FFFFFF"/>
        </w:rPr>
        <w:t>23) What is StackOverflowError in java?</w:t>
      </w:r>
    </w:p>
    <w:p w:rsidR="00FE31A0" w:rsidRDefault="00FE31A0" w:rsidP="00224C5E">
      <w:pPr>
        <w:pStyle w:val="ListParagraph"/>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StackOverflowError</w:t>
      </w:r>
      <w:r>
        <w:rPr>
          <w:rFonts w:ascii="Arial" w:hAnsi="Arial" w:cs="Arial"/>
          <w:color w:val="222222"/>
          <w:shd w:val="clear" w:color="auto" w:fill="FFFFFF"/>
        </w:rPr>
        <w:t> is a runtime error in </w:t>
      </w:r>
      <w:r>
        <w:rPr>
          <w:rFonts w:ascii="Arial" w:hAnsi="Arial" w:cs="Arial"/>
          <w:b/>
          <w:bCs/>
          <w:color w:val="222222"/>
          <w:shd w:val="clear" w:color="auto" w:fill="FFFFFF"/>
        </w:rPr>
        <w:t>java</w:t>
      </w:r>
      <w:r>
        <w:rPr>
          <w:rFonts w:ascii="Arial" w:hAnsi="Arial" w:cs="Arial"/>
          <w:color w:val="222222"/>
          <w:shd w:val="clear" w:color="auto" w:fill="FFFFFF"/>
        </w:rPr>
        <w:t>. It is thrown when the amount of call stack memory allocated by JVM is exceeded. A common case of a </w:t>
      </w:r>
      <w:r>
        <w:rPr>
          <w:rFonts w:ascii="Arial" w:hAnsi="Arial" w:cs="Arial"/>
          <w:b/>
          <w:bCs/>
          <w:color w:val="222222"/>
          <w:shd w:val="clear" w:color="auto" w:fill="FFFFFF"/>
        </w:rPr>
        <w:t>StackOverflowError</w:t>
      </w:r>
      <w:r>
        <w:rPr>
          <w:rFonts w:ascii="Arial" w:hAnsi="Arial" w:cs="Arial"/>
          <w:color w:val="222222"/>
          <w:shd w:val="clear" w:color="auto" w:fill="FFFFFF"/>
        </w:rPr>
        <w:t> being thrown, is when call stack exceeds due to excessive deep or infinite recursion.</w:t>
      </w:r>
    </w:p>
    <w:p w:rsidR="00FE31A0"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24) Can we override a super class method which is throwing an unchecked exception with checked exception in the sub class?</w:t>
      </w:r>
    </w:p>
    <w:p w:rsidR="00FE31A0" w:rsidRDefault="00FE31A0" w:rsidP="00224C5E">
      <w:pPr>
        <w:pStyle w:val="ListParagraph"/>
        <w:rPr>
          <w:rFonts w:cstheme="minorHAnsi"/>
          <w:color w:val="FF0000"/>
          <w:sz w:val="28"/>
          <w:szCs w:val="28"/>
          <w:shd w:val="clear" w:color="auto" w:fill="FFFFFF"/>
        </w:rPr>
      </w:pPr>
      <w:r>
        <w:rPr>
          <w:rFonts w:ascii="Arial" w:hAnsi="Arial" w:cs="Arial"/>
          <w:color w:val="222222"/>
          <w:shd w:val="clear" w:color="auto" w:fill="FFFFFF"/>
        </w:rPr>
        <w:t>There are few things to remember when </w:t>
      </w:r>
      <w:r>
        <w:rPr>
          <w:rFonts w:ascii="Arial" w:hAnsi="Arial" w:cs="Arial"/>
          <w:b/>
          <w:bCs/>
          <w:color w:val="222222"/>
          <w:shd w:val="clear" w:color="auto" w:fill="FFFFFF"/>
        </w:rPr>
        <w:t>overriding</w:t>
      </w:r>
      <w:r>
        <w:rPr>
          <w:rFonts w:ascii="Arial" w:hAnsi="Arial" w:cs="Arial"/>
          <w:color w:val="222222"/>
          <w:shd w:val="clear" w:color="auto" w:fill="FFFFFF"/>
        </w:rPr>
        <w:t> a </w:t>
      </w:r>
      <w:r>
        <w:rPr>
          <w:rFonts w:ascii="Arial" w:hAnsi="Arial" w:cs="Arial"/>
          <w:b/>
          <w:bCs/>
          <w:color w:val="222222"/>
          <w:shd w:val="clear" w:color="auto" w:fill="FFFFFF"/>
        </w:rPr>
        <w:t>method</w:t>
      </w:r>
      <w:r>
        <w:rPr>
          <w:rFonts w:ascii="Arial" w:hAnsi="Arial" w:cs="Arial"/>
          <w:color w:val="222222"/>
          <w:shd w:val="clear" w:color="auto" w:fill="FFFFFF"/>
        </w:rPr>
        <w:t> with </w:t>
      </w:r>
      <w:r>
        <w:rPr>
          <w:rFonts w:ascii="Arial" w:hAnsi="Arial" w:cs="Arial"/>
          <w:b/>
          <w:bCs/>
          <w:color w:val="222222"/>
          <w:shd w:val="clear" w:color="auto" w:fill="FFFFFF"/>
        </w:rPr>
        <w:t>exception</w:t>
      </w:r>
      <w:r>
        <w:rPr>
          <w:rFonts w:ascii="Arial" w:hAnsi="Arial" w:cs="Arial"/>
          <w:color w:val="222222"/>
          <w:shd w:val="clear" w:color="auto" w:fill="FFFFFF"/>
        </w:rPr>
        <w:t> handling. If </w:t>
      </w:r>
      <w:r>
        <w:rPr>
          <w:rFonts w:ascii="Arial" w:hAnsi="Arial" w:cs="Arial"/>
          <w:b/>
          <w:bCs/>
          <w:color w:val="222222"/>
          <w:shd w:val="clear" w:color="auto" w:fill="FFFFFF"/>
        </w:rPr>
        <w:t>super class method does</w:t>
      </w:r>
      <w:r>
        <w:rPr>
          <w:rFonts w:ascii="Arial" w:hAnsi="Arial" w:cs="Arial"/>
          <w:color w:val="222222"/>
          <w:shd w:val="clear" w:color="auto" w:fill="FFFFFF"/>
        </w:rPr>
        <w:t> not declare any </w:t>
      </w:r>
      <w:r>
        <w:rPr>
          <w:rFonts w:ascii="Arial" w:hAnsi="Arial" w:cs="Arial"/>
          <w:b/>
          <w:bCs/>
          <w:color w:val="222222"/>
          <w:shd w:val="clear" w:color="auto" w:fill="FFFFFF"/>
        </w:rPr>
        <w:t>exception</w:t>
      </w:r>
      <w:r>
        <w:rPr>
          <w:rFonts w:ascii="Arial" w:hAnsi="Arial" w:cs="Arial"/>
          <w:color w:val="222222"/>
          <w:shd w:val="clear" w:color="auto" w:fill="FFFFFF"/>
        </w:rPr>
        <w:t>, then </w:t>
      </w:r>
      <w:r>
        <w:rPr>
          <w:rFonts w:ascii="Arial" w:hAnsi="Arial" w:cs="Arial"/>
          <w:b/>
          <w:bCs/>
          <w:color w:val="222222"/>
          <w:shd w:val="clear" w:color="auto" w:fill="FFFFFF"/>
        </w:rPr>
        <w:t>sub class</w:t>
      </w:r>
      <w:r>
        <w:rPr>
          <w:rFonts w:ascii="Arial" w:hAnsi="Arial" w:cs="Arial"/>
          <w:color w:val="222222"/>
          <w:shd w:val="clear" w:color="auto" w:fill="FFFFFF"/>
        </w:rPr>
        <w:t> overriden </w:t>
      </w:r>
      <w:r>
        <w:rPr>
          <w:rFonts w:ascii="Arial" w:hAnsi="Arial" w:cs="Arial"/>
          <w:b/>
          <w:bCs/>
          <w:color w:val="222222"/>
          <w:shd w:val="clear" w:color="auto" w:fill="FFFFFF"/>
        </w:rPr>
        <w:t>method</w:t>
      </w:r>
      <w:r>
        <w:rPr>
          <w:rFonts w:ascii="Arial" w:hAnsi="Arial" w:cs="Arial"/>
          <w:color w:val="222222"/>
          <w:shd w:val="clear" w:color="auto" w:fill="FFFFFF"/>
        </w:rPr>
        <w:t xml:space="preserve"> cannot </w:t>
      </w:r>
      <w:r>
        <w:rPr>
          <w:rFonts w:ascii="Arial" w:hAnsi="Arial" w:cs="Arial"/>
          <w:color w:val="222222"/>
          <w:shd w:val="clear" w:color="auto" w:fill="FFFFFF"/>
        </w:rPr>
        <w:lastRenderedPageBreak/>
        <w:t>declare </w:t>
      </w:r>
      <w:r>
        <w:rPr>
          <w:rFonts w:ascii="Arial" w:hAnsi="Arial" w:cs="Arial"/>
          <w:b/>
          <w:bCs/>
          <w:color w:val="222222"/>
          <w:shd w:val="clear" w:color="auto" w:fill="FFFFFF"/>
        </w:rPr>
        <w:t>checked exception</w:t>
      </w:r>
      <w:r>
        <w:rPr>
          <w:rFonts w:ascii="Arial" w:hAnsi="Arial" w:cs="Arial"/>
          <w:color w:val="222222"/>
          <w:shd w:val="clear" w:color="auto" w:fill="FFFFFF"/>
        </w:rPr>
        <w:t> but it </w:t>
      </w:r>
      <w:r>
        <w:rPr>
          <w:rFonts w:ascii="Arial" w:hAnsi="Arial" w:cs="Arial"/>
          <w:b/>
          <w:bCs/>
          <w:color w:val="222222"/>
          <w:shd w:val="clear" w:color="auto" w:fill="FFFFFF"/>
        </w:rPr>
        <w:t>can</w:t>
      </w:r>
      <w:r>
        <w:rPr>
          <w:rFonts w:ascii="Arial" w:hAnsi="Arial" w:cs="Arial"/>
          <w:color w:val="222222"/>
          <w:shd w:val="clear" w:color="auto" w:fill="FFFFFF"/>
        </w:rPr>
        <w:t> declare </w:t>
      </w:r>
      <w:r>
        <w:rPr>
          <w:rFonts w:ascii="Arial" w:hAnsi="Arial" w:cs="Arial"/>
          <w:b/>
          <w:bCs/>
          <w:color w:val="222222"/>
          <w:shd w:val="clear" w:color="auto" w:fill="FFFFFF"/>
        </w:rPr>
        <w:t>unchecked exceptions</w:t>
      </w:r>
      <w:r>
        <w:rPr>
          <w:rFonts w:ascii="Arial" w:hAnsi="Arial" w:cs="Arial"/>
          <w:color w:val="222222"/>
          <w:shd w:val="clear" w:color="auto" w:fill="FFFFFF"/>
        </w:rPr>
        <w:t>.</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25) What are chained exceptions in java?</w:t>
      </w:r>
    </w:p>
    <w:p w:rsidR="00FE31A0" w:rsidRDefault="00FE31A0" w:rsidP="00224C5E">
      <w:pPr>
        <w:pStyle w:val="ListParagraph"/>
        <w:rPr>
          <w:rFonts w:cstheme="minorHAnsi"/>
          <w:color w:val="FF0000"/>
          <w:sz w:val="28"/>
          <w:szCs w:val="28"/>
          <w:shd w:val="clear" w:color="auto" w:fill="FFFFFF"/>
        </w:rPr>
      </w:pPr>
      <w:r>
        <w:rPr>
          <w:rFonts w:ascii="Arial" w:hAnsi="Arial" w:cs="Arial"/>
          <w:b/>
          <w:bCs/>
          <w:color w:val="222222"/>
          <w:shd w:val="clear" w:color="auto" w:fill="FFFFFF"/>
        </w:rPr>
        <w:t>Chained Exception</w:t>
      </w:r>
      <w:r>
        <w:rPr>
          <w:rFonts w:ascii="Arial" w:hAnsi="Arial" w:cs="Arial"/>
          <w:color w:val="222222"/>
          <w:shd w:val="clear" w:color="auto" w:fill="FFFFFF"/>
        </w:rPr>
        <w:t> helps to identify a situation in which one </w:t>
      </w:r>
      <w:r>
        <w:rPr>
          <w:rFonts w:ascii="Arial" w:hAnsi="Arial" w:cs="Arial"/>
          <w:b/>
          <w:bCs/>
          <w:color w:val="222222"/>
          <w:shd w:val="clear" w:color="auto" w:fill="FFFFFF"/>
        </w:rPr>
        <w:t>exception</w:t>
      </w:r>
      <w:r>
        <w:rPr>
          <w:rFonts w:ascii="Arial" w:hAnsi="Arial" w:cs="Arial"/>
          <w:color w:val="222222"/>
          <w:shd w:val="clear" w:color="auto" w:fill="FFFFFF"/>
        </w:rPr>
        <w:t> causes another </w:t>
      </w:r>
      <w:r>
        <w:rPr>
          <w:rFonts w:ascii="Arial" w:hAnsi="Arial" w:cs="Arial"/>
          <w:b/>
          <w:bCs/>
          <w:color w:val="222222"/>
          <w:shd w:val="clear" w:color="auto" w:fill="FFFFFF"/>
        </w:rPr>
        <w:t>Exception</w:t>
      </w:r>
      <w:r>
        <w:rPr>
          <w:rFonts w:ascii="Arial" w:hAnsi="Arial" w:cs="Arial"/>
          <w:color w:val="222222"/>
          <w:shd w:val="clear" w:color="auto" w:fill="FFFFFF"/>
        </w:rPr>
        <w:t> in an application. For instance, consider a method which throws an ArithmeticException because of an attempt to divide by zero but the actual cause of </w:t>
      </w:r>
      <w:r>
        <w:rPr>
          <w:rFonts w:ascii="Arial" w:hAnsi="Arial" w:cs="Arial"/>
          <w:b/>
          <w:bCs/>
          <w:color w:val="222222"/>
          <w:shd w:val="clear" w:color="auto" w:fill="FFFFFF"/>
        </w:rPr>
        <w:t>exception</w:t>
      </w:r>
      <w:r>
        <w:rPr>
          <w:rFonts w:ascii="Arial" w:hAnsi="Arial" w:cs="Arial"/>
          <w:color w:val="222222"/>
          <w:shd w:val="clear" w:color="auto" w:fill="FFFFFF"/>
        </w:rPr>
        <w:t> was an I/O error which caused the divisor to be zero.</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26) Which class is the super class for all types of errors and exceptions in java?</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27) What are the legal combinations of try, catch and finally blocks?</w:t>
      </w:r>
      <w:r w:rsidR="002E3E77" w:rsidRPr="00094CB6">
        <w:rPr>
          <w:rFonts w:cstheme="minorHAnsi"/>
          <w:color w:val="FF0000"/>
          <w:sz w:val="28"/>
          <w:szCs w:val="28"/>
        </w:rPr>
        <w:br/>
      </w:r>
      <w:r w:rsidR="002E3E77" w:rsidRPr="00094CB6">
        <w:rPr>
          <w:rFonts w:cstheme="minorHAnsi"/>
          <w:color w:val="FF0000"/>
          <w:sz w:val="28"/>
          <w:szCs w:val="28"/>
          <w:shd w:val="clear" w:color="auto" w:fill="FFFFFF"/>
        </w:rPr>
        <w:t>28) What is the use of printStackTrace() method?</w:t>
      </w:r>
    </w:p>
    <w:p w:rsidR="00FE31A0" w:rsidRDefault="00FE31A0" w:rsidP="00FB482B">
      <w:pPr>
        <w:pStyle w:val="Heading1"/>
        <w:shd w:val="clear" w:color="auto" w:fill="FFFFFF"/>
        <w:spacing w:before="0"/>
        <w:rPr>
          <w:rFonts w:ascii="Arial" w:hAnsi="Arial" w:cs="Arial"/>
          <w:color w:val="222222"/>
          <w:sz w:val="21"/>
          <w:szCs w:val="21"/>
        </w:rPr>
      </w:pPr>
      <w:r>
        <w:rPr>
          <w:rFonts w:ascii="Arial" w:hAnsi="Arial" w:cs="Arial"/>
          <w:b/>
          <w:bCs/>
          <w:color w:val="222222"/>
          <w:sz w:val="21"/>
          <w:szCs w:val="21"/>
        </w:rPr>
        <w:t>Search Results</w:t>
      </w:r>
    </w:p>
    <w:p w:rsidR="00FE31A0" w:rsidRDefault="00FE31A0" w:rsidP="00FB482B">
      <w:pPr>
        <w:pStyle w:val="Heading2"/>
        <w:shd w:val="clear" w:color="auto" w:fill="FFFFFF"/>
        <w:spacing w:before="0"/>
        <w:rPr>
          <w:rFonts w:ascii="Arial" w:hAnsi="Arial" w:cs="Arial"/>
          <w:b/>
          <w:bCs/>
          <w:color w:val="222222"/>
          <w:sz w:val="36"/>
          <w:szCs w:val="36"/>
        </w:rPr>
      </w:pPr>
      <w:r>
        <w:rPr>
          <w:rFonts w:ascii="Arial" w:hAnsi="Arial" w:cs="Arial"/>
          <w:color w:val="222222"/>
        </w:rPr>
        <w:t>Featured snippet from the web</w:t>
      </w:r>
    </w:p>
    <w:p w:rsidR="00FE31A0" w:rsidRDefault="00FE31A0" w:rsidP="00FB482B">
      <w:pPr>
        <w:shd w:val="clear" w:color="auto" w:fill="FFFFFF"/>
        <w:rPr>
          <w:rFonts w:ascii="Arial" w:hAnsi="Arial" w:cs="Arial"/>
          <w:color w:val="222222"/>
          <w:sz w:val="21"/>
          <w:szCs w:val="21"/>
        </w:rPr>
      </w:pPr>
      <w:r>
        <w:rPr>
          <w:rStyle w:val="e24kjd"/>
          <w:rFonts w:ascii="Arial" w:hAnsi="Arial" w:cs="Arial"/>
          <w:color w:val="222222"/>
        </w:rPr>
        <w:t>The </w:t>
      </w:r>
      <w:r>
        <w:rPr>
          <w:rStyle w:val="e24kjd"/>
          <w:rFonts w:ascii="Arial" w:hAnsi="Arial" w:cs="Arial"/>
          <w:b/>
          <w:bCs/>
          <w:color w:val="222222"/>
        </w:rPr>
        <w:t>printStackTrace() method</w:t>
      </w:r>
      <w:r>
        <w:rPr>
          <w:rStyle w:val="e24kjd"/>
          <w:rFonts w:ascii="Arial" w:hAnsi="Arial" w:cs="Arial"/>
          <w:color w:val="222222"/>
        </w:rPr>
        <w:t> in Java is a tool </w:t>
      </w:r>
      <w:r>
        <w:rPr>
          <w:rStyle w:val="e24kjd"/>
          <w:rFonts w:ascii="Arial" w:hAnsi="Arial" w:cs="Arial"/>
          <w:b/>
          <w:bCs/>
          <w:color w:val="222222"/>
        </w:rPr>
        <w:t>used</w:t>
      </w:r>
      <w:r>
        <w:rPr>
          <w:rStyle w:val="e24kjd"/>
          <w:rFonts w:ascii="Arial" w:hAnsi="Arial" w:cs="Arial"/>
          <w:color w:val="222222"/>
        </w:rPr>
        <w:t> to handle exceptions and errors. It is a </w:t>
      </w:r>
      <w:r>
        <w:rPr>
          <w:rStyle w:val="e24kjd"/>
          <w:rFonts w:ascii="Arial" w:hAnsi="Arial" w:cs="Arial"/>
          <w:b/>
          <w:bCs/>
          <w:color w:val="222222"/>
        </w:rPr>
        <w:t>method</w:t>
      </w:r>
      <w:r>
        <w:rPr>
          <w:rStyle w:val="e24kjd"/>
          <w:rFonts w:ascii="Arial" w:hAnsi="Arial" w:cs="Arial"/>
          <w:color w:val="222222"/>
        </w:rPr>
        <w:t> of Java's throwable class which prints the throwable along with other details like the line number and class name where the exception occurred. </w:t>
      </w:r>
      <w:r>
        <w:rPr>
          <w:rStyle w:val="e24kjd"/>
          <w:rFonts w:ascii="Arial" w:hAnsi="Arial" w:cs="Arial"/>
          <w:b/>
          <w:bCs/>
          <w:color w:val="222222"/>
        </w:rPr>
        <w:t>printStackTrace()</w:t>
      </w:r>
      <w:r>
        <w:rPr>
          <w:rStyle w:val="e24kjd"/>
          <w:rFonts w:ascii="Arial" w:hAnsi="Arial" w:cs="Arial"/>
          <w:color w:val="222222"/>
        </w:rPr>
        <w:t> is very useful in diagnosing exceptions.</w:t>
      </w:r>
    </w:p>
    <w:p w:rsidR="002E3E77" w:rsidRPr="00094CB6" w:rsidRDefault="002E3E77" w:rsidP="00224C5E">
      <w:pPr>
        <w:pStyle w:val="ListParagraph"/>
        <w:rPr>
          <w:rFonts w:cstheme="minorHAnsi"/>
          <w:color w:val="FF0000"/>
          <w:sz w:val="28"/>
          <w:szCs w:val="28"/>
          <w:shd w:val="clear" w:color="auto" w:fill="FFFFFF"/>
        </w:rPr>
      </w:pPr>
      <w:r w:rsidRPr="00094CB6">
        <w:rPr>
          <w:rFonts w:cstheme="minorHAnsi"/>
          <w:color w:val="FF0000"/>
          <w:sz w:val="28"/>
          <w:szCs w:val="28"/>
        </w:rPr>
        <w:br/>
      </w:r>
      <w:r w:rsidRPr="00094CB6">
        <w:rPr>
          <w:rFonts w:cstheme="minorHAnsi"/>
          <w:color w:val="FF0000"/>
          <w:sz w:val="28"/>
          <w:szCs w:val="28"/>
          <w:shd w:val="clear" w:color="auto" w:fill="FFFFFF"/>
        </w:rPr>
        <w:t>29) Give some examples to checked exceptions?</w:t>
      </w:r>
      <w:r w:rsidRPr="00094CB6">
        <w:rPr>
          <w:rFonts w:cstheme="minorHAnsi"/>
          <w:color w:val="FF0000"/>
          <w:sz w:val="28"/>
          <w:szCs w:val="28"/>
        </w:rPr>
        <w:br/>
      </w:r>
      <w:r w:rsidRPr="00094CB6">
        <w:rPr>
          <w:rFonts w:cstheme="minorHAnsi"/>
          <w:color w:val="FF0000"/>
          <w:sz w:val="28"/>
          <w:szCs w:val="28"/>
          <w:shd w:val="clear" w:color="auto" w:fill="FFFFFF"/>
        </w:rPr>
        <w:t>30) Give some examples to unchecked exceptions?</w:t>
      </w:r>
    </w:p>
    <w:p w:rsidR="002E3E77" w:rsidRPr="00094CB6" w:rsidRDefault="002E3E77" w:rsidP="002E3E77">
      <w:pPr>
        <w:pStyle w:val="ListParagraph"/>
        <w:rPr>
          <w:rFonts w:cstheme="minorHAnsi"/>
          <w:color w:val="FF0000"/>
          <w:sz w:val="28"/>
          <w:szCs w:val="28"/>
        </w:rPr>
      </w:pPr>
    </w:p>
    <w:p w:rsidR="00690CD3" w:rsidRPr="00094CB6" w:rsidRDefault="00690CD3" w:rsidP="00690CD3">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Q1) What are the advantages of using Spring boot over spring framework?</w:t>
      </w:r>
      <w:r w:rsidRPr="00094CB6">
        <w:rPr>
          <w:rFonts w:asciiTheme="minorHAnsi" w:hAnsiTheme="minorHAnsi" w:cstheme="minorHAnsi"/>
          <w:color w:val="FF0000"/>
          <w:sz w:val="28"/>
          <w:szCs w:val="28"/>
        </w:rPr>
        <w:b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Some advantage points are listed below:</w:t>
      </w:r>
      <w:r w:rsidRPr="00AF20A5">
        <w:rPr>
          <w:rFonts w:asciiTheme="minorHAnsi" w:hAnsiTheme="minorHAnsi" w:cstheme="minorHAnsi"/>
          <w:color w:val="002060"/>
          <w:sz w:val="28"/>
          <w:szCs w:val="28"/>
        </w:rPr>
        <w:br/>
        <w:t>Spring boot provides a configuration which is opinionated, thus avoiding lots of boilerplate code and configuration.</w:t>
      </w:r>
      <w:r w:rsidRPr="00AF20A5">
        <w:rPr>
          <w:rFonts w:asciiTheme="minorHAnsi" w:hAnsiTheme="minorHAnsi" w:cstheme="minorHAnsi"/>
          <w:color w:val="002060"/>
          <w:sz w:val="28"/>
          <w:szCs w:val="28"/>
        </w:rPr>
        <w:br/>
        <w:t>Its applications can be easily integrated into the Spring ecosystem like Spring Security, Spring AOP, Spring transaction, and cache etc.</w:t>
      </w:r>
      <w:r w:rsidRPr="00AF20A5">
        <w:rPr>
          <w:rFonts w:asciiTheme="minorHAnsi" w:hAnsiTheme="minorHAnsi" w:cstheme="minorHAnsi"/>
          <w:color w:val="002060"/>
          <w:sz w:val="28"/>
          <w:szCs w:val="28"/>
        </w:rPr>
        <w:br/>
        <w:t>It provides embedded HTTP servers like Tomcat etc. to enhance the development process.</w:t>
      </w:r>
      <w:r w:rsidRPr="00AF20A5">
        <w:rPr>
          <w:rFonts w:asciiTheme="minorHAnsi" w:hAnsiTheme="minorHAnsi" w:cstheme="minorHAnsi"/>
          <w:color w:val="002060"/>
          <w:sz w:val="28"/>
          <w:szCs w:val="28"/>
        </w:rPr>
        <w:br/>
        <w:t>Spring boot offers a command-line interface i.e. CLI tool to develop and test the application, which is prompt and less intrusive.</w:t>
      </w:r>
      <w:r w:rsidRPr="00AF20A5">
        <w:rPr>
          <w:rFonts w:asciiTheme="minorHAnsi" w:hAnsiTheme="minorHAnsi" w:cstheme="minorHAnsi"/>
          <w:color w:val="002060"/>
          <w:sz w:val="28"/>
          <w:szCs w:val="28"/>
        </w:rPr>
        <w:br/>
        <w:t>Spring boot reduces a lot of development time, by reducing the configuration to minimal or “no-configuration” approach, thus enhances productivity.</w:t>
      </w:r>
      <w:r w:rsidRPr="00094CB6">
        <w:rPr>
          <w:rFonts w:asciiTheme="minorHAnsi" w:hAnsiTheme="minorHAnsi" w:cstheme="minorHAnsi"/>
          <w:color w:val="FF0000"/>
          <w:sz w:val="28"/>
          <w:szCs w:val="28"/>
        </w:rPr>
        <w:br/>
        <w:t>Q2) What is @SpringBootApplication annotation?</w:t>
      </w:r>
      <w:r w:rsidRPr="00094CB6">
        <w:rPr>
          <w:rFonts w:asciiTheme="minorHAnsi" w:hAnsiTheme="minorHAnsi" w:cstheme="minorHAnsi"/>
          <w:color w:val="FF0000"/>
          <w:sz w:val="28"/>
          <w:szCs w:val="28"/>
        </w:rPr>
        <w:b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 xml:space="preserve">Before Spring BOOT 1.2, it was very common to use annotations like @Configuration, @EnableAutoConfiguration, @ComponentScan. The @SpringBootApplication annotation is equal to all of the three annotations mentioned before with their default attributes. Means a single annotation is enough now for multiple features like enabling auto configuration and </w:t>
      </w:r>
      <w:r w:rsidRPr="00AF20A5">
        <w:rPr>
          <w:rFonts w:asciiTheme="minorHAnsi" w:hAnsiTheme="minorHAnsi" w:cstheme="minorHAnsi"/>
          <w:color w:val="002060"/>
          <w:sz w:val="28"/>
          <w:szCs w:val="28"/>
        </w:rPr>
        <w:lastRenderedPageBreak/>
        <w:t>performing a component scan of beans.</w:t>
      </w:r>
      <w:r w:rsidRPr="00AF20A5">
        <w:rPr>
          <w:rFonts w:asciiTheme="minorHAnsi" w:hAnsiTheme="minorHAnsi" w:cstheme="minorHAnsi"/>
          <w:color w:val="002060"/>
          <w:sz w:val="28"/>
          <w:szCs w:val="28"/>
        </w:rPr>
        <w:br/>
        <w:t>@SpringBootApplication</w:t>
      </w:r>
      <w:r w:rsidRPr="00AF20A5">
        <w:rPr>
          <w:rFonts w:asciiTheme="minorHAnsi" w:hAnsiTheme="minorHAnsi" w:cstheme="minorHAnsi"/>
          <w:color w:val="002060"/>
          <w:sz w:val="28"/>
          <w:szCs w:val="28"/>
        </w:rPr>
        <w:br/>
        <w:t>public class MyApp {</w:t>
      </w:r>
      <w:r w:rsidRPr="00AF20A5">
        <w:rPr>
          <w:rFonts w:asciiTheme="minorHAnsi" w:hAnsiTheme="minorHAnsi" w:cstheme="minorHAnsi"/>
          <w:color w:val="002060"/>
          <w:sz w:val="28"/>
          <w:szCs w:val="28"/>
        </w:rPr>
        <w:br/>
        <w:t>……….</w:t>
      </w:r>
      <w:r w:rsidRPr="00AF20A5">
        <w:rPr>
          <w:rFonts w:asciiTheme="minorHAnsi" w:hAnsiTheme="minorHAnsi" w:cstheme="minorHAnsi"/>
          <w:color w:val="002060"/>
          <w:sz w:val="28"/>
          <w:szCs w:val="28"/>
        </w:rPr>
        <w:br/>
        <w:t>}</w:t>
      </w:r>
      <w:r w:rsidRPr="00AF20A5">
        <w:rPr>
          <w:rFonts w:asciiTheme="minorHAnsi" w:hAnsiTheme="minorHAnsi" w:cstheme="minorHAnsi"/>
          <w:color w:val="002060"/>
          <w:sz w:val="28"/>
          <w:szCs w:val="28"/>
        </w:rPr>
        <w:br/>
      </w:r>
      <w:r w:rsidRPr="00094CB6">
        <w:rPr>
          <w:rFonts w:asciiTheme="minorHAnsi" w:hAnsiTheme="minorHAnsi" w:cstheme="minorHAnsi"/>
          <w:color w:val="FF0000"/>
          <w:sz w:val="28"/>
          <w:szCs w:val="28"/>
        </w:rPr>
        <w:t>Q3) Explain about Spring boot starter POM file?</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Starter POM file actually contains a lot of dependencies, so that project can be up and running quickly within in a very short span of time. It is basically a combination of dependency descriptors that anyone can include in their application and automatically all project related dependency would be available. Starter POM files also manage transitive dependencies of the project. POM file structure is arriving from Maven based application. In other words, a developer creating a project that uses Spring REST for creating rest APIs, just have to include relevant starter POM file, which will import all required dependencies for Spring rest application. All the tedious task of searching and configuring dependencies, required for a framework is now no more needed.</w:t>
      </w:r>
      <w:r w:rsidRPr="00094CB6">
        <w:rPr>
          <w:rFonts w:asciiTheme="minorHAnsi" w:hAnsiTheme="minorHAnsi" w:cstheme="minorHAnsi"/>
          <w:color w:val="FF0000"/>
          <w:sz w:val="28"/>
          <w:szCs w:val="28"/>
        </w:rPr>
        <w:br/>
        <w:t>Q4) Explain the Actuator in Spring Boot?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094CB6">
        <w:rPr>
          <w:rFonts w:asciiTheme="minorHAnsi" w:hAnsiTheme="minorHAnsi" w:cstheme="minorHAnsi"/>
          <w:color w:val="FF0000"/>
          <w:sz w:val="28"/>
          <w:szCs w:val="28"/>
        </w:rP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Actuator brings production-ready features to the table for Spring boot application. Production-ready features like application monitoring, gathering metrics, understanding traffic, and the database state, become very crucial to keep the application in a healthy state. A major benefit of utilizing Actuator like a library is that a developer can have access to production-grade tools, without having to implement any one of these tools. To enable Spring Boot Actuator dependency to our package manager, add below to your POM file</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&lt;dependency&gt;</w:t>
      </w:r>
      <w:r w:rsidRPr="00AF20A5">
        <w:rPr>
          <w:rFonts w:asciiTheme="minorHAnsi" w:hAnsiTheme="minorHAnsi" w:cstheme="minorHAnsi"/>
          <w:color w:val="002060"/>
          <w:sz w:val="28"/>
          <w:szCs w:val="28"/>
        </w:rPr>
        <w:br/>
        <w:t>&lt;groupId&gt;org.springframework.boot&lt;/groupId&gt;</w:t>
      </w:r>
      <w:r w:rsidRPr="00AF20A5">
        <w:rPr>
          <w:rFonts w:asciiTheme="minorHAnsi" w:hAnsiTheme="minorHAnsi" w:cstheme="minorHAnsi"/>
          <w:color w:val="002060"/>
          <w:sz w:val="28"/>
          <w:szCs w:val="28"/>
        </w:rPr>
        <w:br/>
        <w:t>&lt;artifactId&gt;spring-boot-starter-actuator&lt;/artifactId&gt;</w:t>
      </w:r>
      <w:r w:rsidRPr="00AF20A5">
        <w:rPr>
          <w:rFonts w:asciiTheme="minorHAnsi" w:hAnsiTheme="minorHAnsi" w:cstheme="minorHAnsi"/>
          <w:color w:val="002060"/>
          <w:sz w:val="28"/>
          <w:szCs w:val="28"/>
        </w:rPr>
        <w:br/>
        <w:t>&lt;/dependency&gt;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Once this dependency is in the classpath, multiple endpoints are available with the developer.</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Q5) What is the way to reload changes on Spring boot without server-restart?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094CB6">
        <w:rPr>
          <w:rFonts w:asciiTheme="minorHAnsi" w:hAnsiTheme="minorHAnsi" w:cstheme="minorHAnsi"/>
          <w:color w:val="FF0000"/>
          <w:sz w:val="28"/>
          <w:szCs w:val="28"/>
        </w:rP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Any changes are reloaded in spring boot without starting the server by using dev tools.</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lastRenderedPageBreak/>
        <w:t>&lt;dependency&gt;</w:t>
      </w:r>
      <w:r w:rsidRPr="00AF20A5">
        <w:rPr>
          <w:rFonts w:asciiTheme="minorHAnsi" w:hAnsiTheme="minorHAnsi" w:cstheme="minorHAnsi"/>
          <w:color w:val="002060"/>
          <w:sz w:val="28"/>
          <w:szCs w:val="28"/>
        </w:rPr>
        <w:br/>
        <w:t>&lt;groupId&gt;org.springframework.boot&lt;/groupId&gt;</w:t>
      </w:r>
      <w:r w:rsidRPr="00AF20A5">
        <w:rPr>
          <w:rFonts w:asciiTheme="minorHAnsi" w:hAnsiTheme="minorHAnsi" w:cstheme="minorHAnsi"/>
          <w:color w:val="002060"/>
          <w:sz w:val="28"/>
          <w:szCs w:val="28"/>
        </w:rPr>
        <w:br/>
        <w:t>&lt;artifactId&gt;spring-boot-devtools&lt;/artifactId&gt;</w:t>
      </w:r>
      <w:r w:rsidRPr="00AF20A5">
        <w:rPr>
          <w:rFonts w:asciiTheme="minorHAnsi" w:hAnsiTheme="minorHAnsi" w:cstheme="minorHAnsi"/>
          <w:color w:val="002060"/>
          <w:sz w:val="28"/>
          <w:szCs w:val="28"/>
        </w:rPr>
        <w:br/>
        <w:t>&lt;optional&gt;true&lt;/optional&gt;</w:t>
      </w:r>
      <w:r w:rsidRPr="00AF20A5">
        <w:rPr>
          <w:rFonts w:asciiTheme="minorHAnsi" w:hAnsiTheme="minorHAnsi" w:cstheme="minorHAnsi"/>
          <w:color w:val="002060"/>
          <w:sz w:val="28"/>
          <w:szCs w:val="28"/>
        </w:rPr>
        <w:br/>
        <w:t>&lt;/dependency&gt;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Spring boot provides module called DevTools, which can enhance the productivity of a spring boot developer. It can auto-deploy the changes to the server, with auto-restarting the server. This is the common Spring Boot Interview Questions asked in an interview. Thus, a developer can reload his changes on Spring boot without having to restart the server. This package is provided in development mode only, but not in production mode.</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Q6) What is the way to run the Spring boot application on a custom port?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094CB6">
        <w:rPr>
          <w:rFonts w:asciiTheme="minorHAnsi" w:hAnsiTheme="minorHAnsi" w:cstheme="minorHAnsi"/>
          <w:color w:val="FF0000"/>
          <w:sz w:val="28"/>
          <w:szCs w:val="28"/>
        </w:rP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There is a file called application.properties in Spring boot. This file can be customized to bring in any change, to alter the behavior of a running spring boot application. If a developer wants to run a spring boot application on a custom port, he can specify the port in an application.properties file:</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server.port = 8080</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This entry will ensure that application would run on 8080 port.</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Q7) What is the way to implement Spring batch in Spring boot?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094CB6">
        <w:rPr>
          <w:rFonts w:asciiTheme="minorHAnsi" w:hAnsiTheme="minorHAnsi" w:cstheme="minorHAnsi"/>
          <w:color w:val="FF0000"/>
          <w:sz w:val="28"/>
          <w:szCs w:val="28"/>
        </w:rP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batch processing involves large volumes of data records processing. Spring boot batch provides a function which can be reused, and essential for doing batch processing. It also provides services and features, which helps in optimization and partition techniques, resulting in high volume and high-performance batch jobs.</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&lt;dependency&gt;</w:t>
      </w:r>
      <w:r w:rsidRPr="00AF20A5">
        <w:rPr>
          <w:rFonts w:asciiTheme="minorHAnsi" w:hAnsiTheme="minorHAnsi" w:cstheme="minorHAnsi"/>
          <w:color w:val="002060"/>
          <w:sz w:val="28"/>
          <w:szCs w:val="28"/>
        </w:rPr>
        <w:br/>
        <w:t>&lt;groupId&gt;org.springframework.boot&lt;/groupId&gt;</w:t>
      </w:r>
      <w:r w:rsidRPr="00AF20A5">
        <w:rPr>
          <w:rFonts w:asciiTheme="minorHAnsi" w:hAnsiTheme="minorHAnsi" w:cstheme="minorHAnsi"/>
          <w:color w:val="002060"/>
          <w:sz w:val="28"/>
          <w:szCs w:val="28"/>
        </w:rPr>
        <w:br/>
        <w:t>&lt;artifactId&gt;spring-boot-starter-batch&lt;/artifactId&gt;</w:t>
      </w:r>
      <w:r w:rsidRPr="00AF20A5">
        <w:rPr>
          <w:rFonts w:asciiTheme="minorHAnsi" w:hAnsiTheme="minorHAnsi" w:cstheme="minorHAnsi"/>
          <w:color w:val="002060"/>
          <w:sz w:val="28"/>
          <w:szCs w:val="28"/>
        </w:rPr>
        <w:br/>
        <w:t>&lt;optional&gt;true&lt;/optional&gt;</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&lt;/dependency&gt;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Above changes in POM file, will include the necessary packages in an application, which are required to do the batch processing in spring boot project.</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Let us move to the next Spring Boot Interview Questions</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Q8) What is the way to configure logging in Spring boot application?</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094CB6">
        <w:rPr>
          <w:rFonts w:asciiTheme="minorHAnsi" w:hAnsiTheme="minorHAnsi" w:cstheme="minorHAnsi"/>
          <w:color w:val="FF0000"/>
          <w:sz w:val="28"/>
          <w:szCs w:val="28"/>
        </w:rPr>
        <w:lastRenderedPageBreak/>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The developer can easily specify logging level in an application.properties files:</w:t>
      </w:r>
      <w:r w:rsidRPr="00AF20A5">
        <w:rPr>
          <w:rFonts w:asciiTheme="minorHAnsi" w:hAnsiTheme="minorHAnsi" w:cstheme="minorHAnsi"/>
          <w:color w:val="002060"/>
          <w:sz w:val="28"/>
          <w:szCs w:val="28"/>
        </w:rPr>
        <w:br/>
        <w:t>Logging.level.spring.framework = Debug</w:t>
      </w:r>
      <w:r w:rsidRPr="00AF20A5">
        <w:rPr>
          <w:rFonts w:asciiTheme="minorHAnsi" w:hAnsiTheme="minorHAnsi" w:cstheme="minorHAnsi"/>
          <w:color w:val="002060"/>
          <w:sz w:val="28"/>
          <w:szCs w:val="28"/>
        </w:rPr>
        <w:br/>
        <w:t>This single line in application properties file will let the spring framework logs to the debug level.</w:t>
      </w:r>
      <w:r w:rsidRPr="00AF20A5">
        <w:rPr>
          <w:rFonts w:asciiTheme="minorHAnsi" w:hAnsiTheme="minorHAnsi" w:cstheme="minorHAnsi"/>
          <w:color w:val="002060"/>
          <w:sz w:val="28"/>
          <w:szCs w:val="28"/>
        </w:rPr>
        <w:br/>
        <w:t>In case, a developer wants to put logs to the file, he can specify logger.file in application properties</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Logging.file = ${java.io.tempdirectory}/sample.log</w:t>
      </w:r>
    </w:p>
    <w:p w:rsidR="00690CD3" w:rsidRPr="00AF20A5" w:rsidRDefault="00690CD3" w:rsidP="00690CD3">
      <w:pPr>
        <w:pStyle w:val="NormalWeb"/>
        <w:shd w:val="clear" w:color="auto" w:fill="FFFFFF"/>
        <w:spacing w:before="90" w:beforeAutospacing="0" w:after="90" w:afterAutospacing="0"/>
        <w:rPr>
          <w:rFonts w:asciiTheme="minorHAnsi" w:hAnsiTheme="minorHAnsi" w:cstheme="minorHAnsi"/>
          <w:color w:val="002060"/>
          <w:sz w:val="28"/>
          <w:szCs w:val="28"/>
        </w:rPr>
      </w:pPr>
      <w:r w:rsidRPr="00AF20A5">
        <w:rPr>
          <w:rFonts w:asciiTheme="minorHAnsi" w:hAnsiTheme="minorHAnsi" w:cstheme="minorHAnsi"/>
          <w:color w:val="002060"/>
          <w:sz w:val="28"/>
          <w:szCs w:val="28"/>
        </w:rPr>
        <w:t>Apart from the above two approaches, a developer can also create a logback.xml file under main/java/resources and specify the logging configuration in the file. Spring boot will automatically pick this file.</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Q9) What is a benefit of including spring-boot-maven-plugin?</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This is the advanced Spring Boot Interview Questions asked in an interview. spring-boot-maven-plugin provides a list of commands which are helpful in enabling the developer to package the code as a jar file to run the application.</w:t>
      </w:r>
      <w:r w:rsidRPr="00AF20A5">
        <w:rPr>
          <w:rFonts w:asciiTheme="minorHAnsi" w:hAnsiTheme="minorHAnsi" w:cstheme="minorHAnsi"/>
          <w:color w:val="002060"/>
          <w:sz w:val="28"/>
          <w:szCs w:val="28"/>
        </w:rPr>
        <w:br/>
        <w:t>Spring-boot: run, it will run spring boot application.</w:t>
      </w:r>
      <w:r w:rsidRPr="00AF20A5">
        <w:rPr>
          <w:rFonts w:asciiTheme="minorHAnsi" w:hAnsiTheme="minorHAnsi" w:cstheme="minorHAnsi"/>
          <w:color w:val="002060"/>
          <w:sz w:val="28"/>
          <w:szCs w:val="28"/>
        </w:rPr>
        <w:br/>
        <w:t>Spring-boot: repackage, it will repackage jar or war file</w:t>
      </w:r>
      <w:r w:rsidRPr="00AF20A5">
        <w:rPr>
          <w:rFonts w:asciiTheme="minorHAnsi" w:hAnsiTheme="minorHAnsi" w:cstheme="minorHAnsi"/>
          <w:color w:val="002060"/>
          <w:sz w:val="28"/>
          <w:szCs w:val="28"/>
        </w:rPr>
        <w:br/>
        <w:t>Spring-boot: build, generate build information</w:t>
      </w:r>
      <w:r w:rsidRPr="00AF20A5">
        <w:rPr>
          <w:rFonts w:asciiTheme="minorHAnsi" w:hAnsiTheme="minorHAnsi" w:cstheme="minorHAnsi"/>
          <w:color w:val="002060"/>
          <w:sz w:val="28"/>
          <w:szCs w:val="28"/>
        </w:rPr>
        <w:br/>
        <w:t>Spring-boot: start, stop – to manage the lifecycle of spring boot application.</w:t>
      </w:r>
    </w:p>
    <w:p w:rsidR="00690CD3" w:rsidRPr="00094CB6" w:rsidRDefault="00690CD3" w:rsidP="00690CD3">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Q10) What is the way to add custom JS code in Spring boot application?</w:t>
      </w:r>
    </w:p>
    <w:p w:rsidR="00690CD3" w:rsidRPr="00AF20A5" w:rsidRDefault="00690CD3" w:rsidP="00690CD3">
      <w:pPr>
        <w:pStyle w:val="NormalWeb"/>
        <w:shd w:val="clear" w:color="auto" w:fill="FFFFFF"/>
        <w:spacing w:before="90" w:beforeAutospacing="0" w:after="0" w:afterAutospacing="0"/>
        <w:rPr>
          <w:rFonts w:asciiTheme="minorHAnsi" w:hAnsiTheme="minorHAnsi" w:cstheme="minorHAnsi"/>
          <w:color w:val="002060"/>
          <w:sz w:val="28"/>
          <w:szCs w:val="28"/>
        </w:rPr>
      </w:pPr>
      <w:r w:rsidRPr="00094CB6">
        <w:rPr>
          <w:rFonts w:asciiTheme="minorHAnsi" w:hAnsiTheme="minorHAnsi" w:cstheme="minorHAnsi"/>
          <w:color w:val="FF0000"/>
          <w:sz w:val="28"/>
          <w:szCs w:val="28"/>
        </w:rPr>
        <w:t>Answer:</w:t>
      </w:r>
      <w:r w:rsidRPr="00094CB6">
        <w:rPr>
          <w:rFonts w:asciiTheme="minorHAnsi" w:hAnsiTheme="minorHAnsi" w:cstheme="minorHAnsi"/>
          <w:color w:val="FF0000"/>
          <w:sz w:val="28"/>
          <w:szCs w:val="28"/>
        </w:rPr>
        <w:br/>
      </w:r>
      <w:r w:rsidRPr="00AF20A5">
        <w:rPr>
          <w:rFonts w:asciiTheme="minorHAnsi" w:hAnsiTheme="minorHAnsi" w:cstheme="minorHAnsi"/>
          <w:color w:val="002060"/>
          <w:sz w:val="28"/>
          <w:szCs w:val="28"/>
        </w:rPr>
        <w:t>A developer can create a folder by the name of “static”, under the resources folder. Then all the static content can be put into this folder.</w:t>
      </w:r>
      <w:r w:rsidRPr="00AF20A5">
        <w:rPr>
          <w:rFonts w:asciiTheme="minorHAnsi" w:hAnsiTheme="minorHAnsi" w:cstheme="minorHAnsi"/>
          <w:color w:val="002060"/>
          <w:sz w:val="28"/>
          <w:szCs w:val="28"/>
        </w:rPr>
        <w:br/>
        <w:t>Any JavaScript file i.e. test.js would reside in /resources/static/js/test.js</w:t>
      </w:r>
      <w:r w:rsidRPr="00AF20A5">
        <w:rPr>
          <w:rFonts w:asciiTheme="minorHAnsi" w:hAnsiTheme="minorHAnsi" w:cstheme="minorHAnsi"/>
          <w:color w:val="002060"/>
          <w:sz w:val="28"/>
          <w:szCs w:val="28"/>
        </w:rPr>
        <w:br/>
        <w:t>Developer can then refer to this file in JSP like:</w:t>
      </w:r>
      <w:r w:rsidRPr="00AF20A5">
        <w:rPr>
          <w:rFonts w:asciiTheme="minorHAnsi" w:hAnsiTheme="minorHAnsi" w:cstheme="minorHAnsi"/>
          <w:color w:val="002060"/>
          <w:sz w:val="28"/>
          <w:szCs w:val="28"/>
        </w:rPr>
        <w:br/>
        <w:t>&lt;script src = “/js/test.js”&gt;&lt;/script&gt;</w:t>
      </w:r>
    </w:p>
    <w:p w:rsidR="002E3E77" w:rsidRPr="00094CB6" w:rsidRDefault="00E843B4" w:rsidP="00690CD3">
      <w:pPr>
        <w:pStyle w:val="ListParagraph"/>
        <w:rPr>
          <w:rFonts w:cstheme="minorHAnsi"/>
          <w:color w:val="FF0000"/>
          <w:sz w:val="28"/>
          <w:szCs w:val="28"/>
        </w:rPr>
      </w:pPr>
      <w:hyperlink r:id="rId216" w:history="1">
        <w:r w:rsidR="00690CD3" w:rsidRPr="00094CB6">
          <w:rPr>
            <w:rFonts w:cstheme="minorHAnsi"/>
            <w:color w:val="FF0000"/>
            <w:sz w:val="28"/>
            <w:szCs w:val="28"/>
            <w:u w:val="single"/>
          </w:rPr>
          <w:br/>
        </w:r>
      </w:hyperlink>
    </w:p>
    <w:p w:rsidR="00FB482B" w:rsidRDefault="00690CD3" w:rsidP="00690CD3">
      <w:pPr>
        <w:pStyle w:val="ListParagraph"/>
        <w:rPr>
          <w:rFonts w:cstheme="minorHAnsi"/>
          <w:color w:val="FF0000"/>
          <w:sz w:val="28"/>
          <w:szCs w:val="28"/>
          <w:shd w:val="clear" w:color="auto" w:fill="FFFFFF"/>
        </w:rPr>
      </w:pPr>
      <w:r w:rsidRPr="00094CB6">
        <w:rPr>
          <w:rFonts w:cstheme="minorHAnsi"/>
          <w:color w:val="FF0000"/>
          <w:sz w:val="28"/>
          <w:szCs w:val="28"/>
          <w:shd w:val="clear" w:color="auto" w:fill="FFFFFF"/>
        </w:rPr>
        <w:t>Interview Experience with @Capgemini thought it would be help to someone who is looking out the same.</w:t>
      </w:r>
      <w:r w:rsidRPr="00094CB6">
        <w:rPr>
          <w:rFonts w:cstheme="minorHAnsi"/>
          <w:color w:val="FF0000"/>
          <w:sz w:val="28"/>
          <w:szCs w:val="28"/>
        </w:rPr>
        <w:br/>
      </w:r>
      <w:r w:rsidRPr="00094CB6">
        <w:rPr>
          <w:rFonts w:cstheme="minorHAnsi"/>
          <w:color w:val="FF0000"/>
          <w:sz w:val="28"/>
          <w:szCs w:val="28"/>
          <w:shd w:val="clear" w:color="auto" w:fill="FFFFFF"/>
        </w:rPr>
        <w:t>Below are the list of interview questions asked as part of capgemini.</w:t>
      </w:r>
      <w:r w:rsidRPr="00094CB6">
        <w:rPr>
          <w:rFonts w:cstheme="minorHAnsi"/>
          <w:color w:val="FF0000"/>
          <w:sz w:val="28"/>
          <w:szCs w:val="28"/>
        </w:rPr>
        <w:br/>
      </w:r>
      <w:r w:rsidRPr="00094CB6">
        <w:rPr>
          <w:rFonts w:cstheme="minorHAnsi"/>
          <w:color w:val="FF0000"/>
          <w:sz w:val="28"/>
          <w:szCs w:val="28"/>
          <w:shd w:val="clear" w:color="auto" w:fill="FFFFFF"/>
        </w:rPr>
        <w:t>1.Explain project architect.</w:t>
      </w:r>
      <w:r w:rsidRPr="00094CB6">
        <w:rPr>
          <w:rFonts w:cstheme="minorHAnsi"/>
          <w:color w:val="FF0000"/>
          <w:sz w:val="28"/>
          <w:szCs w:val="28"/>
        </w:rPr>
        <w:br/>
      </w:r>
      <w:r w:rsidRPr="00094CB6">
        <w:rPr>
          <w:rFonts w:cstheme="minorHAnsi"/>
          <w:color w:val="FF0000"/>
          <w:sz w:val="28"/>
          <w:szCs w:val="28"/>
          <w:shd w:val="clear" w:color="auto" w:fill="FFFFFF"/>
        </w:rPr>
        <w:t>2. What are solid principals</w:t>
      </w:r>
      <w:r w:rsidRPr="00094CB6">
        <w:rPr>
          <w:rFonts w:cstheme="minorHAnsi"/>
          <w:color w:val="FF0000"/>
          <w:sz w:val="28"/>
          <w:szCs w:val="28"/>
        </w:rPr>
        <w:br/>
      </w:r>
      <w:r w:rsidRPr="00094CB6">
        <w:rPr>
          <w:rFonts w:cstheme="minorHAnsi"/>
          <w:color w:val="FF0000"/>
          <w:sz w:val="28"/>
          <w:szCs w:val="28"/>
          <w:shd w:val="clear" w:color="auto" w:fill="FFFFFF"/>
        </w:rPr>
        <w:t>3. What are Oops concept.</w:t>
      </w:r>
      <w:r w:rsidRPr="00094CB6">
        <w:rPr>
          <w:rFonts w:cstheme="minorHAnsi"/>
          <w:color w:val="FF0000"/>
          <w:sz w:val="28"/>
          <w:szCs w:val="28"/>
        </w:rPr>
        <w:br/>
      </w:r>
      <w:r w:rsidRPr="00094CB6">
        <w:rPr>
          <w:rFonts w:cstheme="minorHAnsi"/>
          <w:color w:val="FF0000"/>
          <w:sz w:val="28"/>
          <w:szCs w:val="28"/>
          <w:shd w:val="clear" w:color="auto" w:fill="FFFFFF"/>
        </w:rPr>
        <w:t>4. Explain comparable and comparator.</w:t>
      </w:r>
      <w:r w:rsidRPr="00094CB6">
        <w:rPr>
          <w:rFonts w:cstheme="minorHAnsi"/>
          <w:color w:val="FF0000"/>
          <w:sz w:val="28"/>
          <w:szCs w:val="28"/>
        </w:rPr>
        <w:br/>
      </w:r>
      <w:r w:rsidRPr="00094CB6">
        <w:rPr>
          <w:rFonts w:cstheme="minorHAnsi"/>
          <w:color w:val="FF0000"/>
          <w:sz w:val="28"/>
          <w:szCs w:val="28"/>
          <w:shd w:val="clear" w:color="auto" w:fill="FFFFFF"/>
        </w:rPr>
        <w:t>5. Why return type doesn't take part in overriding.</w:t>
      </w:r>
    </w:p>
    <w:p w:rsidR="00690CD3" w:rsidRPr="00094CB6" w:rsidRDefault="00FB482B" w:rsidP="00690CD3">
      <w:pPr>
        <w:pStyle w:val="ListParagraph"/>
        <w:rPr>
          <w:rFonts w:cstheme="minorHAnsi"/>
          <w:color w:val="FF0000"/>
          <w:sz w:val="28"/>
          <w:szCs w:val="28"/>
          <w:shd w:val="clear" w:color="auto" w:fill="FFFFFF"/>
        </w:rPr>
      </w:pPr>
      <w:r>
        <w:rPr>
          <w:rFonts w:ascii="Arial" w:hAnsi="Arial" w:cs="Arial"/>
          <w:color w:val="222222"/>
          <w:shd w:val="clear" w:color="auto" w:fill="FFFFFF"/>
        </w:rPr>
        <w:lastRenderedPageBreak/>
        <w:t>Yes. It </w:t>
      </w:r>
      <w:r>
        <w:rPr>
          <w:rFonts w:ascii="Arial" w:hAnsi="Arial" w:cs="Arial"/>
          <w:b/>
          <w:bCs/>
          <w:color w:val="222222"/>
          <w:shd w:val="clear" w:color="auto" w:fill="FFFFFF"/>
        </w:rPr>
        <w:t>is</w:t>
      </w:r>
      <w:r>
        <w:rPr>
          <w:rFonts w:ascii="Arial" w:hAnsi="Arial" w:cs="Arial"/>
          <w:color w:val="222222"/>
          <w:shd w:val="clear" w:color="auto" w:fill="FFFFFF"/>
        </w:rPr>
        <w:t> possible for </w:t>
      </w:r>
      <w:r>
        <w:rPr>
          <w:rFonts w:ascii="Arial" w:hAnsi="Arial" w:cs="Arial"/>
          <w:b/>
          <w:bCs/>
          <w:color w:val="222222"/>
          <w:shd w:val="clear" w:color="auto" w:fill="FFFFFF"/>
        </w:rPr>
        <w:t>overridden</w:t>
      </w:r>
      <w:r>
        <w:rPr>
          <w:rFonts w:ascii="Arial" w:hAnsi="Arial" w:cs="Arial"/>
          <w:color w:val="222222"/>
          <w:shd w:val="clear" w:color="auto" w:fill="FFFFFF"/>
        </w:rPr>
        <w:t> methods to have different </w:t>
      </w:r>
      <w:r>
        <w:rPr>
          <w:rFonts w:ascii="Arial" w:hAnsi="Arial" w:cs="Arial"/>
          <w:b/>
          <w:bCs/>
          <w:color w:val="222222"/>
          <w:shd w:val="clear" w:color="auto" w:fill="FFFFFF"/>
        </w:rPr>
        <w:t>return type</w:t>
      </w:r>
      <w:r>
        <w:rPr>
          <w:rFonts w:ascii="Arial" w:hAnsi="Arial" w:cs="Arial"/>
          <w:color w:val="222222"/>
          <w:shd w:val="clear" w:color="auto" w:fill="FFFFFF"/>
        </w:rPr>
        <w:t> . But the limitations are that the </w:t>
      </w:r>
      <w:r>
        <w:rPr>
          <w:rFonts w:ascii="Arial" w:hAnsi="Arial" w:cs="Arial"/>
          <w:b/>
          <w:bCs/>
          <w:color w:val="222222"/>
          <w:shd w:val="clear" w:color="auto" w:fill="FFFFFF"/>
        </w:rPr>
        <w:t>overridden</w:t>
      </w:r>
      <w:r>
        <w:rPr>
          <w:rFonts w:ascii="Arial" w:hAnsi="Arial" w:cs="Arial"/>
          <w:color w:val="222222"/>
          <w:shd w:val="clear" w:color="auto" w:fill="FFFFFF"/>
        </w:rPr>
        <w:t> method must have a </w:t>
      </w:r>
      <w:r>
        <w:rPr>
          <w:rFonts w:ascii="Arial" w:hAnsi="Arial" w:cs="Arial"/>
          <w:b/>
          <w:bCs/>
          <w:color w:val="222222"/>
          <w:shd w:val="clear" w:color="auto" w:fill="FFFFFF"/>
        </w:rPr>
        <w:t>return type</w:t>
      </w:r>
      <w:r>
        <w:rPr>
          <w:rFonts w:ascii="Arial" w:hAnsi="Arial" w:cs="Arial"/>
          <w:color w:val="222222"/>
          <w:shd w:val="clear" w:color="auto" w:fill="FFFFFF"/>
        </w:rPr>
        <w:t> that </w:t>
      </w:r>
      <w:r>
        <w:rPr>
          <w:rFonts w:ascii="Arial" w:hAnsi="Arial" w:cs="Arial"/>
          <w:b/>
          <w:bCs/>
          <w:color w:val="222222"/>
          <w:shd w:val="clear" w:color="auto" w:fill="FFFFFF"/>
        </w:rPr>
        <w:t>is</w:t>
      </w:r>
      <w:r>
        <w:rPr>
          <w:rFonts w:ascii="Arial" w:hAnsi="Arial" w:cs="Arial"/>
          <w:color w:val="222222"/>
          <w:shd w:val="clear" w:color="auto" w:fill="FFFFFF"/>
        </w:rPr>
        <w:t> more specific </w:t>
      </w:r>
      <w:r>
        <w:rPr>
          <w:rFonts w:ascii="Arial" w:hAnsi="Arial" w:cs="Arial"/>
          <w:b/>
          <w:bCs/>
          <w:color w:val="222222"/>
          <w:shd w:val="clear" w:color="auto" w:fill="FFFFFF"/>
        </w:rPr>
        <w:t>type</w:t>
      </w:r>
      <w:r>
        <w:rPr>
          <w:rFonts w:ascii="Arial" w:hAnsi="Arial" w:cs="Arial"/>
          <w:color w:val="222222"/>
          <w:shd w:val="clear" w:color="auto" w:fill="FFFFFF"/>
        </w:rPr>
        <w:t> of the </w:t>
      </w:r>
      <w:r>
        <w:rPr>
          <w:rFonts w:ascii="Arial" w:hAnsi="Arial" w:cs="Arial"/>
          <w:b/>
          <w:bCs/>
          <w:color w:val="222222"/>
          <w:shd w:val="clear" w:color="auto" w:fill="FFFFFF"/>
        </w:rPr>
        <w:t>return type</w:t>
      </w:r>
      <w:r>
        <w:rPr>
          <w:rFonts w:ascii="Arial" w:hAnsi="Arial" w:cs="Arial"/>
          <w:color w:val="222222"/>
          <w:shd w:val="clear" w:color="auto" w:fill="FFFFFF"/>
        </w:rPr>
        <w:t> of the actual method</w:t>
      </w:r>
      <w:r w:rsidR="00690CD3" w:rsidRPr="00094CB6">
        <w:rPr>
          <w:rFonts w:cstheme="minorHAnsi"/>
          <w:color w:val="FF0000"/>
          <w:sz w:val="28"/>
          <w:szCs w:val="28"/>
        </w:rPr>
        <w:br/>
      </w:r>
      <w:r w:rsidR="00690CD3" w:rsidRPr="00094CB6">
        <w:rPr>
          <w:rFonts w:cstheme="minorHAnsi"/>
          <w:color w:val="FF0000"/>
          <w:sz w:val="28"/>
          <w:szCs w:val="28"/>
          <w:shd w:val="clear" w:color="auto" w:fill="FFFFFF"/>
        </w:rPr>
        <w:t>6.spring interview questions.</w:t>
      </w:r>
      <w:r w:rsidR="00690CD3" w:rsidRPr="00094CB6">
        <w:rPr>
          <w:rFonts w:cstheme="minorHAnsi"/>
          <w:color w:val="FF0000"/>
          <w:sz w:val="28"/>
          <w:szCs w:val="28"/>
        </w:rPr>
        <w:br/>
      </w:r>
      <w:r w:rsidR="00690CD3" w:rsidRPr="00094CB6">
        <w:rPr>
          <w:rFonts w:cstheme="minorHAnsi"/>
          <w:color w:val="FF0000"/>
          <w:sz w:val="28"/>
          <w:szCs w:val="28"/>
          <w:shd w:val="clear" w:color="auto" w:fill="FFFFFF"/>
        </w:rPr>
        <w:t>7. spring boot interview questions.</w:t>
      </w:r>
      <w:r w:rsidR="00690CD3" w:rsidRPr="00094CB6">
        <w:rPr>
          <w:rFonts w:cstheme="minorHAnsi"/>
          <w:color w:val="FF0000"/>
          <w:sz w:val="28"/>
          <w:szCs w:val="28"/>
        </w:rPr>
        <w:br/>
      </w:r>
      <w:r w:rsidR="00690CD3" w:rsidRPr="00094CB6">
        <w:rPr>
          <w:rFonts w:cstheme="minorHAnsi"/>
          <w:color w:val="FF0000"/>
          <w:sz w:val="28"/>
          <w:szCs w:val="28"/>
          <w:shd w:val="clear" w:color="auto" w:fill="FFFFFF"/>
        </w:rPr>
        <w:t>8. Apache camel interview questions</w:t>
      </w:r>
    </w:p>
    <w:p w:rsidR="00956485" w:rsidRPr="00094CB6" w:rsidRDefault="00956485" w:rsidP="00690CD3">
      <w:pPr>
        <w:pStyle w:val="ListParagraph"/>
        <w:rPr>
          <w:rFonts w:cstheme="minorHAnsi"/>
          <w:color w:val="FF0000"/>
          <w:sz w:val="28"/>
          <w:szCs w:val="28"/>
          <w:shd w:val="clear" w:color="auto" w:fill="FFFFFF"/>
        </w:rPr>
      </w:pPr>
    </w:p>
    <w:p w:rsidR="00FB482B"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#Hexaware Telephonic Round interview questions</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1.What is difference between Object oriented and object based langugae.</w:t>
      </w:r>
    </w:p>
    <w:p w:rsidR="00FB482B" w:rsidRDefault="00FB482B" w:rsidP="00956485">
      <w:pPr>
        <w:pStyle w:val="NormalWeb"/>
        <w:shd w:val="clear" w:color="auto" w:fill="FFFFFF"/>
        <w:spacing w:before="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Difference between Object</w:t>
      </w:r>
      <w:r>
        <w:rPr>
          <w:rFonts w:ascii="Arial" w:hAnsi="Arial" w:cs="Arial"/>
          <w:color w:val="222222"/>
          <w:shd w:val="clear" w:color="auto" w:fill="FFFFFF"/>
        </w:rPr>
        <w:t>-</w:t>
      </w:r>
      <w:r>
        <w:rPr>
          <w:rFonts w:ascii="Arial" w:hAnsi="Arial" w:cs="Arial"/>
          <w:b/>
          <w:bCs/>
          <w:color w:val="222222"/>
          <w:shd w:val="clear" w:color="auto" w:fill="FFFFFF"/>
        </w:rPr>
        <w:t>oriented and Object</w:t>
      </w:r>
      <w:r>
        <w:rPr>
          <w:rFonts w:ascii="Arial" w:hAnsi="Arial" w:cs="Arial"/>
          <w:color w:val="222222"/>
          <w:shd w:val="clear" w:color="auto" w:fill="FFFFFF"/>
        </w:rPr>
        <w:t>-</w:t>
      </w:r>
      <w:r>
        <w:rPr>
          <w:rFonts w:ascii="Arial" w:hAnsi="Arial" w:cs="Arial"/>
          <w:b/>
          <w:bCs/>
          <w:color w:val="222222"/>
          <w:shd w:val="clear" w:color="auto" w:fill="FFFFFF"/>
        </w:rPr>
        <w:t>based languages</w:t>
      </w:r>
      <w:r>
        <w:rPr>
          <w:rFonts w:ascii="Arial" w:hAnsi="Arial" w:cs="Arial"/>
          <w:color w:val="222222"/>
          <w:shd w:val="clear" w:color="auto" w:fill="FFFFFF"/>
        </w:rPr>
        <w:t>. </w:t>
      </w:r>
      <w:r>
        <w:rPr>
          <w:rFonts w:ascii="Arial" w:hAnsi="Arial" w:cs="Arial"/>
          <w:b/>
          <w:bCs/>
          <w:color w:val="222222"/>
          <w:shd w:val="clear" w:color="auto" w:fill="FFFFFF"/>
        </w:rPr>
        <w:t>Object</w:t>
      </w:r>
      <w:r>
        <w:rPr>
          <w:rFonts w:ascii="Arial" w:hAnsi="Arial" w:cs="Arial"/>
          <w:color w:val="222222"/>
          <w:shd w:val="clear" w:color="auto" w:fill="FFFFFF"/>
        </w:rPr>
        <w:t>-</w:t>
      </w:r>
      <w:r>
        <w:rPr>
          <w:rFonts w:ascii="Arial" w:hAnsi="Arial" w:cs="Arial"/>
          <w:b/>
          <w:bCs/>
          <w:color w:val="222222"/>
          <w:shd w:val="clear" w:color="auto" w:fill="FFFFFF"/>
        </w:rPr>
        <w:t>oriented language</w:t>
      </w:r>
      <w:r>
        <w:rPr>
          <w:rFonts w:ascii="Arial" w:hAnsi="Arial" w:cs="Arial"/>
          <w:color w:val="222222"/>
          <w:shd w:val="clear" w:color="auto" w:fill="FFFFFF"/>
        </w:rPr>
        <w:t> supports all the features of OOPs (Abstraction, Encapsulation, Inheritance, Polymorphism). </w:t>
      </w:r>
      <w:r>
        <w:rPr>
          <w:rFonts w:ascii="Arial" w:hAnsi="Arial" w:cs="Arial"/>
          <w:b/>
          <w:bCs/>
          <w:color w:val="222222"/>
          <w:shd w:val="clear" w:color="auto" w:fill="FFFFFF"/>
        </w:rPr>
        <w:t>Object</w:t>
      </w:r>
      <w:r>
        <w:rPr>
          <w:rFonts w:ascii="Arial" w:hAnsi="Arial" w:cs="Arial"/>
          <w:color w:val="222222"/>
          <w:shd w:val="clear" w:color="auto" w:fill="FFFFFF"/>
        </w:rPr>
        <w:t>-</w:t>
      </w:r>
      <w:r>
        <w:rPr>
          <w:rFonts w:ascii="Arial" w:hAnsi="Arial" w:cs="Arial"/>
          <w:b/>
          <w:bCs/>
          <w:color w:val="222222"/>
          <w:shd w:val="clear" w:color="auto" w:fill="FFFFFF"/>
        </w:rPr>
        <w:t>based languages</w:t>
      </w:r>
      <w:r>
        <w:rPr>
          <w:rFonts w:ascii="Arial" w:hAnsi="Arial" w:cs="Arial"/>
          <w:color w:val="222222"/>
          <w:shd w:val="clear" w:color="auto" w:fill="FFFFFF"/>
        </w:rPr>
        <w:t> don't support all the features of OOPs like polymorphism or inheritance.</w:t>
      </w:r>
    </w:p>
    <w:p w:rsidR="00FB482B"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2.Difference between List and set.</w:t>
      </w:r>
      <w:r w:rsidRPr="00094CB6">
        <w:rPr>
          <w:rFonts w:asciiTheme="minorHAnsi" w:hAnsiTheme="minorHAnsi" w:cstheme="minorHAnsi"/>
          <w:color w:val="FF0000"/>
          <w:sz w:val="28"/>
          <w:szCs w:val="28"/>
        </w:rPr>
        <w:br/>
        <w:t>3.What is serialization?.</w:t>
      </w:r>
      <w:r w:rsidRPr="00094CB6">
        <w:rPr>
          <w:rFonts w:asciiTheme="minorHAnsi" w:hAnsiTheme="minorHAnsi" w:cstheme="minorHAnsi"/>
          <w:color w:val="FF0000"/>
          <w:sz w:val="28"/>
          <w:szCs w:val="28"/>
        </w:rPr>
        <w:br/>
        <w:t>4.Difference between serial garbage collector and parallel garbage collector.</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Java has </w:t>
      </w:r>
      <w:r w:rsidRPr="00FB482B">
        <w:rPr>
          <w:rStyle w:val="Strong"/>
          <w:rFonts w:ascii="Georgia" w:eastAsiaTheme="majorEastAsia" w:hAnsi="Georgia"/>
          <w:color w:val="2F2F2F"/>
          <w:sz w:val="22"/>
          <w:szCs w:val="22"/>
        </w:rPr>
        <w:t>four types of garbage collectors</w:t>
      </w:r>
      <w:r w:rsidRPr="00FB482B">
        <w:rPr>
          <w:rFonts w:ascii="Georgia" w:hAnsi="Georgia"/>
          <w:color w:val="2F2F2F"/>
          <w:sz w:val="22"/>
          <w:szCs w:val="22"/>
        </w:rPr>
        <w:t>,</w:t>
      </w:r>
    </w:p>
    <w:p w:rsidR="00FB482B" w:rsidRPr="00FB482B" w:rsidRDefault="00FB482B" w:rsidP="0013606E">
      <w:pPr>
        <w:numPr>
          <w:ilvl w:val="0"/>
          <w:numId w:val="131"/>
        </w:numPr>
        <w:spacing w:before="100" w:beforeAutospacing="1" w:after="100" w:afterAutospacing="1" w:line="408" w:lineRule="atLeast"/>
        <w:rPr>
          <w:rFonts w:ascii="Georgia" w:hAnsi="Georgia"/>
          <w:color w:val="2F2F2F"/>
        </w:rPr>
      </w:pPr>
      <w:hyperlink r:id="rId217" w:anchor="serial-garbage-collector" w:history="1">
        <w:r w:rsidRPr="00FB482B">
          <w:rPr>
            <w:rStyle w:val="Hyperlink"/>
            <w:rFonts w:ascii="Georgia" w:hAnsi="Georgia"/>
            <w:color w:val="0000EE"/>
          </w:rPr>
          <w:t>Serial Garbage Collector</w:t>
        </w:r>
      </w:hyperlink>
    </w:p>
    <w:p w:rsidR="00FB482B" w:rsidRPr="00FB482B" w:rsidRDefault="00FB482B" w:rsidP="0013606E">
      <w:pPr>
        <w:numPr>
          <w:ilvl w:val="0"/>
          <w:numId w:val="131"/>
        </w:numPr>
        <w:spacing w:before="100" w:beforeAutospacing="1" w:after="100" w:afterAutospacing="1" w:line="408" w:lineRule="atLeast"/>
        <w:rPr>
          <w:rFonts w:ascii="Georgia" w:hAnsi="Georgia"/>
          <w:color w:val="2F2F2F"/>
        </w:rPr>
      </w:pPr>
      <w:hyperlink r:id="rId218" w:anchor="parallel-garbage-collector" w:history="1">
        <w:r w:rsidRPr="00FB482B">
          <w:rPr>
            <w:rStyle w:val="Hyperlink"/>
            <w:rFonts w:ascii="Georgia" w:hAnsi="Georgia"/>
            <w:color w:val="0000EE"/>
          </w:rPr>
          <w:t>Parallel Garbage Collector</w:t>
        </w:r>
      </w:hyperlink>
    </w:p>
    <w:p w:rsidR="00FB482B" w:rsidRPr="00FB482B" w:rsidRDefault="00FB482B" w:rsidP="0013606E">
      <w:pPr>
        <w:numPr>
          <w:ilvl w:val="0"/>
          <w:numId w:val="131"/>
        </w:numPr>
        <w:spacing w:before="100" w:beforeAutospacing="1" w:after="100" w:afterAutospacing="1" w:line="408" w:lineRule="atLeast"/>
        <w:rPr>
          <w:rFonts w:ascii="Georgia" w:hAnsi="Georgia"/>
          <w:color w:val="2F2F2F"/>
        </w:rPr>
      </w:pPr>
      <w:hyperlink r:id="rId219" w:anchor="cms-garbage-collector" w:history="1">
        <w:r w:rsidRPr="00FB482B">
          <w:rPr>
            <w:rStyle w:val="Hyperlink"/>
            <w:rFonts w:ascii="Georgia" w:hAnsi="Georgia"/>
            <w:color w:val="0000EE"/>
          </w:rPr>
          <w:t>CMS Garbage Collector</w:t>
        </w:r>
      </w:hyperlink>
    </w:p>
    <w:p w:rsidR="00FB482B" w:rsidRPr="00FB482B" w:rsidRDefault="00FB482B" w:rsidP="0013606E">
      <w:pPr>
        <w:numPr>
          <w:ilvl w:val="0"/>
          <w:numId w:val="131"/>
        </w:numPr>
        <w:spacing w:before="100" w:beforeAutospacing="1" w:after="100" w:afterAutospacing="1" w:line="408" w:lineRule="atLeast"/>
        <w:rPr>
          <w:rFonts w:ascii="Georgia" w:hAnsi="Georgia"/>
          <w:color w:val="2F2F2F"/>
        </w:rPr>
      </w:pPr>
      <w:hyperlink r:id="rId220" w:anchor="g1-garbage-collector" w:history="1">
        <w:r w:rsidRPr="00FB482B">
          <w:rPr>
            <w:rStyle w:val="Hyperlink"/>
            <w:rFonts w:ascii="Georgia" w:hAnsi="Georgia"/>
            <w:color w:val="0000EE"/>
          </w:rPr>
          <w:t>G1 Garbage Collector</w:t>
        </w:r>
      </w:hyperlink>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Each of these four types has its own advantages and disadvantages. Most importantly, we the programmers can choose the type of garbage collector to be used by the JVM. We can choose them by passing the choice as JVM argument. Each of these types differ largely and can provide completely different application performance. It is critical to understand each of these types of garbage collectors and use it rightly based on the application.</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noProof/>
          <w:color w:val="2F2F2F"/>
          <w:sz w:val="22"/>
          <w:szCs w:val="22"/>
        </w:rPr>
        <w:lastRenderedPageBreak/>
        <w:drawing>
          <wp:inline distT="0" distB="0" distL="0" distR="0">
            <wp:extent cx="5810250" cy="3810000"/>
            <wp:effectExtent l="0" t="0" r="0" b="0"/>
            <wp:docPr id="43" name="Picture 43" descr="Types-of-Java-Garbage-Collectors3_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ypes-of-Java-Garbage-Collectors3_th"/>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810250" cy="3810000"/>
                    </a:xfrm>
                    <a:prstGeom prst="rect">
                      <a:avLst/>
                    </a:prstGeom>
                    <a:noFill/>
                    <a:ln>
                      <a:noFill/>
                    </a:ln>
                  </pic:spPr>
                </pic:pic>
              </a:graphicData>
            </a:graphic>
          </wp:inline>
        </w:drawing>
      </w:r>
    </w:p>
    <w:p w:rsidR="00FB482B" w:rsidRPr="00FB482B" w:rsidRDefault="00FB482B" w:rsidP="00FB482B">
      <w:pPr>
        <w:pStyle w:val="Heading2"/>
        <w:spacing w:before="312"/>
        <w:rPr>
          <w:rFonts w:ascii="Segoe UI" w:hAnsi="Segoe UI" w:cs="Segoe UI"/>
          <w:color w:val="2F2F2F"/>
          <w:sz w:val="22"/>
          <w:szCs w:val="22"/>
        </w:rPr>
      </w:pPr>
      <w:r w:rsidRPr="00FB482B">
        <w:rPr>
          <w:rFonts w:ascii="Segoe UI" w:hAnsi="Segoe UI" w:cs="Segoe UI"/>
          <w:color w:val="2F2F2F"/>
          <w:sz w:val="22"/>
          <w:szCs w:val="22"/>
        </w:rPr>
        <w:t>1. Serial Garbage Collector</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Serial garbage collector works by holding all the application threads. It is designed for the single-threaded environments. It uses just a single thread for garbage collection. The way it works by freezing all the application threads while doing garbage collection may not be suitable for a server environment. It is best suited for simple command-line programs.</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Turn on the </w:t>
      </w:r>
      <w:r w:rsidRPr="00FB482B">
        <w:rPr>
          <w:rStyle w:val="HTMLCode"/>
          <w:color w:val="2F2F2F"/>
          <w:sz w:val="22"/>
          <w:szCs w:val="22"/>
        </w:rPr>
        <w:t>-XX:+UseSerialGC</w:t>
      </w:r>
      <w:r w:rsidRPr="00FB482B">
        <w:rPr>
          <w:rFonts w:ascii="Georgia" w:hAnsi="Georgia"/>
          <w:color w:val="2F2F2F"/>
          <w:sz w:val="22"/>
          <w:szCs w:val="22"/>
        </w:rPr>
        <w:t> JVM argument to use the serial garbage collector.</w:t>
      </w:r>
    </w:p>
    <w:p w:rsidR="00FB482B" w:rsidRPr="00FB482B" w:rsidRDefault="00FB482B" w:rsidP="00FB482B">
      <w:pPr>
        <w:pStyle w:val="Heading2"/>
        <w:spacing w:before="312"/>
        <w:rPr>
          <w:rFonts w:ascii="Segoe UI" w:hAnsi="Segoe UI" w:cs="Segoe UI"/>
          <w:color w:val="2F2F2F"/>
          <w:sz w:val="22"/>
          <w:szCs w:val="22"/>
        </w:rPr>
      </w:pPr>
      <w:r w:rsidRPr="00FB482B">
        <w:rPr>
          <w:rFonts w:ascii="Segoe UI" w:hAnsi="Segoe UI" w:cs="Segoe UI"/>
          <w:color w:val="2F2F2F"/>
          <w:sz w:val="22"/>
          <w:szCs w:val="22"/>
        </w:rPr>
        <w:t>2. Parallel Garbage Collector</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Parallel garbage collector is also called as throughput collector. It is the default garbage collector of the JVM. Unlike serial garbage collector, this uses multiple threads for garbage collection. Similar to serial garbage collector this also freezes all the application threads while performing garbage collection.</w:t>
      </w:r>
    </w:p>
    <w:p w:rsidR="00FB482B" w:rsidRPr="00FB482B" w:rsidRDefault="00FB482B" w:rsidP="00FB482B">
      <w:pPr>
        <w:pStyle w:val="Heading2"/>
        <w:spacing w:before="312"/>
        <w:rPr>
          <w:rFonts w:ascii="Segoe UI" w:hAnsi="Segoe UI" w:cs="Segoe UI"/>
          <w:color w:val="2F2F2F"/>
          <w:sz w:val="22"/>
          <w:szCs w:val="22"/>
        </w:rPr>
      </w:pPr>
      <w:r w:rsidRPr="00FB482B">
        <w:rPr>
          <w:rFonts w:ascii="Segoe UI" w:hAnsi="Segoe UI" w:cs="Segoe UI"/>
          <w:color w:val="2F2F2F"/>
          <w:sz w:val="22"/>
          <w:szCs w:val="22"/>
        </w:rPr>
        <w:t>3. CMS Garbage Collector</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Concurrent Mark Sweep (CMS) garbage collector uses multiple threads to scan the heap memory to mark instances for eviction and then sweep the marked instances. CMS garbage collector holds all the application threads in the following two scenarios only,</w:t>
      </w:r>
    </w:p>
    <w:p w:rsidR="00FB482B" w:rsidRPr="00FB482B" w:rsidRDefault="00FB482B" w:rsidP="0013606E">
      <w:pPr>
        <w:numPr>
          <w:ilvl w:val="0"/>
          <w:numId w:val="132"/>
        </w:numPr>
        <w:spacing w:before="100" w:beforeAutospacing="1" w:after="100" w:afterAutospacing="1" w:line="408" w:lineRule="atLeast"/>
        <w:rPr>
          <w:rFonts w:ascii="Georgia" w:hAnsi="Georgia"/>
          <w:color w:val="2F2F2F"/>
        </w:rPr>
      </w:pPr>
      <w:r w:rsidRPr="00FB482B">
        <w:rPr>
          <w:rFonts w:ascii="Georgia" w:hAnsi="Georgia"/>
          <w:color w:val="2F2F2F"/>
        </w:rPr>
        <w:lastRenderedPageBreak/>
        <w:t>while marking the referenced objects in the tenured generation space.</w:t>
      </w:r>
    </w:p>
    <w:p w:rsidR="00FB482B" w:rsidRPr="00FB482B" w:rsidRDefault="00FB482B" w:rsidP="0013606E">
      <w:pPr>
        <w:numPr>
          <w:ilvl w:val="0"/>
          <w:numId w:val="132"/>
        </w:numPr>
        <w:spacing w:before="100" w:beforeAutospacing="1" w:after="100" w:afterAutospacing="1" w:line="408" w:lineRule="atLeast"/>
        <w:rPr>
          <w:rFonts w:ascii="Georgia" w:hAnsi="Georgia"/>
          <w:color w:val="2F2F2F"/>
        </w:rPr>
      </w:pPr>
      <w:r w:rsidRPr="00FB482B">
        <w:rPr>
          <w:rFonts w:ascii="Georgia" w:hAnsi="Georgia"/>
          <w:color w:val="2F2F2F"/>
        </w:rPr>
        <w:t>if there is a change in heap memory in parallel while doing the garbage collection.</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In comparison with parallel garbage collector, CMS collector uses more CPU to ensure better application throughput. If we can allocate more CPU for better performance then CMS garbage collector is the preferred choice over the parallel collector.</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Turn on the </w:t>
      </w:r>
      <w:r w:rsidRPr="00FB482B">
        <w:rPr>
          <w:rStyle w:val="HTMLCode"/>
          <w:color w:val="2F2F2F"/>
          <w:sz w:val="22"/>
          <w:szCs w:val="22"/>
        </w:rPr>
        <w:t>XX:+USeParNewGC</w:t>
      </w:r>
      <w:r w:rsidRPr="00FB482B">
        <w:rPr>
          <w:rFonts w:ascii="Georgia" w:hAnsi="Georgia"/>
          <w:color w:val="2F2F2F"/>
          <w:sz w:val="22"/>
          <w:szCs w:val="22"/>
        </w:rPr>
        <w:t> JVM argument to use the CMS garbage collector.</w:t>
      </w:r>
    </w:p>
    <w:p w:rsidR="00FB482B" w:rsidRPr="00FB482B" w:rsidRDefault="00FB482B" w:rsidP="00FB482B">
      <w:pPr>
        <w:pStyle w:val="Heading2"/>
        <w:spacing w:before="312"/>
        <w:rPr>
          <w:rFonts w:ascii="Segoe UI" w:hAnsi="Segoe UI" w:cs="Segoe UI"/>
          <w:color w:val="2F2F2F"/>
          <w:sz w:val="22"/>
          <w:szCs w:val="22"/>
        </w:rPr>
      </w:pPr>
      <w:r w:rsidRPr="00FB482B">
        <w:rPr>
          <w:rFonts w:ascii="Segoe UI" w:hAnsi="Segoe UI" w:cs="Segoe UI"/>
          <w:color w:val="2F2F2F"/>
          <w:sz w:val="22"/>
          <w:szCs w:val="22"/>
        </w:rPr>
        <w:t>4. G1 Garbage Collector</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G1 garbage collector is used for large heap memory areas. It separates the heap memory into regions and does collection within them in parallel. G1 also does compacts the free heap space on the go just after reclaiming the memory. But CMS garbage collector compacts the memory on stop the world (STW) situations. G1 collector prioritizes the region based on most garbage first.</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Turn on the </w:t>
      </w:r>
      <w:r w:rsidRPr="00FB482B">
        <w:rPr>
          <w:rStyle w:val="HTMLCode"/>
          <w:color w:val="2F2F2F"/>
          <w:sz w:val="22"/>
          <w:szCs w:val="22"/>
        </w:rPr>
        <w:t>–XX:+UseG1GC</w:t>
      </w:r>
      <w:r w:rsidRPr="00FB482B">
        <w:rPr>
          <w:rFonts w:ascii="Georgia" w:hAnsi="Georgia"/>
          <w:color w:val="2F2F2F"/>
          <w:sz w:val="22"/>
          <w:szCs w:val="22"/>
        </w:rPr>
        <w:t> JVM argument to use the G1 garbage collector.</w:t>
      </w:r>
    </w:p>
    <w:p w:rsidR="00FB482B" w:rsidRPr="00FB482B" w:rsidRDefault="00FB482B" w:rsidP="00FB482B">
      <w:pPr>
        <w:pStyle w:val="Heading3"/>
        <w:spacing w:before="312"/>
        <w:rPr>
          <w:rFonts w:ascii="Segoe UI" w:hAnsi="Segoe UI" w:cs="Segoe UI"/>
          <w:color w:val="2F2F2F"/>
          <w:sz w:val="22"/>
          <w:szCs w:val="22"/>
        </w:rPr>
      </w:pPr>
      <w:r w:rsidRPr="00FB482B">
        <w:rPr>
          <w:rFonts w:ascii="Segoe UI" w:hAnsi="Segoe UI" w:cs="Segoe UI"/>
          <w:color w:val="2F2F2F"/>
          <w:sz w:val="22"/>
          <w:szCs w:val="22"/>
        </w:rPr>
        <w:t>Java 8 Improvement</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Turn on the </w:t>
      </w:r>
      <w:r w:rsidRPr="00FB482B">
        <w:rPr>
          <w:rStyle w:val="HTMLCode"/>
          <w:color w:val="2F2F2F"/>
          <w:sz w:val="22"/>
          <w:szCs w:val="22"/>
        </w:rPr>
        <w:t>-XX:+UseStringDeduplication</w:t>
      </w:r>
      <w:r w:rsidRPr="00FB482B">
        <w:rPr>
          <w:rFonts w:ascii="Georgia" w:hAnsi="Georgia"/>
          <w:color w:val="2F2F2F"/>
          <w:sz w:val="22"/>
          <w:szCs w:val="22"/>
        </w:rPr>
        <w:t> JVM argument while using G1 garbage collector. This optimizes the heap memory by removing duplicate String values to a single char[] array. This option is introduced in </w:t>
      </w:r>
      <w:hyperlink r:id="rId222" w:tooltip="Java 8 Features" w:history="1">
        <w:r w:rsidRPr="00FB482B">
          <w:rPr>
            <w:rStyle w:val="Hyperlink"/>
            <w:rFonts w:ascii="Georgia" w:hAnsi="Georgia"/>
            <w:color w:val="0000EE"/>
            <w:sz w:val="22"/>
            <w:szCs w:val="22"/>
          </w:rPr>
          <w:t>Java 8</w:t>
        </w:r>
      </w:hyperlink>
      <w:r w:rsidRPr="00FB482B">
        <w:rPr>
          <w:rFonts w:ascii="Georgia" w:hAnsi="Georgia"/>
          <w:color w:val="2F2F2F"/>
          <w:sz w:val="22"/>
          <w:szCs w:val="22"/>
        </w:rPr>
        <w:t> u 20.</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Given all the above four types of Java garbage collectors, which one to use depends on the application scenario, hardware available and the throughput requirements.</w:t>
      </w:r>
    </w:p>
    <w:p w:rsidR="00FB482B" w:rsidRPr="00FB482B" w:rsidRDefault="00FB482B" w:rsidP="00FB482B">
      <w:pPr>
        <w:pStyle w:val="Heading2"/>
        <w:spacing w:before="312"/>
        <w:rPr>
          <w:rFonts w:ascii="Segoe UI" w:hAnsi="Segoe UI" w:cs="Segoe UI"/>
          <w:color w:val="2F2F2F"/>
          <w:sz w:val="22"/>
          <w:szCs w:val="22"/>
        </w:rPr>
      </w:pPr>
      <w:r w:rsidRPr="00FB482B">
        <w:rPr>
          <w:rFonts w:ascii="Segoe UI" w:hAnsi="Segoe UI" w:cs="Segoe UI"/>
          <w:color w:val="2F2F2F"/>
          <w:sz w:val="22"/>
          <w:szCs w:val="22"/>
        </w:rPr>
        <w:t>Garbage Collection JVM Options</w:t>
      </w:r>
    </w:p>
    <w:p w:rsidR="00FB482B" w:rsidRPr="00FB482B" w:rsidRDefault="00FB482B" w:rsidP="00FB482B">
      <w:pPr>
        <w:pStyle w:val="NormalWeb"/>
        <w:spacing w:line="408" w:lineRule="atLeast"/>
        <w:rPr>
          <w:rFonts w:ascii="Georgia" w:hAnsi="Georgia"/>
          <w:color w:val="2F2F2F"/>
          <w:sz w:val="22"/>
          <w:szCs w:val="22"/>
        </w:rPr>
      </w:pPr>
      <w:r w:rsidRPr="00FB482B">
        <w:rPr>
          <w:rFonts w:ascii="Georgia" w:hAnsi="Georgia"/>
          <w:color w:val="2F2F2F"/>
          <w:sz w:val="22"/>
          <w:szCs w:val="22"/>
        </w:rPr>
        <w:t>Following are the key JVM options that are related to Java garbage collection.</w:t>
      </w:r>
    </w:p>
    <w:p w:rsidR="00FB482B" w:rsidRPr="00FB482B" w:rsidRDefault="00FB482B" w:rsidP="00FB482B">
      <w:pPr>
        <w:pStyle w:val="Heading3"/>
        <w:spacing w:before="312"/>
        <w:rPr>
          <w:rFonts w:ascii="Segoe UI" w:hAnsi="Segoe UI" w:cs="Segoe UI"/>
          <w:color w:val="2F2F2F"/>
          <w:sz w:val="22"/>
          <w:szCs w:val="22"/>
        </w:rPr>
      </w:pPr>
      <w:r w:rsidRPr="00FB482B">
        <w:rPr>
          <w:rFonts w:ascii="Segoe UI" w:hAnsi="Segoe UI" w:cs="Segoe UI"/>
          <w:color w:val="2F2F2F"/>
          <w:sz w:val="22"/>
          <w:szCs w:val="22"/>
        </w:rPr>
        <w:t>Type of Garbage Collector to run</w:t>
      </w:r>
    </w:p>
    <w:tbl>
      <w:tblPr>
        <w:tblW w:w="8250" w:type="dxa"/>
        <w:tblCellSpacing w:w="15" w:type="dxa"/>
        <w:tblBorders>
          <w:top w:val="single" w:sz="6" w:space="0" w:color="E5E5E5"/>
        </w:tblBorders>
        <w:tblCellMar>
          <w:top w:w="15" w:type="dxa"/>
          <w:left w:w="15" w:type="dxa"/>
          <w:bottom w:w="15" w:type="dxa"/>
          <w:right w:w="15" w:type="dxa"/>
        </w:tblCellMar>
        <w:tblLook w:val="04A0" w:firstRow="1" w:lastRow="0" w:firstColumn="1" w:lastColumn="0" w:noHBand="0" w:noVBand="1"/>
      </w:tblPr>
      <w:tblGrid>
        <w:gridCol w:w="3474"/>
        <w:gridCol w:w="4776"/>
      </w:tblGrid>
      <w:tr w:rsidR="00FB482B" w:rsidRPr="00FB482B" w:rsidTr="00FB482B">
        <w:trPr>
          <w:tblCellSpacing w:w="15" w:type="dxa"/>
        </w:trPr>
        <w:tc>
          <w:tcPr>
            <w:tcW w:w="0" w:type="auto"/>
            <w:shd w:val="clear" w:color="auto" w:fill="F5F5F5"/>
            <w:tcMar>
              <w:top w:w="75" w:type="dxa"/>
              <w:left w:w="75" w:type="dxa"/>
              <w:bottom w:w="75" w:type="dxa"/>
              <w:right w:w="75" w:type="dxa"/>
            </w:tcMar>
            <w:vAlign w:val="center"/>
            <w:hideMark/>
          </w:tcPr>
          <w:p w:rsidR="00FB482B" w:rsidRPr="00FB482B" w:rsidRDefault="00FB482B">
            <w:pPr>
              <w:spacing w:before="300" w:after="300"/>
              <w:rPr>
                <w:rFonts w:ascii="Georgia" w:hAnsi="Georgia" w:cs="Times New Roman"/>
                <w:b/>
                <w:bCs/>
                <w:color w:val="2F2F2F"/>
              </w:rPr>
            </w:pPr>
            <w:r w:rsidRPr="00FB482B">
              <w:rPr>
                <w:rFonts w:ascii="Georgia" w:hAnsi="Georgia"/>
                <w:b/>
                <w:bCs/>
                <w:color w:val="2F2F2F"/>
              </w:rPr>
              <w:t>Option</w:t>
            </w:r>
          </w:p>
        </w:tc>
        <w:tc>
          <w:tcPr>
            <w:tcW w:w="0" w:type="auto"/>
            <w:shd w:val="clear" w:color="auto" w:fill="F5F5F5"/>
            <w:tcMar>
              <w:top w:w="75" w:type="dxa"/>
              <w:left w:w="75" w:type="dxa"/>
              <w:bottom w:w="75" w:type="dxa"/>
              <w:right w:w="75" w:type="dxa"/>
            </w:tcMar>
            <w:vAlign w:val="center"/>
            <w:hideMark/>
          </w:tcPr>
          <w:p w:rsidR="00FB482B" w:rsidRPr="00FB482B" w:rsidRDefault="00FB482B">
            <w:pPr>
              <w:spacing w:before="300" w:after="300"/>
              <w:rPr>
                <w:rFonts w:ascii="Georgia" w:hAnsi="Georgia"/>
                <w:b/>
                <w:bCs/>
                <w:color w:val="2F2F2F"/>
              </w:rPr>
            </w:pPr>
            <w:r w:rsidRPr="00FB482B">
              <w:rPr>
                <w:rFonts w:ascii="Georgia" w:hAnsi="Georgia"/>
                <w:b/>
                <w:bCs/>
                <w:color w:val="2F2F2F"/>
              </w:rPr>
              <w:t>Description</w:t>
            </w:r>
          </w:p>
        </w:tc>
      </w:tr>
      <w:tr w:rsidR="00FB482B" w:rsidRPr="00FB482B" w:rsidTr="00FB482B">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lastRenderedPageBreak/>
              <w:t>-XX:+UseSerialGC</w:t>
            </w:r>
          </w:p>
        </w:tc>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Serial Garbage Collector</w:t>
            </w:r>
          </w:p>
        </w:tc>
      </w:tr>
      <w:tr w:rsidR="00FB482B" w:rsidRPr="00FB482B" w:rsidTr="00FB482B">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-XX:+UseParallelGC</w:t>
            </w:r>
          </w:p>
        </w:tc>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Parallel Garbage Collector</w:t>
            </w:r>
          </w:p>
        </w:tc>
      </w:tr>
      <w:tr w:rsidR="00FB482B" w:rsidRPr="00FB482B" w:rsidTr="00FB482B">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-XX:+UseConcMarkSweepGC</w:t>
            </w:r>
          </w:p>
        </w:tc>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CMS Garbage Collector</w:t>
            </w:r>
          </w:p>
        </w:tc>
      </w:tr>
      <w:tr w:rsidR="00FB482B" w:rsidRPr="00FB482B" w:rsidTr="00FB482B">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-XX:ParallelCMSThreads=</w:t>
            </w:r>
          </w:p>
        </w:tc>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CMS Collector – number of threads to use</w:t>
            </w:r>
          </w:p>
        </w:tc>
      </w:tr>
      <w:tr w:rsidR="00FB482B" w:rsidRPr="00FB482B" w:rsidTr="00FB482B">
        <w:trPr>
          <w:tblCellSpacing w:w="15" w:type="dxa"/>
        </w:trPr>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-XX:+UseG1GC</w:t>
            </w:r>
          </w:p>
        </w:tc>
        <w:tc>
          <w:tcPr>
            <w:tcW w:w="0" w:type="auto"/>
            <w:tcBorders>
              <w:bottom w:val="single" w:sz="6" w:space="0" w:color="F0F0F0"/>
            </w:tcBorders>
            <w:shd w:val="clear" w:color="auto" w:fill="FFFFFF"/>
            <w:tcMar>
              <w:top w:w="75" w:type="dxa"/>
              <w:left w:w="75" w:type="dxa"/>
              <w:bottom w:w="75" w:type="dxa"/>
              <w:right w:w="75" w:type="dxa"/>
            </w:tcMar>
            <w:vAlign w:val="center"/>
            <w:hideMark/>
          </w:tcPr>
          <w:p w:rsidR="00FB482B" w:rsidRPr="00FB482B" w:rsidRDefault="00FB482B">
            <w:pPr>
              <w:spacing w:before="300" w:after="300"/>
              <w:rPr>
                <w:rFonts w:ascii="Georgia" w:hAnsi="Georgia"/>
                <w:color w:val="2F2F2F"/>
              </w:rPr>
            </w:pPr>
            <w:r w:rsidRPr="00FB482B">
              <w:rPr>
                <w:rFonts w:ascii="Georgia" w:hAnsi="Georgia"/>
                <w:color w:val="2F2F2F"/>
              </w:rPr>
              <w:t>G1 Gargbage Collector</w:t>
            </w:r>
          </w:p>
        </w:tc>
      </w:tr>
    </w:tbl>
    <w:p w:rsidR="00FB482B"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5.How we can write our own immutable class.</w:t>
      </w:r>
      <w:r w:rsidRPr="00094CB6">
        <w:rPr>
          <w:rFonts w:asciiTheme="minorHAnsi" w:hAnsiTheme="minorHAnsi" w:cstheme="minorHAnsi"/>
          <w:color w:val="FF0000"/>
          <w:sz w:val="28"/>
          <w:szCs w:val="28"/>
        </w:rPr>
        <w:br/>
        <w:t>6.What all are synchroized objects in collections.</w:t>
      </w:r>
    </w:p>
    <w:p w:rsidR="00FB482B" w:rsidRPr="00FB482B" w:rsidRDefault="00FB482B" w:rsidP="00FB482B">
      <w:pPr>
        <w:shd w:val="clear" w:color="auto" w:fill="FFFFFF"/>
        <w:spacing w:after="30" w:line="240" w:lineRule="auto"/>
        <w:textAlignment w:val="baseline"/>
        <w:rPr>
          <w:rFonts w:ascii="inherit" w:eastAsia="Times New Roman" w:hAnsi="inherit" w:cs="Arial"/>
          <w:color w:val="242729"/>
          <w:sz w:val="20"/>
          <w:szCs w:val="20"/>
          <w:lang w:eastAsia="en-IN"/>
        </w:rPr>
      </w:pPr>
      <w:r w:rsidRPr="00FB482B">
        <w:rPr>
          <w:rFonts w:ascii="inherit" w:eastAsia="Times New Roman" w:hAnsi="inherit" w:cs="Arial"/>
          <w:color w:val="242729"/>
          <w:sz w:val="20"/>
          <w:szCs w:val="20"/>
          <w:lang w:eastAsia="en-IN"/>
        </w:rPr>
        <w:t>7</w:t>
      </w:r>
    </w:p>
    <w:p w:rsidR="00FB482B" w:rsidRPr="00FB482B" w:rsidRDefault="00FB482B" w:rsidP="00FB482B">
      <w:pPr>
        <w:shd w:val="clear" w:color="auto" w:fill="FFFFFF"/>
        <w:spacing w:after="240" w:line="240" w:lineRule="auto"/>
        <w:textAlignment w:val="baseline"/>
        <w:rPr>
          <w:rFonts w:ascii="inherit" w:eastAsia="Times New Roman" w:hAnsi="inherit" w:cs="Arial"/>
          <w:color w:val="242729"/>
          <w:sz w:val="23"/>
          <w:szCs w:val="23"/>
          <w:lang w:eastAsia="en-IN"/>
        </w:rPr>
      </w:pPr>
      <w:r w:rsidRPr="00FB482B">
        <w:rPr>
          <w:rFonts w:ascii="inherit" w:eastAsia="Times New Roman" w:hAnsi="inherit" w:cs="Arial"/>
          <w:color w:val="242729"/>
          <w:sz w:val="23"/>
          <w:szCs w:val="23"/>
          <w:lang w:eastAsia="en-IN"/>
        </w:rPr>
        <w:t>Thread safe Collections -</w:t>
      </w:r>
    </w:p>
    <w:p w:rsidR="00FB482B" w:rsidRPr="00FB482B" w:rsidRDefault="00FB482B" w:rsidP="0013606E">
      <w:pPr>
        <w:numPr>
          <w:ilvl w:val="0"/>
          <w:numId w:val="133"/>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FB482B">
        <w:rPr>
          <w:rFonts w:ascii="inherit" w:eastAsia="Times New Roman" w:hAnsi="inherit" w:cs="Arial"/>
          <w:b/>
          <w:bCs/>
          <w:color w:val="242729"/>
          <w:sz w:val="23"/>
          <w:szCs w:val="23"/>
          <w:bdr w:val="none" w:sz="0" w:space="0" w:color="auto" w:frame="1"/>
          <w:lang w:eastAsia="en-IN"/>
        </w:rPr>
        <w:t>ConcurrentHashMap</w:t>
      </w:r>
    </w:p>
    <w:p w:rsidR="00FB482B" w:rsidRPr="00FB482B" w:rsidRDefault="00FB482B" w:rsidP="00FB482B">
      <w:pPr>
        <w:shd w:val="clear" w:color="auto" w:fill="FFFFFF"/>
        <w:spacing w:after="240" w:line="240" w:lineRule="auto"/>
        <w:textAlignment w:val="baseline"/>
        <w:rPr>
          <w:rFonts w:ascii="inherit" w:eastAsia="Times New Roman" w:hAnsi="inherit" w:cs="Arial"/>
          <w:color w:val="242729"/>
          <w:sz w:val="23"/>
          <w:szCs w:val="23"/>
          <w:lang w:eastAsia="en-IN"/>
        </w:rPr>
      </w:pPr>
      <w:r w:rsidRPr="00FB482B">
        <w:rPr>
          <w:rFonts w:ascii="inherit" w:eastAsia="Times New Roman" w:hAnsi="inherit" w:cs="Arial"/>
          <w:color w:val="242729"/>
          <w:sz w:val="23"/>
          <w:szCs w:val="23"/>
          <w:lang w:eastAsia="en-IN"/>
        </w:rPr>
        <w:t>Thread safe without having to synchronize the whole map Very fast reads while write is done with a lock No locking at the object level Uses multitude of locks.</w:t>
      </w:r>
    </w:p>
    <w:p w:rsidR="00FB482B" w:rsidRPr="00FB482B" w:rsidRDefault="00FB482B" w:rsidP="0013606E">
      <w:pPr>
        <w:numPr>
          <w:ilvl w:val="0"/>
          <w:numId w:val="13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FB482B">
        <w:rPr>
          <w:rFonts w:ascii="inherit" w:eastAsia="Times New Roman" w:hAnsi="inherit" w:cs="Arial"/>
          <w:b/>
          <w:bCs/>
          <w:color w:val="242729"/>
          <w:sz w:val="23"/>
          <w:szCs w:val="23"/>
          <w:bdr w:val="none" w:sz="0" w:space="0" w:color="auto" w:frame="1"/>
          <w:lang w:eastAsia="en-IN"/>
        </w:rPr>
        <w:t>SynchronizedHashMap</w:t>
      </w:r>
    </w:p>
    <w:p w:rsidR="00FB482B" w:rsidRPr="00FB482B" w:rsidRDefault="00FB482B" w:rsidP="00FB482B">
      <w:pPr>
        <w:shd w:val="clear" w:color="auto" w:fill="FFFFFF"/>
        <w:spacing w:after="240" w:line="240" w:lineRule="auto"/>
        <w:textAlignment w:val="baseline"/>
        <w:rPr>
          <w:rFonts w:ascii="inherit" w:eastAsia="Times New Roman" w:hAnsi="inherit" w:cs="Arial"/>
          <w:color w:val="242729"/>
          <w:sz w:val="23"/>
          <w:szCs w:val="23"/>
          <w:lang w:eastAsia="en-IN"/>
        </w:rPr>
      </w:pPr>
      <w:r w:rsidRPr="00FB482B">
        <w:rPr>
          <w:rFonts w:ascii="inherit" w:eastAsia="Times New Roman" w:hAnsi="inherit" w:cs="Arial"/>
          <w:color w:val="242729"/>
          <w:sz w:val="23"/>
          <w:szCs w:val="23"/>
          <w:lang w:eastAsia="en-IN"/>
        </w:rPr>
        <w:t>Object level synchronization Both read and writes acquire a lock Locking the collection has a performance drawback May cause contention</w:t>
      </w:r>
    </w:p>
    <w:p w:rsidR="00FB482B" w:rsidRPr="00FB482B" w:rsidRDefault="00FB482B" w:rsidP="0013606E">
      <w:pPr>
        <w:numPr>
          <w:ilvl w:val="0"/>
          <w:numId w:val="135"/>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FB482B">
        <w:rPr>
          <w:rFonts w:ascii="inherit" w:eastAsia="Times New Roman" w:hAnsi="inherit" w:cs="Arial"/>
          <w:b/>
          <w:bCs/>
          <w:color w:val="242729"/>
          <w:sz w:val="23"/>
          <w:szCs w:val="23"/>
          <w:bdr w:val="none" w:sz="0" w:space="0" w:color="auto" w:frame="1"/>
          <w:lang w:eastAsia="en-IN"/>
        </w:rPr>
        <w:t>Vector</w:t>
      </w:r>
    </w:p>
    <w:p w:rsidR="00FB482B" w:rsidRPr="00FB482B" w:rsidRDefault="00FB482B" w:rsidP="0013606E">
      <w:pPr>
        <w:numPr>
          <w:ilvl w:val="0"/>
          <w:numId w:val="135"/>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FB482B">
        <w:rPr>
          <w:rFonts w:ascii="inherit" w:eastAsia="Times New Roman" w:hAnsi="inherit" w:cs="Arial"/>
          <w:b/>
          <w:bCs/>
          <w:color w:val="242729"/>
          <w:sz w:val="23"/>
          <w:szCs w:val="23"/>
          <w:bdr w:val="none" w:sz="0" w:space="0" w:color="auto" w:frame="1"/>
          <w:lang w:eastAsia="en-IN"/>
        </w:rPr>
        <w:t>HashTable</w:t>
      </w:r>
    </w:p>
    <w:p w:rsidR="00FB482B" w:rsidRPr="00FB482B" w:rsidRDefault="00FB482B" w:rsidP="0013606E">
      <w:pPr>
        <w:numPr>
          <w:ilvl w:val="0"/>
          <w:numId w:val="135"/>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FB482B">
        <w:rPr>
          <w:rFonts w:ascii="inherit" w:eastAsia="Times New Roman" w:hAnsi="inherit" w:cs="Arial"/>
          <w:b/>
          <w:bCs/>
          <w:color w:val="242729"/>
          <w:sz w:val="23"/>
          <w:szCs w:val="23"/>
          <w:bdr w:val="none" w:sz="0" w:space="0" w:color="auto" w:frame="1"/>
          <w:lang w:eastAsia="en-IN"/>
        </w:rPr>
        <w:t>CopyOnWriteArrayList</w:t>
      </w:r>
    </w:p>
    <w:p w:rsidR="00FB482B" w:rsidRPr="00FB482B" w:rsidRDefault="00FB482B" w:rsidP="0013606E">
      <w:pPr>
        <w:numPr>
          <w:ilvl w:val="0"/>
          <w:numId w:val="135"/>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FB482B">
        <w:rPr>
          <w:rFonts w:ascii="inherit" w:eastAsia="Times New Roman" w:hAnsi="inherit" w:cs="Arial"/>
          <w:b/>
          <w:bCs/>
          <w:color w:val="242729"/>
          <w:sz w:val="23"/>
          <w:szCs w:val="23"/>
          <w:bdr w:val="none" w:sz="0" w:space="0" w:color="auto" w:frame="1"/>
          <w:lang w:eastAsia="en-IN"/>
        </w:rPr>
        <w:t>CopyOnWriteArraySet</w:t>
      </w:r>
    </w:p>
    <w:p w:rsidR="00FB482B" w:rsidRPr="00FB482B" w:rsidRDefault="00FB482B" w:rsidP="0013606E">
      <w:pPr>
        <w:numPr>
          <w:ilvl w:val="0"/>
          <w:numId w:val="135"/>
        </w:numPr>
        <w:shd w:val="clear" w:color="auto" w:fill="FFFFFF"/>
        <w:spacing w:after="75" w:line="240" w:lineRule="auto"/>
        <w:ind w:left="450"/>
        <w:textAlignment w:val="baseline"/>
        <w:rPr>
          <w:rFonts w:ascii="inherit" w:eastAsia="Times New Roman" w:hAnsi="inherit" w:cs="Arial"/>
          <w:color w:val="242729"/>
          <w:sz w:val="23"/>
          <w:szCs w:val="23"/>
          <w:lang w:eastAsia="en-IN"/>
        </w:rPr>
      </w:pPr>
      <w:r w:rsidRPr="00FB482B">
        <w:rPr>
          <w:rFonts w:ascii="inherit" w:eastAsia="Times New Roman" w:hAnsi="inherit" w:cs="Arial"/>
          <w:b/>
          <w:bCs/>
          <w:color w:val="242729"/>
          <w:sz w:val="23"/>
          <w:szCs w:val="23"/>
          <w:bdr w:val="none" w:sz="0" w:space="0" w:color="auto" w:frame="1"/>
          <w:lang w:eastAsia="en-IN"/>
        </w:rPr>
        <w:t>Stack</w:t>
      </w:r>
    </w:p>
    <w:p w:rsidR="00860C76"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7.Other than string what all are immutable classes.</w:t>
      </w:r>
    </w:p>
    <w:p w:rsidR="00860C76" w:rsidRDefault="00860C76" w:rsidP="00956485">
      <w:pPr>
        <w:pStyle w:val="NormalWeb"/>
        <w:shd w:val="clear" w:color="auto" w:fill="FFFFFF"/>
        <w:spacing w:before="0" w:beforeAutospacing="0" w:after="90" w:afterAutospacing="0"/>
        <w:rPr>
          <w:rFonts w:ascii="Arial" w:hAnsi="Arial" w:cs="Arial"/>
          <w:color w:val="242729"/>
          <w:sz w:val="23"/>
          <w:szCs w:val="23"/>
          <w:shd w:val="clear" w:color="auto" w:fill="FFFFFF"/>
        </w:rPr>
      </w:pPr>
      <w:r>
        <w:rPr>
          <w:rStyle w:val="Strong"/>
          <w:rFonts w:ascii="Arial" w:eastAsiaTheme="majorEastAsia" w:hAnsi="Arial" w:cs="Arial"/>
          <w:color w:val="242729"/>
          <w:sz w:val="23"/>
          <w:szCs w:val="23"/>
          <w:bdr w:val="none" w:sz="0" w:space="0" w:color="auto" w:frame="1"/>
          <w:shd w:val="clear" w:color="auto" w:fill="FFFFFF"/>
        </w:rPr>
        <w:t>LocalDate</w:t>
      </w:r>
      <w:r>
        <w:rPr>
          <w:rFonts w:ascii="Arial" w:hAnsi="Arial" w:cs="Arial"/>
          <w:color w:val="242729"/>
          <w:sz w:val="23"/>
          <w:szCs w:val="23"/>
          <w:shd w:val="clear" w:color="auto" w:fill="FFFFFF"/>
        </w:rPr>
        <w:t>, </w:t>
      </w:r>
      <w:r>
        <w:rPr>
          <w:rStyle w:val="Strong"/>
          <w:rFonts w:ascii="Arial" w:eastAsiaTheme="majorEastAsia" w:hAnsi="Arial" w:cs="Arial"/>
          <w:color w:val="242729"/>
          <w:sz w:val="23"/>
          <w:szCs w:val="23"/>
          <w:bdr w:val="none" w:sz="0" w:space="0" w:color="auto" w:frame="1"/>
          <w:shd w:val="clear" w:color="auto" w:fill="FFFFFF"/>
        </w:rPr>
        <w:t>LocalTime</w:t>
      </w:r>
      <w:r>
        <w:rPr>
          <w:rFonts w:ascii="Arial" w:hAnsi="Arial" w:cs="Arial"/>
          <w:color w:val="242729"/>
          <w:sz w:val="23"/>
          <w:szCs w:val="23"/>
          <w:shd w:val="clear" w:color="auto" w:fill="FFFFFF"/>
        </w:rPr>
        <w:t> and </w:t>
      </w:r>
      <w:r>
        <w:rPr>
          <w:rStyle w:val="Strong"/>
          <w:rFonts w:ascii="Arial" w:eastAsiaTheme="majorEastAsia" w:hAnsi="Arial" w:cs="Arial"/>
          <w:color w:val="242729"/>
          <w:sz w:val="23"/>
          <w:szCs w:val="23"/>
          <w:bdr w:val="none" w:sz="0" w:space="0" w:color="auto" w:frame="1"/>
          <w:shd w:val="clear" w:color="auto" w:fill="FFFFFF"/>
        </w:rPr>
        <w:t>LocalDateTime</w:t>
      </w:r>
      <w:r>
        <w:rPr>
          <w:rFonts w:ascii="Arial" w:hAnsi="Arial" w:cs="Arial"/>
          <w:color w:val="242729"/>
          <w:sz w:val="23"/>
          <w:szCs w:val="23"/>
          <w:shd w:val="clear" w:color="auto" w:fill="FFFFFF"/>
        </w:rPr>
        <w:t> classes (since 1.8) are also immutable. In fact, this very subject is on the OCAJSE8 (1Z0-808) exam, and that's precisely why I decided to treat it as not a mere comment.</w:t>
      </w:r>
      <w:r>
        <w:rPr>
          <w:rFonts w:ascii="Arial" w:hAnsi="Arial" w:cs="Arial"/>
          <w:color w:val="242729"/>
          <w:sz w:val="23"/>
          <w:szCs w:val="23"/>
        </w:rPr>
        <w:br/>
      </w:r>
      <w:r>
        <w:rPr>
          <w:rFonts w:ascii="Arial" w:hAnsi="Arial" w:cs="Arial"/>
          <w:color w:val="242729"/>
          <w:sz w:val="23"/>
          <w:szCs w:val="23"/>
        </w:rPr>
        <w:br/>
      </w:r>
      <w:r>
        <w:rPr>
          <w:rFonts w:ascii="Arial" w:hAnsi="Arial" w:cs="Arial"/>
          <w:color w:val="242729"/>
          <w:sz w:val="23"/>
          <w:szCs w:val="23"/>
          <w:shd w:val="clear" w:color="auto" w:fill="FFFFFF"/>
        </w:rPr>
        <w:t>All primitive wrapper classes (such as </w:t>
      </w:r>
      <w:r>
        <w:rPr>
          <w:rStyle w:val="Strong"/>
          <w:rFonts w:ascii="Arial" w:eastAsiaTheme="majorEastAsia" w:hAnsi="Arial" w:cs="Arial"/>
          <w:color w:val="242729"/>
          <w:sz w:val="23"/>
          <w:szCs w:val="23"/>
          <w:bdr w:val="none" w:sz="0" w:space="0" w:color="auto" w:frame="1"/>
          <w:shd w:val="clear" w:color="auto" w:fill="FFFFFF"/>
        </w:rPr>
        <w:t>Boolean</w:t>
      </w:r>
      <w:r>
        <w:rPr>
          <w:rFonts w:ascii="Arial" w:hAnsi="Arial" w:cs="Arial"/>
          <w:color w:val="242729"/>
          <w:sz w:val="23"/>
          <w:szCs w:val="23"/>
          <w:shd w:val="clear" w:color="auto" w:fill="FFFFFF"/>
        </w:rPr>
        <w:t>, </w:t>
      </w:r>
      <w:r>
        <w:rPr>
          <w:rStyle w:val="Strong"/>
          <w:rFonts w:ascii="Arial" w:eastAsiaTheme="majorEastAsia" w:hAnsi="Arial" w:cs="Arial"/>
          <w:color w:val="242729"/>
          <w:sz w:val="23"/>
          <w:szCs w:val="23"/>
          <w:bdr w:val="none" w:sz="0" w:space="0" w:color="auto" w:frame="1"/>
          <w:shd w:val="clear" w:color="auto" w:fill="FFFFFF"/>
        </w:rPr>
        <w:t>Character</w:t>
      </w:r>
      <w:r>
        <w:rPr>
          <w:rFonts w:ascii="Arial" w:hAnsi="Arial" w:cs="Arial"/>
          <w:color w:val="242729"/>
          <w:sz w:val="23"/>
          <w:szCs w:val="23"/>
          <w:shd w:val="clear" w:color="auto" w:fill="FFFFFF"/>
        </w:rPr>
        <w:t>, </w:t>
      </w:r>
      <w:r>
        <w:rPr>
          <w:rStyle w:val="Strong"/>
          <w:rFonts w:ascii="Arial" w:eastAsiaTheme="majorEastAsia" w:hAnsi="Arial" w:cs="Arial"/>
          <w:color w:val="242729"/>
          <w:sz w:val="23"/>
          <w:szCs w:val="23"/>
          <w:bdr w:val="none" w:sz="0" w:space="0" w:color="auto" w:frame="1"/>
          <w:shd w:val="clear" w:color="auto" w:fill="FFFFFF"/>
        </w:rPr>
        <w:t>Byte</w:t>
      </w:r>
      <w:r>
        <w:rPr>
          <w:rFonts w:ascii="Arial" w:hAnsi="Arial" w:cs="Arial"/>
          <w:color w:val="242729"/>
          <w:sz w:val="23"/>
          <w:szCs w:val="23"/>
          <w:shd w:val="clear" w:color="auto" w:fill="FFFFFF"/>
        </w:rPr>
        <w:t>, </w:t>
      </w:r>
      <w:r>
        <w:rPr>
          <w:rStyle w:val="Strong"/>
          <w:rFonts w:ascii="Arial" w:eastAsiaTheme="majorEastAsia" w:hAnsi="Arial" w:cs="Arial"/>
          <w:color w:val="242729"/>
          <w:sz w:val="23"/>
          <w:szCs w:val="23"/>
          <w:bdr w:val="none" w:sz="0" w:space="0" w:color="auto" w:frame="1"/>
          <w:shd w:val="clear" w:color="auto" w:fill="FFFFFF"/>
        </w:rPr>
        <w:t>Short</w:t>
      </w:r>
      <w:r>
        <w:rPr>
          <w:rFonts w:ascii="Arial" w:hAnsi="Arial" w:cs="Arial"/>
          <w:color w:val="242729"/>
          <w:sz w:val="23"/>
          <w:szCs w:val="23"/>
          <w:shd w:val="clear" w:color="auto" w:fill="FFFFFF"/>
        </w:rPr>
        <w:t>, </w:t>
      </w:r>
      <w:r>
        <w:rPr>
          <w:rStyle w:val="Strong"/>
          <w:rFonts w:ascii="Arial" w:eastAsiaTheme="majorEastAsia" w:hAnsi="Arial" w:cs="Arial"/>
          <w:color w:val="242729"/>
          <w:sz w:val="23"/>
          <w:szCs w:val="23"/>
          <w:bdr w:val="none" w:sz="0" w:space="0" w:color="auto" w:frame="1"/>
          <w:shd w:val="clear" w:color="auto" w:fill="FFFFFF"/>
        </w:rPr>
        <w:t>Integer</w:t>
      </w:r>
      <w:r>
        <w:rPr>
          <w:rFonts w:ascii="Arial" w:hAnsi="Arial" w:cs="Arial"/>
          <w:color w:val="242729"/>
          <w:sz w:val="23"/>
          <w:szCs w:val="23"/>
          <w:shd w:val="clear" w:color="auto" w:fill="FFFFFF"/>
        </w:rPr>
        <w:t>, </w:t>
      </w:r>
      <w:r>
        <w:rPr>
          <w:rStyle w:val="Strong"/>
          <w:rFonts w:ascii="Arial" w:eastAsiaTheme="majorEastAsia" w:hAnsi="Arial" w:cs="Arial"/>
          <w:color w:val="242729"/>
          <w:sz w:val="23"/>
          <w:szCs w:val="23"/>
          <w:bdr w:val="none" w:sz="0" w:space="0" w:color="auto" w:frame="1"/>
          <w:shd w:val="clear" w:color="auto" w:fill="FFFFFF"/>
        </w:rPr>
        <w:t>Long</w:t>
      </w:r>
      <w:r>
        <w:rPr>
          <w:rFonts w:ascii="Arial" w:hAnsi="Arial" w:cs="Arial"/>
          <w:color w:val="242729"/>
          <w:sz w:val="23"/>
          <w:szCs w:val="23"/>
          <w:shd w:val="clear" w:color="auto" w:fill="FFFFFF"/>
        </w:rPr>
        <w:t>, </w:t>
      </w:r>
      <w:r>
        <w:rPr>
          <w:rStyle w:val="Strong"/>
          <w:rFonts w:ascii="Arial" w:eastAsiaTheme="majorEastAsia" w:hAnsi="Arial" w:cs="Arial"/>
          <w:color w:val="242729"/>
          <w:sz w:val="23"/>
          <w:szCs w:val="23"/>
          <w:bdr w:val="none" w:sz="0" w:space="0" w:color="auto" w:frame="1"/>
          <w:shd w:val="clear" w:color="auto" w:fill="FFFFFF"/>
        </w:rPr>
        <w:t>Float</w:t>
      </w:r>
      <w:r>
        <w:rPr>
          <w:rFonts w:ascii="Arial" w:hAnsi="Arial" w:cs="Arial"/>
          <w:color w:val="242729"/>
          <w:sz w:val="23"/>
          <w:szCs w:val="23"/>
          <w:shd w:val="clear" w:color="auto" w:fill="FFFFFF"/>
        </w:rPr>
        <w:t>, and </w:t>
      </w:r>
      <w:r>
        <w:rPr>
          <w:rStyle w:val="Strong"/>
          <w:rFonts w:ascii="Arial" w:eastAsiaTheme="majorEastAsia" w:hAnsi="Arial" w:cs="Arial"/>
          <w:color w:val="242729"/>
          <w:sz w:val="23"/>
          <w:szCs w:val="23"/>
          <w:bdr w:val="none" w:sz="0" w:space="0" w:color="auto" w:frame="1"/>
          <w:shd w:val="clear" w:color="auto" w:fill="FFFFFF"/>
        </w:rPr>
        <w:t>Double</w:t>
      </w:r>
      <w:r>
        <w:rPr>
          <w:rFonts w:ascii="Arial" w:hAnsi="Arial" w:cs="Arial"/>
          <w:color w:val="242729"/>
          <w:sz w:val="23"/>
          <w:szCs w:val="23"/>
          <w:shd w:val="clear" w:color="auto" w:fill="FFFFFF"/>
        </w:rPr>
        <w:t>) are immutable.</w:t>
      </w:r>
      <w:r>
        <w:rPr>
          <w:rFonts w:ascii="Arial" w:hAnsi="Arial" w:cs="Arial"/>
          <w:color w:val="242729"/>
          <w:sz w:val="23"/>
          <w:szCs w:val="23"/>
        </w:rPr>
        <w:br/>
      </w:r>
      <w:r>
        <w:rPr>
          <w:rFonts w:ascii="Arial" w:hAnsi="Arial" w:cs="Arial"/>
          <w:color w:val="242729"/>
          <w:sz w:val="23"/>
          <w:szCs w:val="23"/>
        </w:rPr>
        <w:br/>
      </w:r>
      <w:r>
        <w:rPr>
          <w:rStyle w:val="Strong"/>
          <w:rFonts w:ascii="Arial" w:eastAsiaTheme="majorEastAsia" w:hAnsi="Arial" w:cs="Arial"/>
          <w:color w:val="242729"/>
          <w:sz w:val="23"/>
          <w:szCs w:val="23"/>
          <w:bdr w:val="none" w:sz="0" w:space="0" w:color="auto" w:frame="1"/>
          <w:shd w:val="clear" w:color="auto" w:fill="FFFFFF"/>
        </w:rPr>
        <w:t>Money</w:t>
      </w:r>
      <w:r>
        <w:rPr>
          <w:rFonts w:ascii="Arial" w:hAnsi="Arial" w:cs="Arial"/>
          <w:color w:val="242729"/>
          <w:sz w:val="23"/>
          <w:szCs w:val="23"/>
          <w:shd w:val="clear" w:color="auto" w:fill="FFFFFF"/>
        </w:rPr>
        <w:t> and </w:t>
      </w:r>
      <w:r>
        <w:rPr>
          <w:rStyle w:val="Strong"/>
          <w:rFonts w:ascii="Arial" w:eastAsiaTheme="majorEastAsia" w:hAnsi="Arial" w:cs="Arial"/>
          <w:color w:val="242729"/>
          <w:sz w:val="23"/>
          <w:szCs w:val="23"/>
          <w:bdr w:val="none" w:sz="0" w:space="0" w:color="auto" w:frame="1"/>
          <w:shd w:val="clear" w:color="auto" w:fill="FFFFFF"/>
        </w:rPr>
        <w:t>Currency</w:t>
      </w:r>
      <w:r>
        <w:rPr>
          <w:rFonts w:ascii="Arial" w:hAnsi="Arial" w:cs="Arial"/>
          <w:color w:val="242729"/>
          <w:sz w:val="23"/>
          <w:szCs w:val="23"/>
          <w:shd w:val="clear" w:color="auto" w:fill="FFFFFF"/>
        </w:rPr>
        <w:t> API (slated for Java9) should be immutable, too.</w:t>
      </w:r>
      <w:r>
        <w:rPr>
          <w:rFonts w:ascii="Arial" w:hAnsi="Arial" w:cs="Arial"/>
          <w:color w:val="242729"/>
          <w:sz w:val="23"/>
          <w:szCs w:val="23"/>
        </w:rPr>
        <w:br/>
      </w:r>
      <w:r>
        <w:rPr>
          <w:rFonts w:ascii="Arial" w:hAnsi="Arial" w:cs="Arial"/>
          <w:color w:val="242729"/>
          <w:sz w:val="23"/>
          <w:szCs w:val="23"/>
        </w:rPr>
        <w:lastRenderedPageBreak/>
        <w:br/>
      </w:r>
      <w:r>
        <w:rPr>
          <w:rFonts w:ascii="Arial" w:hAnsi="Arial" w:cs="Arial"/>
          <w:color w:val="242729"/>
          <w:sz w:val="23"/>
          <w:szCs w:val="23"/>
          <w:shd w:val="clear" w:color="auto" w:fill="FFFFFF"/>
        </w:rPr>
        <w:t>Incidentally, the </w:t>
      </w:r>
      <w:r>
        <w:rPr>
          <w:rStyle w:val="Strong"/>
          <w:rFonts w:ascii="Arial" w:eastAsiaTheme="majorEastAsia" w:hAnsi="Arial" w:cs="Arial"/>
          <w:color w:val="242729"/>
          <w:sz w:val="23"/>
          <w:szCs w:val="23"/>
          <w:bdr w:val="none" w:sz="0" w:space="0" w:color="auto" w:frame="1"/>
          <w:shd w:val="clear" w:color="auto" w:fill="FFFFFF"/>
        </w:rPr>
        <w:t>array-backed Lists</w:t>
      </w:r>
      <w:r>
        <w:rPr>
          <w:rFonts w:ascii="Arial" w:hAnsi="Arial" w:cs="Arial"/>
          <w:color w:val="242729"/>
          <w:sz w:val="23"/>
          <w:szCs w:val="23"/>
          <w:shd w:val="clear" w:color="auto" w:fill="FFFFFF"/>
        </w:rPr>
        <w:t> (created by </w:t>
      </w:r>
      <w:r>
        <w:rPr>
          <w:rStyle w:val="HTMLCode"/>
          <w:rFonts w:ascii="Consolas" w:eastAsiaTheme="majorEastAsia" w:hAnsi="Consolas"/>
          <w:color w:val="242729"/>
          <w:bdr w:val="none" w:sz="0" w:space="0" w:color="auto" w:frame="1"/>
        </w:rPr>
        <w:t>Arrays.asList(myArray)</w:t>
      </w:r>
      <w:r>
        <w:rPr>
          <w:rFonts w:ascii="Arial" w:hAnsi="Arial" w:cs="Arial"/>
          <w:color w:val="242729"/>
          <w:sz w:val="23"/>
          <w:szCs w:val="23"/>
          <w:shd w:val="clear" w:color="auto" w:fill="FFFFFF"/>
        </w:rPr>
        <w:t>) are </w:t>
      </w:r>
      <w:r>
        <w:rPr>
          <w:rStyle w:val="Emphasis"/>
          <w:rFonts w:ascii="Arial" w:hAnsi="Arial" w:cs="Arial"/>
          <w:color w:val="242729"/>
          <w:sz w:val="23"/>
          <w:szCs w:val="23"/>
          <w:bdr w:val="none" w:sz="0" w:space="0" w:color="auto" w:frame="1"/>
          <w:shd w:val="clear" w:color="auto" w:fill="FFFFFF"/>
        </w:rPr>
        <w:t>structurally</w:t>
      </w:r>
      <w:r>
        <w:rPr>
          <w:rFonts w:ascii="Arial" w:hAnsi="Arial" w:cs="Arial"/>
          <w:color w:val="242729"/>
          <w:sz w:val="23"/>
          <w:szCs w:val="23"/>
          <w:shd w:val="clear" w:color="auto" w:fill="FFFFFF"/>
        </w:rPr>
        <w:t>-immutable.</w:t>
      </w:r>
      <w:r>
        <w:rPr>
          <w:rFonts w:ascii="Arial" w:hAnsi="Arial" w:cs="Arial"/>
          <w:color w:val="242729"/>
          <w:sz w:val="23"/>
          <w:szCs w:val="23"/>
        </w:rPr>
        <w:br/>
      </w:r>
      <w:r>
        <w:rPr>
          <w:rFonts w:ascii="Arial" w:hAnsi="Arial" w:cs="Arial"/>
          <w:color w:val="242729"/>
          <w:sz w:val="23"/>
          <w:szCs w:val="23"/>
        </w:rPr>
        <w:br/>
      </w:r>
      <w:r>
        <w:rPr>
          <w:rFonts w:ascii="Arial" w:hAnsi="Arial" w:cs="Arial"/>
          <w:color w:val="242729"/>
          <w:sz w:val="23"/>
          <w:szCs w:val="23"/>
          <w:shd w:val="clear" w:color="auto" w:fill="FFFFFF"/>
        </w:rPr>
        <w:t>Also, there are some border-line cases such as </w:t>
      </w:r>
      <w:r>
        <w:rPr>
          <w:rStyle w:val="Strong"/>
          <w:rFonts w:ascii="Arial" w:eastAsiaTheme="majorEastAsia" w:hAnsi="Arial" w:cs="Arial"/>
          <w:color w:val="242729"/>
          <w:sz w:val="23"/>
          <w:szCs w:val="23"/>
          <w:bdr w:val="none" w:sz="0" w:space="0" w:color="auto" w:frame="1"/>
          <w:shd w:val="clear" w:color="auto" w:fill="FFFFFF"/>
        </w:rPr>
        <w:t>java.util.Optional</w:t>
      </w:r>
      <w:r>
        <w:rPr>
          <w:rFonts w:ascii="Arial" w:hAnsi="Arial" w:cs="Arial"/>
          <w:color w:val="242729"/>
          <w:sz w:val="23"/>
          <w:szCs w:val="23"/>
          <w:shd w:val="clear" w:color="auto" w:fill="FFFFFF"/>
        </w:rPr>
        <w:t> (featured on the OCP exam, 1Z0-809), which is immutable if the contained element is itself immutable.</w:t>
      </w:r>
    </w:p>
    <w:p w:rsidR="00860C76"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8.What is autoboxing and autounboxing.</w:t>
      </w:r>
    </w:p>
    <w:p w:rsidR="00860C76" w:rsidRDefault="00860C76" w:rsidP="00956485">
      <w:pPr>
        <w:pStyle w:val="NormalWeb"/>
        <w:shd w:val="clear" w:color="auto" w:fill="FFFFFF"/>
        <w:spacing w:before="0" w:beforeAutospacing="0" w:after="90" w:afterAutospacing="0"/>
        <w:rPr>
          <w:rFonts w:ascii="Verdana" w:hAnsi="Verdana"/>
          <w:color w:val="000000"/>
          <w:sz w:val="20"/>
          <w:szCs w:val="20"/>
          <w:shd w:val="clear" w:color="auto" w:fill="FFFFFF"/>
        </w:rPr>
      </w:pPr>
      <w:r>
        <w:rPr>
          <w:rFonts w:ascii="Verdana" w:hAnsi="Verdana"/>
          <w:color w:val="000000"/>
          <w:sz w:val="20"/>
          <w:szCs w:val="20"/>
          <w:shd w:val="clear" w:color="auto" w:fill="FFFFFF"/>
        </w:rPr>
        <w:t>The automatic conversion of primitive data types into its equivalent Wrapper type is known as boxing and opposite operation is known as unboxing. This is the new feature of Java5. So java programmer doesn't need to write the conversion code.</w:t>
      </w:r>
    </w:p>
    <w:p w:rsidR="00860C76" w:rsidRPr="00860C76" w:rsidRDefault="00860C76" w:rsidP="0013606E">
      <w:pPr>
        <w:numPr>
          <w:ilvl w:val="0"/>
          <w:numId w:val="136"/>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b/>
          <w:bCs/>
          <w:color w:val="006699"/>
          <w:sz w:val="20"/>
          <w:szCs w:val="20"/>
          <w:bdr w:val="none" w:sz="0" w:space="0" w:color="auto" w:frame="1"/>
          <w:lang w:eastAsia="en-IN"/>
        </w:rPr>
        <w:t>int</w:t>
      </w:r>
      <w:r w:rsidRPr="00860C76">
        <w:rPr>
          <w:rFonts w:ascii="Verdana" w:eastAsia="Times New Roman" w:hAnsi="Verdana" w:cs="Times New Roman"/>
          <w:color w:val="000000"/>
          <w:sz w:val="20"/>
          <w:szCs w:val="20"/>
          <w:bdr w:val="none" w:sz="0" w:space="0" w:color="auto" w:frame="1"/>
          <w:lang w:eastAsia="en-IN"/>
        </w:rPr>
        <w:t> a=</w:t>
      </w:r>
      <w:r w:rsidRPr="00860C76">
        <w:rPr>
          <w:rFonts w:ascii="Verdana" w:eastAsia="Times New Roman" w:hAnsi="Verdana" w:cs="Times New Roman"/>
          <w:color w:val="C00000"/>
          <w:sz w:val="20"/>
          <w:szCs w:val="20"/>
          <w:bdr w:val="none" w:sz="0" w:space="0" w:color="auto" w:frame="1"/>
          <w:lang w:eastAsia="en-IN"/>
        </w:rPr>
        <w:t>50</w:t>
      </w:r>
      <w:r w:rsidRPr="00860C76">
        <w:rPr>
          <w:rFonts w:ascii="Verdana" w:eastAsia="Times New Roman" w:hAnsi="Verdana" w:cs="Times New Roman"/>
          <w:color w:val="000000"/>
          <w:sz w:val="20"/>
          <w:szCs w:val="20"/>
          <w:bdr w:val="none" w:sz="0" w:space="0" w:color="auto" w:frame="1"/>
          <w:lang w:eastAsia="en-IN"/>
        </w:rPr>
        <w:t>;  </w:t>
      </w:r>
    </w:p>
    <w:p w:rsidR="00860C76" w:rsidRPr="00860C76" w:rsidRDefault="00860C76" w:rsidP="0013606E">
      <w:pPr>
        <w:numPr>
          <w:ilvl w:val="0"/>
          <w:numId w:val="136"/>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Integer a2=</w:t>
      </w:r>
      <w:r w:rsidRPr="00860C76">
        <w:rPr>
          <w:rFonts w:ascii="Verdana" w:eastAsia="Times New Roman" w:hAnsi="Verdana" w:cs="Times New Roman"/>
          <w:b/>
          <w:bCs/>
          <w:color w:val="006699"/>
          <w:sz w:val="20"/>
          <w:szCs w:val="20"/>
          <w:bdr w:val="none" w:sz="0" w:space="0" w:color="auto" w:frame="1"/>
          <w:lang w:eastAsia="en-IN"/>
        </w:rPr>
        <w:t>new</w:t>
      </w:r>
      <w:r w:rsidRPr="00860C76">
        <w:rPr>
          <w:rFonts w:ascii="Verdana" w:eastAsia="Times New Roman" w:hAnsi="Verdana" w:cs="Times New Roman"/>
          <w:color w:val="000000"/>
          <w:sz w:val="20"/>
          <w:szCs w:val="20"/>
          <w:bdr w:val="none" w:sz="0" w:space="0" w:color="auto" w:frame="1"/>
          <w:lang w:eastAsia="en-IN"/>
        </w:rPr>
        <w:t> Integer(a);</w:t>
      </w:r>
      <w:r w:rsidRPr="00860C76">
        <w:rPr>
          <w:rFonts w:ascii="Verdana" w:eastAsia="Times New Roman" w:hAnsi="Verdana" w:cs="Times New Roman"/>
          <w:color w:val="008200"/>
          <w:sz w:val="20"/>
          <w:szCs w:val="20"/>
          <w:bdr w:val="none" w:sz="0" w:space="0" w:color="auto" w:frame="1"/>
          <w:lang w:eastAsia="en-IN"/>
        </w:rPr>
        <w:t>//Boxing</w:t>
      </w:r>
      <w:r w:rsidRPr="00860C76">
        <w:rPr>
          <w:rFonts w:ascii="Verdana" w:eastAsia="Times New Roman" w:hAnsi="Verdana" w:cs="Times New Roman"/>
          <w:color w:val="000000"/>
          <w:sz w:val="20"/>
          <w:szCs w:val="20"/>
          <w:bdr w:val="none" w:sz="0" w:space="0" w:color="auto" w:frame="1"/>
          <w:lang w:eastAsia="en-IN"/>
        </w:rPr>
        <w:t>  </w:t>
      </w:r>
    </w:p>
    <w:p w:rsidR="00860C76" w:rsidRPr="00860C76" w:rsidRDefault="00860C76" w:rsidP="0013606E">
      <w:pPr>
        <w:numPr>
          <w:ilvl w:val="0"/>
          <w:numId w:val="136"/>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w:t>
      </w:r>
    </w:p>
    <w:p w:rsidR="00860C76" w:rsidRPr="00860C76" w:rsidRDefault="00860C76" w:rsidP="0013606E">
      <w:pPr>
        <w:numPr>
          <w:ilvl w:val="0"/>
          <w:numId w:val="136"/>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Integer a3=</w:t>
      </w:r>
      <w:r w:rsidRPr="00860C76">
        <w:rPr>
          <w:rFonts w:ascii="Verdana" w:eastAsia="Times New Roman" w:hAnsi="Verdana" w:cs="Times New Roman"/>
          <w:color w:val="C00000"/>
          <w:sz w:val="20"/>
          <w:szCs w:val="20"/>
          <w:bdr w:val="none" w:sz="0" w:space="0" w:color="auto" w:frame="1"/>
          <w:lang w:eastAsia="en-IN"/>
        </w:rPr>
        <w:t>5</w:t>
      </w:r>
      <w:r w:rsidRPr="00860C76">
        <w:rPr>
          <w:rFonts w:ascii="Verdana" w:eastAsia="Times New Roman" w:hAnsi="Verdana" w:cs="Times New Roman"/>
          <w:color w:val="000000"/>
          <w:sz w:val="20"/>
          <w:szCs w:val="20"/>
          <w:bdr w:val="none" w:sz="0" w:space="0" w:color="auto" w:frame="1"/>
          <w:lang w:eastAsia="en-IN"/>
        </w:rPr>
        <w:t>;</w:t>
      </w:r>
      <w:r w:rsidRPr="00860C76">
        <w:rPr>
          <w:rFonts w:ascii="Verdana" w:eastAsia="Times New Roman" w:hAnsi="Verdana" w:cs="Times New Roman"/>
          <w:color w:val="008200"/>
          <w:sz w:val="20"/>
          <w:szCs w:val="20"/>
          <w:bdr w:val="none" w:sz="0" w:space="0" w:color="auto" w:frame="1"/>
          <w:lang w:eastAsia="en-IN"/>
        </w:rPr>
        <w:t>//Boxing</w:t>
      </w:r>
      <w:r w:rsidRPr="00860C76">
        <w:rPr>
          <w:rFonts w:ascii="Verdana" w:eastAsia="Times New Roman" w:hAnsi="Verdana" w:cs="Times New Roman"/>
          <w:color w:val="000000"/>
          <w:sz w:val="20"/>
          <w:szCs w:val="20"/>
          <w:bdr w:val="none" w:sz="0" w:space="0" w:color="auto" w:frame="1"/>
          <w:lang w:eastAsia="en-IN"/>
        </w:rPr>
        <w:t>  </w:t>
      </w:r>
    </w:p>
    <w:p w:rsidR="00860C76" w:rsidRDefault="00860C76" w:rsidP="00956485">
      <w:pPr>
        <w:pStyle w:val="NormalWeb"/>
        <w:shd w:val="clear" w:color="auto" w:fill="FFFFFF"/>
        <w:spacing w:before="0" w:beforeAutospacing="0" w:after="90" w:afterAutospacing="0"/>
        <w:rPr>
          <w:rFonts w:asciiTheme="minorHAnsi" w:hAnsiTheme="minorHAnsi" w:cstheme="minorHAnsi"/>
          <w:color w:val="FF0000"/>
          <w:sz w:val="28"/>
          <w:szCs w:val="28"/>
        </w:rPr>
      </w:pPr>
    </w:p>
    <w:p w:rsidR="00860C76" w:rsidRPr="00860C76" w:rsidRDefault="00860C76" w:rsidP="0013606E">
      <w:pPr>
        <w:numPr>
          <w:ilvl w:val="0"/>
          <w:numId w:val="137"/>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Integer i=</w:t>
      </w:r>
      <w:r w:rsidRPr="00860C76">
        <w:rPr>
          <w:rFonts w:ascii="Verdana" w:eastAsia="Times New Roman" w:hAnsi="Verdana" w:cs="Times New Roman"/>
          <w:b/>
          <w:bCs/>
          <w:color w:val="006699"/>
          <w:sz w:val="20"/>
          <w:szCs w:val="20"/>
          <w:bdr w:val="none" w:sz="0" w:space="0" w:color="auto" w:frame="1"/>
          <w:lang w:eastAsia="en-IN"/>
        </w:rPr>
        <w:t>new</w:t>
      </w:r>
      <w:r w:rsidRPr="00860C76">
        <w:rPr>
          <w:rFonts w:ascii="Verdana" w:eastAsia="Times New Roman" w:hAnsi="Verdana" w:cs="Times New Roman"/>
          <w:color w:val="000000"/>
          <w:sz w:val="20"/>
          <w:szCs w:val="20"/>
          <w:bdr w:val="none" w:sz="0" w:space="0" w:color="auto" w:frame="1"/>
          <w:lang w:eastAsia="en-IN"/>
        </w:rPr>
        <w:t> Integer(</w:t>
      </w:r>
      <w:r w:rsidRPr="00860C76">
        <w:rPr>
          <w:rFonts w:ascii="Verdana" w:eastAsia="Times New Roman" w:hAnsi="Verdana" w:cs="Times New Roman"/>
          <w:color w:val="C00000"/>
          <w:sz w:val="20"/>
          <w:szCs w:val="20"/>
          <w:bdr w:val="none" w:sz="0" w:space="0" w:color="auto" w:frame="1"/>
          <w:lang w:eastAsia="en-IN"/>
        </w:rPr>
        <w:t>50</w:t>
      </w:r>
      <w:r w:rsidRPr="00860C76">
        <w:rPr>
          <w:rFonts w:ascii="Verdana" w:eastAsia="Times New Roman" w:hAnsi="Verdana" w:cs="Times New Roman"/>
          <w:color w:val="000000"/>
          <w:sz w:val="20"/>
          <w:szCs w:val="20"/>
          <w:bdr w:val="none" w:sz="0" w:space="0" w:color="auto" w:frame="1"/>
          <w:lang w:eastAsia="en-IN"/>
        </w:rPr>
        <w:t>);  </w:t>
      </w:r>
    </w:p>
    <w:p w:rsidR="00860C76" w:rsidRPr="00860C76" w:rsidRDefault="00860C76" w:rsidP="0013606E">
      <w:pPr>
        <w:numPr>
          <w:ilvl w:val="0"/>
          <w:numId w:val="137"/>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w:t>
      </w:r>
    </w:p>
    <w:p w:rsidR="00860C76" w:rsidRPr="00860C76" w:rsidRDefault="00860C76" w:rsidP="0013606E">
      <w:pPr>
        <w:numPr>
          <w:ilvl w:val="0"/>
          <w:numId w:val="137"/>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w:t>
      </w:r>
      <w:r w:rsidRPr="00860C76">
        <w:rPr>
          <w:rFonts w:ascii="Verdana" w:eastAsia="Times New Roman" w:hAnsi="Verdana" w:cs="Times New Roman"/>
          <w:b/>
          <w:bCs/>
          <w:color w:val="006699"/>
          <w:sz w:val="20"/>
          <w:szCs w:val="20"/>
          <w:bdr w:val="none" w:sz="0" w:space="0" w:color="auto" w:frame="1"/>
          <w:lang w:eastAsia="en-IN"/>
        </w:rPr>
        <w:t>if</w:t>
      </w:r>
      <w:r w:rsidRPr="00860C76">
        <w:rPr>
          <w:rFonts w:ascii="Verdana" w:eastAsia="Times New Roman" w:hAnsi="Verdana" w:cs="Times New Roman"/>
          <w:color w:val="000000"/>
          <w:sz w:val="20"/>
          <w:szCs w:val="20"/>
          <w:bdr w:val="none" w:sz="0" w:space="0" w:color="auto" w:frame="1"/>
          <w:lang w:eastAsia="en-IN"/>
        </w:rPr>
        <w:t>(i&lt;</w:t>
      </w:r>
      <w:r w:rsidRPr="00860C76">
        <w:rPr>
          <w:rFonts w:ascii="Verdana" w:eastAsia="Times New Roman" w:hAnsi="Verdana" w:cs="Times New Roman"/>
          <w:color w:val="C00000"/>
          <w:sz w:val="20"/>
          <w:szCs w:val="20"/>
          <w:bdr w:val="none" w:sz="0" w:space="0" w:color="auto" w:frame="1"/>
          <w:lang w:eastAsia="en-IN"/>
        </w:rPr>
        <w:t>100</w:t>
      </w:r>
      <w:r w:rsidRPr="00860C76">
        <w:rPr>
          <w:rFonts w:ascii="Verdana" w:eastAsia="Times New Roman" w:hAnsi="Verdana" w:cs="Times New Roman"/>
          <w:color w:val="000000"/>
          <w:sz w:val="20"/>
          <w:szCs w:val="20"/>
          <w:bdr w:val="none" w:sz="0" w:space="0" w:color="auto" w:frame="1"/>
          <w:lang w:eastAsia="en-IN"/>
        </w:rPr>
        <w:t>){            </w:t>
      </w:r>
      <w:r w:rsidRPr="00860C76">
        <w:rPr>
          <w:rFonts w:ascii="Verdana" w:eastAsia="Times New Roman" w:hAnsi="Verdana" w:cs="Times New Roman"/>
          <w:color w:val="008200"/>
          <w:sz w:val="20"/>
          <w:szCs w:val="20"/>
          <w:bdr w:val="none" w:sz="0" w:space="0" w:color="auto" w:frame="1"/>
          <w:lang w:eastAsia="en-IN"/>
        </w:rPr>
        <w:t>//unboxing internally</w:t>
      </w:r>
      <w:r w:rsidRPr="00860C76">
        <w:rPr>
          <w:rFonts w:ascii="Verdana" w:eastAsia="Times New Roman" w:hAnsi="Verdana" w:cs="Times New Roman"/>
          <w:color w:val="000000"/>
          <w:sz w:val="20"/>
          <w:szCs w:val="20"/>
          <w:bdr w:val="none" w:sz="0" w:space="0" w:color="auto" w:frame="1"/>
          <w:lang w:eastAsia="en-IN"/>
        </w:rPr>
        <w:t>  </w:t>
      </w:r>
    </w:p>
    <w:p w:rsidR="00860C76" w:rsidRPr="00860C76" w:rsidRDefault="00860C76" w:rsidP="0013606E">
      <w:pPr>
        <w:numPr>
          <w:ilvl w:val="0"/>
          <w:numId w:val="137"/>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System.out.println(i);  </w:t>
      </w:r>
    </w:p>
    <w:p w:rsidR="00860C76" w:rsidRPr="00860C76" w:rsidRDefault="00860C76" w:rsidP="0013606E">
      <w:pPr>
        <w:numPr>
          <w:ilvl w:val="0"/>
          <w:numId w:val="137"/>
        </w:numPr>
        <w:shd w:val="clear" w:color="auto" w:fill="FFFFFF"/>
        <w:spacing w:after="0" w:line="315" w:lineRule="atLeast"/>
        <w:ind w:left="0"/>
        <w:rPr>
          <w:rFonts w:ascii="Verdana" w:eastAsia="Times New Roman" w:hAnsi="Verdana" w:cs="Times New Roman"/>
          <w:color w:val="000000"/>
          <w:sz w:val="20"/>
          <w:szCs w:val="20"/>
          <w:lang w:eastAsia="en-IN"/>
        </w:rPr>
      </w:pPr>
      <w:r w:rsidRPr="00860C76">
        <w:rPr>
          <w:rFonts w:ascii="Verdana" w:eastAsia="Times New Roman" w:hAnsi="Verdana" w:cs="Times New Roman"/>
          <w:color w:val="000000"/>
          <w:sz w:val="20"/>
          <w:szCs w:val="20"/>
          <w:bdr w:val="none" w:sz="0" w:space="0" w:color="auto" w:frame="1"/>
          <w:lang w:eastAsia="en-IN"/>
        </w:rPr>
        <w:t>        }  </w:t>
      </w:r>
    </w:p>
    <w:p w:rsidR="00860C76"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9.What is class loader and how .class will be loaded.</w:t>
      </w:r>
    </w:p>
    <w:p w:rsidR="00860C76" w:rsidRDefault="00860C76" w:rsidP="00860C76">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Java ClassLoader</w:t>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Java ClassLoader is an abstract class. It belongs to a </w:t>
      </w:r>
      <w:r>
        <w:rPr>
          <w:rStyle w:val="Strong"/>
          <w:rFonts w:ascii="Verdana" w:hAnsi="Verdana"/>
          <w:color w:val="000000"/>
          <w:sz w:val="20"/>
          <w:szCs w:val="20"/>
        </w:rPr>
        <w:t>java.lang</w:t>
      </w:r>
      <w:r>
        <w:rPr>
          <w:rFonts w:ascii="Verdana" w:hAnsi="Verdana"/>
          <w:color w:val="000000"/>
          <w:sz w:val="20"/>
          <w:szCs w:val="20"/>
        </w:rPr>
        <w:t> package. It loads classes from different resources. Java ClassLoader is used to load the classes at run time. In other words, JVM performs the linking process at runtime. Classes are loaded into the JVM according to need. If a loaded class depends on another class, that class is loaded as well. When we request to load a class, it delegates the class to its parent. In this way, uniqueness is maintained in the runtime environment. It is essential to execute a Java program.</w:t>
      </w:r>
    </w:p>
    <w:p w:rsidR="00860C76" w:rsidRDefault="00860C76" w:rsidP="00860C76">
      <w:pPr>
        <w:rPr>
          <w:rFonts w:ascii="Times New Roman" w:hAnsi="Times New Roman"/>
          <w:sz w:val="24"/>
          <w:szCs w:val="24"/>
        </w:rPr>
      </w:pPr>
      <w:r>
        <w:rPr>
          <w:noProof/>
          <w:lang w:eastAsia="en-IN"/>
        </w:rPr>
        <w:drawing>
          <wp:inline distT="0" distB="0" distL="0" distR="0">
            <wp:extent cx="3267075" cy="2476500"/>
            <wp:effectExtent l="0" t="0" r="9525" b="0"/>
            <wp:docPr id="46" name="Picture 46" descr="ClassLoad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lassLoader in Java"/>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267075" cy="2476500"/>
                    </a:xfrm>
                    <a:prstGeom prst="rect">
                      <a:avLst/>
                    </a:prstGeom>
                    <a:noFill/>
                    <a:ln>
                      <a:noFill/>
                    </a:ln>
                  </pic:spPr>
                </pic:pic>
              </a:graphicData>
            </a:graphic>
          </wp:inline>
        </w:drawing>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lastRenderedPageBreak/>
        <w:t>Java ClassLoader is based on three principles: </w:t>
      </w:r>
      <w:r>
        <w:rPr>
          <w:rStyle w:val="Strong"/>
          <w:rFonts w:ascii="Verdana" w:hAnsi="Verdana"/>
          <w:color w:val="000000"/>
          <w:sz w:val="20"/>
          <w:szCs w:val="20"/>
        </w:rPr>
        <w:t>Delegation</w:t>
      </w:r>
      <w:r>
        <w:rPr>
          <w:rFonts w:ascii="Verdana" w:hAnsi="Verdana"/>
          <w:color w:val="000000"/>
          <w:sz w:val="20"/>
          <w:szCs w:val="20"/>
        </w:rPr>
        <w:t>, </w:t>
      </w:r>
      <w:r>
        <w:rPr>
          <w:rStyle w:val="Strong"/>
          <w:rFonts w:ascii="Verdana" w:hAnsi="Verdana"/>
          <w:color w:val="000000"/>
          <w:sz w:val="20"/>
          <w:szCs w:val="20"/>
        </w:rPr>
        <w:t>Visibility</w:t>
      </w:r>
      <w:r>
        <w:rPr>
          <w:rFonts w:ascii="Verdana" w:hAnsi="Verdana"/>
          <w:color w:val="000000"/>
          <w:sz w:val="20"/>
          <w:szCs w:val="20"/>
        </w:rPr>
        <w:t>, and </w:t>
      </w:r>
      <w:r>
        <w:rPr>
          <w:rStyle w:val="Strong"/>
          <w:rFonts w:ascii="Verdana" w:hAnsi="Verdana"/>
          <w:color w:val="000000"/>
          <w:sz w:val="20"/>
          <w:szCs w:val="20"/>
        </w:rPr>
        <w:t>Uniqueness</w:t>
      </w:r>
      <w:r>
        <w:rPr>
          <w:rFonts w:ascii="Verdana" w:hAnsi="Verdana"/>
          <w:color w:val="000000"/>
          <w:sz w:val="20"/>
          <w:szCs w:val="20"/>
        </w:rPr>
        <w:t>.</w:t>
      </w:r>
    </w:p>
    <w:p w:rsidR="00860C76" w:rsidRDefault="00860C76" w:rsidP="0013606E">
      <w:pPr>
        <w:numPr>
          <w:ilvl w:val="0"/>
          <w:numId w:val="13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Delegation principle:</w:t>
      </w:r>
      <w:r>
        <w:rPr>
          <w:rFonts w:ascii="Verdana" w:hAnsi="Verdana"/>
          <w:color w:val="000000"/>
          <w:sz w:val="20"/>
          <w:szCs w:val="20"/>
        </w:rPr>
        <w:t> It forwards the request for class loading to parent class loader. It only loads the class if the parent does not find or load the class.</w:t>
      </w:r>
    </w:p>
    <w:p w:rsidR="00860C76" w:rsidRDefault="00860C76" w:rsidP="0013606E">
      <w:pPr>
        <w:numPr>
          <w:ilvl w:val="0"/>
          <w:numId w:val="13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Visibility principle:</w:t>
      </w:r>
      <w:r>
        <w:rPr>
          <w:rFonts w:ascii="Verdana" w:hAnsi="Verdana"/>
          <w:color w:val="000000"/>
          <w:sz w:val="20"/>
          <w:szCs w:val="20"/>
        </w:rPr>
        <w:t> It allows child class loader to see all the classes loaded by parent ClassLoader. But the parent class loader cannot see classes loaded by the child class loader.</w:t>
      </w:r>
    </w:p>
    <w:p w:rsidR="00860C76" w:rsidRDefault="00860C76" w:rsidP="0013606E">
      <w:pPr>
        <w:numPr>
          <w:ilvl w:val="0"/>
          <w:numId w:val="13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Uniqueness principle:</w:t>
      </w:r>
      <w:r>
        <w:rPr>
          <w:rFonts w:ascii="Verdana" w:hAnsi="Verdana"/>
          <w:color w:val="000000"/>
          <w:sz w:val="20"/>
          <w:szCs w:val="20"/>
        </w:rPr>
        <w:t> It allows to load a class once. It is achieved by delegation principle. It ensures that child ClassLoader doesn't reload the class, which is already loaded by the parent.</w:t>
      </w:r>
    </w:p>
    <w:p w:rsidR="00860C76" w:rsidRDefault="00860C76" w:rsidP="00860C76">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Types of ClassLoader</w:t>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In Java, every ClassLoader has a predefined location from where they load class files. There are following types of ClassLoader in Java:</w:t>
      </w:r>
    </w:p>
    <w:p w:rsidR="00860C76" w:rsidRDefault="00860C76" w:rsidP="00860C76">
      <w:pPr>
        <w:pStyle w:val="NormalWeb"/>
        <w:shd w:val="clear" w:color="auto" w:fill="FFFFFF"/>
        <w:rPr>
          <w:rFonts w:ascii="Verdana" w:hAnsi="Verdana"/>
          <w:color w:val="000000"/>
          <w:sz w:val="20"/>
          <w:szCs w:val="20"/>
        </w:rPr>
      </w:pPr>
      <w:r>
        <w:rPr>
          <w:rStyle w:val="Strong"/>
          <w:rFonts w:ascii="Verdana" w:hAnsi="Verdana"/>
          <w:color w:val="000000"/>
          <w:sz w:val="20"/>
          <w:szCs w:val="20"/>
        </w:rPr>
        <w:t>Bootstrap Class Loader:</w:t>
      </w:r>
      <w:r>
        <w:rPr>
          <w:rFonts w:ascii="Verdana" w:hAnsi="Verdana"/>
          <w:color w:val="000000"/>
          <w:sz w:val="20"/>
          <w:szCs w:val="20"/>
        </w:rPr>
        <w:t> It loads standard JDK class files from rt.jar and other core classes. It is a parent of all class loaders. It doesn't have any parent. When we call String.class.getClassLoader() it returns null, and any code based on it throws NullPointerException. It is also called Primordial ClassLoader. It loads class files from jre/lib/rt.jar. For example, java.lang package class.</w:t>
      </w:r>
    </w:p>
    <w:p w:rsidR="00860C76" w:rsidRDefault="00860C76" w:rsidP="00860C76">
      <w:pPr>
        <w:pStyle w:val="NormalWeb"/>
        <w:shd w:val="clear" w:color="auto" w:fill="FFFFFF"/>
        <w:rPr>
          <w:rFonts w:ascii="Verdana" w:hAnsi="Verdana"/>
          <w:color w:val="000000"/>
          <w:sz w:val="20"/>
          <w:szCs w:val="20"/>
        </w:rPr>
      </w:pPr>
      <w:r>
        <w:rPr>
          <w:rStyle w:val="Strong"/>
          <w:rFonts w:ascii="Verdana" w:hAnsi="Verdana"/>
          <w:color w:val="000000"/>
          <w:sz w:val="20"/>
          <w:szCs w:val="20"/>
        </w:rPr>
        <w:t>Extensions Class Loader:</w:t>
      </w:r>
      <w:r>
        <w:rPr>
          <w:rFonts w:ascii="Verdana" w:hAnsi="Verdana"/>
          <w:color w:val="000000"/>
          <w:sz w:val="20"/>
          <w:szCs w:val="20"/>
        </w:rPr>
        <w:t> It delegates class loading request to its parent. If the loading of a class is unsuccessful, it loads classes from jre/lib/ext directory or any other directory as java.ext.dirs. It is implemented by sun.misc.Launcher$ExtClassLoader in JVM.</w:t>
      </w:r>
    </w:p>
    <w:p w:rsidR="00860C76" w:rsidRDefault="00860C76" w:rsidP="00860C76">
      <w:pPr>
        <w:pStyle w:val="NormalWeb"/>
        <w:shd w:val="clear" w:color="auto" w:fill="FFFFFF"/>
        <w:rPr>
          <w:rFonts w:ascii="Verdana" w:hAnsi="Verdana"/>
          <w:color w:val="000000"/>
          <w:sz w:val="20"/>
          <w:szCs w:val="20"/>
        </w:rPr>
      </w:pPr>
      <w:r>
        <w:rPr>
          <w:rStyle w:val="Strong"/>
          <w:rFonts w:ascii="Verdana" w:hAnsi="Verdana"/>
          <w:color w:val="000000"/>
          <w:sz w:val="20"/>
          <w:szCs w:val="20"/>
        </w:rPr>
        <w:t>System Class Loader:</w:t>
      </w:r>
      <w:r>
        <w:rPr>
          <w:rFonts w:ascii="Verdana" w:hAnsi="Verdana"/>
          <w:color w:val="000000"/>
          <w:sz w:val="20"/>
          <w:szCs w:val="20"/>
        </w:rPr>
        <w:t> It loads application specific classes from the CLASSPATH environment variable. It can be set while invoking program using -cp or classpath command line options. It is a child of Extension ClassLoader. It is implemented by sun.misc.Launcher$AppClassLoader class. All Java ClassLoader implements java.lang.ClassLoader.</w:t>
      </w:r>
    </w:p>
    <w:p w:rsidR="00860C76" w:rsidRDefault="00860C76" w:rsidP="00860C76">
      <w:pPr>
        <w:rPr>
          <w:rFonts w:ascii="Times New Roman" w:hAnsi="Times New Roman"/>
          <w:sz w:val="24"/>
          <w:szCs w:val="24"/>
        </w:rPr>
      </w:pPr>
      <w:r>
        <w:rPr>
          <w:noProof/>
          <w:lang w:eastAsia="en-IN"/>
        </w:rPr>
        <w:drawing>
          <wp:inline distT="0" distB="0" distL="0" distR="0">
            <wp:extent cx="3009900" cy="2028825"/>
            <wp:effectExtent l="0" t="0" r="0" b="9525"/>
            <wp:docPr id="45" name="Picture 45" descr="ClassLoad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lassLoader in Java"/>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09900" cy="2028825"/>
                    </a:xfrm>
                    <a:prstGeom prst="rect">
                      <a:avLst/>
                    </a:prstGeom>
                    <a:noFill/>
                    <a:ln>
                      <a:noFill/>
                    </a:ln>
                  </pic:spPr>
                </pic:pic>
              </a:graphicData>
            </a:graphic>
          </wp:inline>
        </w:drawing>
      </w:r>
    </w:p>
    <w:p w:rsidR="00860C76" w:rsidRDefault="00860C76" w:rsidP="00860C76">
      <w:pPr>
        <w:pStyle w:val="Heading2"/>
        <w:shd w:val="clear" w:color="auto" w:fill="FFFFFF"/>
        <w:spacing w:line="312" w:lineRule="atLeast"/>
        <w:rPr>
          <w:rFonts w:ascii="Helvetica" w:hAnsi="Helvetica"/>
          <w:color w:val="610B38"/>
          <w:sz w:val="38"/>
          <w:szCs w:val="38"/>
        </w:rPr>
      </w:pPr>
      <w:r>
        <w:rPr>
          <w:rFonts w:ascii="Helvetica" w:hAnsi="Helvetica"/>
          <w:b/>
          <w:bCs/>
          <w:color w:val="610B38"/>
          <w:sz w:val="38"/>
          <w:szCs w:val="38"/>
        </w:rPr>
        <w:t>How ClassLoader works in Java</w:t>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 xml:space="preserve">When JVM request for a class, it invokes a loadClass() method of the java.lang.ClassLoader class by passing the fully classified name of the class. The </w:t>
      </w:r>
      <w:r>
        <w:rPr>
          <w:rFonts w:ascii="Verdana" w:hAnsi="Verdana"/>
          <w:color w:val="000000"/>
          <w:sz w:val="20"/>
          <w:szCs w:val="20"/>
        </w:rPr>
        <w:lastRenderedPageBreak/>
        <w:t>loadClass() method calls for findLoadedClass() method to check that the class has been already loaded or not. It is required to avoid loading the class multiple times.</w:t>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If the class is already loaded, it delegates the request to parent ClassLoader to load the class. If the ClassLoader is not finding the class, it invokes the findClass() method to look for the classes in the file system. The following diagram shows how ClassLoader loads class in Java using delegation.</w:t>
      </w:r>
    </w:p>
    <w:p w:rsidR="00860C76" w:rsidRDefault="00860C76" w:rsidP="00860C76">
      <w:pPr>
        <w:rPr>
          <w:rFonts w:ascii="Times New Roman" w:hAnsi="Times New Roman"/>
          <w:sz w:val="24"/>
          <w:szCs w:val="24"/>
        </w:rPr>
      </w:pPr>
      <w:r>
        <w:rPr>
          <w:noProof/>
          <w:lang w:eastAsia="en-IN"/>
        </w:rPr>
        <w:drawing>
          <wp:inline distT="0" distB="0" distL="0" distR="0">
            <wp:extent cx="5638800" cy="2562225"/>
            <wp:effectExtent l="0" t="0" r="0" b="9525"/>
            <wp:docPr id="44" name="Picture 44" descr="ClassLoad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lassLoader in Java"/>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638800" cy="2562225"/>
                    </a:xfrm>
                    <a:prstGeom prst="rect">
                      <a:avLst/>
                    </a:prstGeom>
                    <a:noFill/>
                    <a:ln>
                      <a:noFill/>
                    </a:ln>
                  </pic:spPr>
                </pic:pic>
              </a:graphicData>
            </a:graphic>
          </wp:inline>
        </w:drawing>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Suppose that we have an application specific class Demo.class. The request for loading of this class files transfers to Application ClassLoader. It delegates to its parent Extension ClassLoader. Further, it delegates to Bootstrap ClassLoader. Bootstrap search that class in rt.jar and since that class is not there. Now request transfer to Extension ClassLoader which searches for the directory jre/lib/ext and tries to locate this class there. If the class is found there, Extension ClassLoader loads that class. Application ClassLoader never loads that class. When the extension ClassLoader does not load it, then Application ClaasLoader loads it from CLASSPATH in Java.</w:t>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Visibility principle states that child ClassLoader can see the class loaded by the parent ClassLoader, but vice versa is not true. It means if Application ClassLoader loads Demo.class, in such case, trying to load Demo.class explicitly using Extension ClassLoader throws java.lang.ClassNotFoundException.</w:t>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According to the uniqueness principle, a class loaded by the parent should not be loaded by Child ClassLoader again. So, it is possible to write class loader which violates delegation and uniqueness principles and loads class by itself.</w:t>
      </w:r>
    </w:p>
    <w:p w:rsidR="00860C76" w:rsidRDefault="00860C76" w:rsidP="00860C76">
      <w:pPr>
        <w:pStyle w:val="NormalWeb"/>
        <w:shd w:val="clear" w:color="auto" w:fill="FFFFFF"/>
        <w:rPr>
          <w:rFonts w:ascii="Verdana" w:hAnsi="Verdana"/>
          <w:color w:val="000000"/>
          <w:sz w:val="20"/>
          <w:szCs w:val="20"/>
        </w:rPr>
      </w:pPr>
      <w:r>
        <w:rPr>
          <w:rFonts w:ascii="Verdana" w:hAnsi="Verdana"/>
          <w:color w:val="000000"/>
          <w:sz w:val="20"/>
          <w:szCs w:val="20"/>
        </w:rPr>
        <w:t>In short, class loader follows the following rule:</w:t>
      </w:r>
    </w:p>
    <w:p w:rsidR="00860C76" w:rsidRDefault="00860C76" w:rsidP="0013606E">
      <w:pPr>
        <w:numPr>
          <w:ilvl w:val="0"/>
          <w:numId w:val="1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checks if the class is already loaded.</w:t>
      </w:r>
    </w:p>
    <w:p w:rsidR="00860C76" w:rsidRDefault="00860C76" w:rsidP="0013606E">
      <w:pPr>
        <w:numPr>
          <w:ilvl w:val="0"/>
          <w:numId w:val="1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class is not loaded, ask parent class loader to load the class.</w:t>
      </w:r>
    </w:p>
    <w:p w:rsidR="00860C76" w:rsidRDefault="00860C76" w:rsidP="0013606E">
      <w:pPr>
        <w:numPr>
          <w:ilvl w:val="0"/>
          <w:numId w:val="1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parent class loader cannot load class, attempt to load it in this class loader.</w:t>
      </w:r>
    </w:p>
    <w:p w:rsidR="008E3FAC"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10.What are the various memory areas in JVM.</w:t>
      </w:r>
    </w:p>
    <w:p w:rsidR="008E3FAC" w:rsidRPr="008E3FAC" w:rsidRDefault="008E3FAC" w:rsidP="008E3FAC">
      <w:pPr>
        <w:pStyle w:val="Heading2"/>
        <w:shd w:val="clear" w:color="auto" w:fill="FFFFFF"/>
        <w:spacing w:before="480" w:after="240"/>
        <w:rPr>
          <w:rFonts w:ascii="Segoe UI" w:hAnsi="Segoe UI" w:cs="Segoe UI"/>
          <w:color w:val="272727"/>
          <w:sz w:val="22"/>
          <w:szCs w:val="22"/>
        </w:rPr>
      </w:pPr>
      <w:r w:rsidRPr="008E3FAC">
        <w:rPr>
          <w:rFonts w:ascii="Segoe UI" w:hAnsi="Segoe UI" w:cs="Segoe UI"/>
          <w:color w:val="272727"/>
          <w:sz w:val="22"/>
          <w:szCs w:val="22"/>
        </w:rPr>
        <w:lastRenderedPageBreak/>
        <w:t>JVM Memory Model / Structure</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The Java Virtual Machine defines various </w:t>
      </w:r>
      <w:r w:rsidRPr="008E3FAC">
        <w:rPr>
          <w:rStyle w:val="Strong"/>
          <w:rFonts w:ascii="Segoe UI" w:hAnsi="Segoe UI" w:cs="Segoe UI"/>
          <w:color w:val="272727"/>
          <w:sz w:val="22"/>
          <w:szCs w:val="22"/>
        </w:rPr>
        <w:t>run-time data areas</w:t>
      </w:r>
      <w:r w:rsidRPr="008E3FAC">
        <w:rPr>
          <w:rFonts w:ascii="Segoe UI" w:hAnsi="Segoe UI" w:cs="Segoe UI"/>
          <w:color w:val="272727"/>
          <w:sz w:val="22"/>
          <w:szCs w:val="22"/>
        </w:rPr>
        <w:t> that are used during execution of a program. Some of these data areas are created on Java Virtual Machine start-up and are destroyed only when the Java Virtual Machine exits. Other data areas are per thread. Per-thread data areas are created when a thread is created and destroyed when the thread exits.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Let’s look at the most basic categorization of various parts inside runtime memory.</w:t>
      </w:r>
    </w:p>
    <w:p w:rsidR="008E3FAC" w:rsidRPr="008E3FAC" w:rsidRDefault="008E3FAC" w:rsidP="008E3FAC">
      <w:pPr>
        <w:rPr>
          <w:rFonts w:ascii="Times New Roman" w:hAnsi="Times New Roman" w:cs="Times New Roman"/>
        </w:rPr>
      </w:pPr>
      <w:r w:rsidRPr="008E3FAC">
        <w:rPr>
          <w:noProof/>
          <w:color w:val="0366D6"/>
          <w:lang w:eastAsia="en-IN"/>
        </w:rPr>
        <w:drawing>
          <wp:inline distT="0" distB="0" distL="0" distR="0">
            <wp:extent cx="6667500" cy="1524000"/>
            <wp:effectExtent l="0" t="0" r="0" b="0"/>
            <wp:docPr id="47" name="Picture 47" descr="JVM Memory Area Parts">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JVM Memory Area Parts">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667500" cy="1524000"/>
                    </a:xfrm>
                    <a:prstGeom prst="rect">
                      <a:avLst/>
                    </a:prstGeom>
                    <a:noFill/>
                    <a:ln>
                      <a:noFill/>
                    </a:ln>
                  </pic:spPr>
                </pic:pic>
              </a:graphicData>
            </a:graphic>
          </wp:inline>
        </w:drawing>
      </w:r>
      <w:r w:rsidRPr="008E3FAC">
        <w:t>JVM Memory Area Parts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Let’s have a quick look at each of these components according to what is mentioned in the JVM specifications.</w:t>
      </w:r>
      <w:r w:rsidRPr="008E3FAC">
        <w:rPr>
          <w:rFonts w:ascii="Segoe UI" w:hAnsi="Segoe UI" w:cs="Segoe UI"/>
          <w:color w:val="272727"/>
          <w:sz w:val="22"/>
          <w:szCs w:val="22"/>
        </w:rPr>
        <w:br/>
      </w:r>
      <w:bookmarkStart w:id="45" w:name="heap"/>
      <w:bookmarkEnd w:id="45"/>
    </w:p>
    <w:p w:rsidR="008E3FAC" w:rsidRPr="008E3FAC" w:rsidRDefault="008E3FAC" w:rsidP="008E3FAC">
      <w:pPr>
        <w:pStyle w:val="Heading2"/>
        <w:shd w:val="clear" w:color="auto" w:fill="FFFFFF"/>
        <w:spacing w:before="480" w:after="240"/>
        <w:rPr>
          <w:rFonts w:ascii="Segoe UI" w:hAnsi="Segoe UI" w:cs="Segoe UI"/>
          <w:color w:val="272727"/>
          <w:sz w:val="22"/>
          <w:szCs w:val="22"/>
        </w:rPr>
      </w:pPr>
      <w:r w:rsidRPr="008E3FAC">
        <w:rPr>
          <w:rFonts w:ascii="Segoe UI" w:hAnsi="Segoe UI" w:cs="Segoe UI"/>
          <w:color w:val="272727"/>
          <w:sz w:val="22"/>
          <w:szCs w:val="22"/>
        </w:rPr>
        <w:t>Heap area</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The heap area represents the runtime data area, from which the memory is allocated for all class instances and arrays, and is created during the virtual machine startup.</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The heap storage for objects is reclaimed by an automatic storage management system. The heap may be of a fixed or dynamic size (based on system’s configuration), and the memory allocated for the heap area does not need to be contiguous.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i/>
          <w:iCs/>
          <w:color w:val="272727"/>
          <w:sz w:val="22"/>
          <w:szCs w:val="22"/>
        </w:rPr>
        <w:t>A Java Virtual Machine implementation may provide the programmer or the user control over the initial size of the heap, as well as, if the heap can be dynamically expanded or contracted, control over the maximum and minimum heap size.</w:t>
      </w:r>
    </w:p>
    <w:p w:rsidR="008E3FAC" w:rsidRPr="008E3FAC" w:rsidRDefault="008E3FAC" w:rsidP="008E3FAC">
      <w:pPr>
        <w:shd w:val="clear" w:color="auto" w:fill="E1F4FC"/>
        <w:rPr>
          <w:rFonts w:ascii="Segoe UI" w:hAnsi="Segoe UI" w:cs="Segoe UI"/>
          <w:color w:val="0889D0"/>
        </w:rPr>
      </w:pPr>
      <w:r w:rsidRPr="008E3FAC">
        <w:rPr>
          <w:rFonts w:ascii="Segoe UI" w:hAnsi="Segoe UI" w:cs="Segoe UI"/>
          <w:color w:val="0889D0"/>
        </w:rPr>
        <w:t>If a computation requires more heap than can be made available by the automatic storage management system, the Java Virtual Machine throws an </w:t>
      </w:r>
      <w:r w:rsidRPr="008E3FAC">
        <w:rPr>
          <w:rStyle w:val="HTMLCode"/>
          <w:rFonts w:ascii="Consolas" w:eastAsiaTheme="minorHAnsi" w:hAnsi="Consolas"/>
          <w:color w:val="37474F"/>
          <w:sz w:val="22"/>
          <w:szCs w:val="22"/>
          <w:shd w:val="clear" w:color="auto" w:fill="F1F3F4"/>
        </w:rPr>
        <w:t>OutOfMemoryError</w:t>
      </w:r>
      <w:r w:rsidRPr="008E3FAC">
        <w:rPr>
          <w:rFonts w:ascii="Segoe UI" w:hAnsi="Segoe UI" w:cs="Segoe UI"/>
          <w:color w:val="0889D0"/>
        </w:rPr>
        <w:t>.</w:t>
      </w:r>
    </w:p>
    <w:p w:rsidR="008E3FAC" w:rsidRPr="008E3FAC" w:rsidRDefault="008E3FAC" w:rsidP="008E3FAC">
      <w:pPr>
        <w:rPr>
          <w:rFonts w:ascii="Times New Roman" w:hAnsi="Times New Roman" w:cs="Times New Roman"/>
        </w:rPr>
      </w:pPr>
      <w:r w:rsidRPr="008E3FAC">
        <w:rPr>
          <w:rFonts w:ascii="Segoe UI" w:hAnsi="Segoe UI" w:cs="Segoe UI"/>
          <w:color w:val="272727"/>
        </w:rPr>
        <w:br/>
      </w:r>
      <w:bookmarkStart w:id="46" w:name="method_area"/>
      <w:bookmarkEnd w:id="46"/>
    </w:p>
    <w:p w:rsidR="008E3FAC" w:rsidRPr="008E3FAC" w:rsidRDefault="008E3FAC" w:rsidP="008E3FAC">
      <w:pPr>
        <w:pStyle w:val="Heading2"/>
        <w:shd w:val="clear" w:color="auto" w:fill="FFFFFF"/>
        <w:spacing w:before="480" w:after="240"/>
        <w:rPr>
          <w:rFonts w:ascii="Segoe UI" w:hAnsi="Segoe UI" w:cs="Segoe UI"/>
          <w:color w:val="272727"/>
          <w:sz w:val="22"/>
          <w:szCs w:val="22"/>
        </w:rPr>
      </w:pPr>
      <w:r w:rsidRPr="008E3FAC">
        <w:rPr>
          <w:rFonts w:ascii="Segoe UI" w:hAnsi="Segoe UI" w:cs="Segoe UI"/>
          <w:color w:val="272727"/>
          <w:sz w:val="22"/>
          <w:szCs w:val="22"/>
        </w:rPr>
        <w:t>Method area and runtime constant pool</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Method area stores per-class structures such as the runtime constant pool; field and method data; the code for methods and constructors, including the special methods used in class, instance, and interface initialization.</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lastRenderedPageBreak/>
        <w:t>The method area is created on the virtual machine startup. Although it is logically a part of the heap but it can or cannot be garbage collected, whereas we already read that garbage collection in heap is not optional; it’s mandatory. The method area may be of a fixed size or may be expanded as required by the computation and may be contracted if a larger method area becomes unnecessary. The memory for the method area does not need to be contiguous.</w:t>
      </w:r>
    </w:p>
    <w:p w:rsidR="008E3FAC" w:rsidRPr="008E3FAC" w:rsidRDefault="008E3FAC" w:rsidP="008E3FAC">
      <w:pPr>
        <w:shd w:val="clear" w:color="auto" w:fill="E1F4FC"/>
        <w:rPr>
          <w:rFonts w:ascii="Segoe UI" w:hAnsi="Segoe UI" w:cs="Segoe UI"/>
          <w:color w:val="0889D0"/>
        </w:rPr>
      </w:pPr>
      <w:r w:rsidRPr="008E3FAC">
        <w:rPr>
          <w:rFonts w:ascii="Segoe UI" w:hAnsi="Segoe UI" w:cs="Segoe UI"/>
          <w:color w:val="0889D0"/>
        </w:rPr>
        <w:t>If memory in the method area cannot be made available to satisfy an allocation request, the Java Virtual Machine throws an </w:t>
      </w:r>
      <w:r w:rsidRPr="008E3FAC">
        <w:rPr>
          <w:rStyle w:val="HTMLCode"/>
          <w:rFonts w:ascii="Consolas" w:eastAsiaTheme="minorHAnsi" w:hAnsi="Consolas"/>
          <w:color w:val="37474F"/>
          <w:sz w:val="22"/>
          <w:szCs w:val="22"/>
          <w:shd w:val="clear" w:color="auto" w:fill="F1F3F4"/>
        </w:rPr>
        <w:t>OutOfMemoryError</w:t>
      </w:r>
      <w:r w:rsidRPr="008E3FAC">
        <w:rPr>
          <w:rFonts w:ascii="Segoe UI" w:hAnsi="Segoe UI" w:cs="Segoe UI"/>
          <w:color w:val="0889D0"/>
        </w:rPr>
        <w:t>.</w:t>
      </w:r>
    </w:p>
    <w:p w:rsidR="008E3FAC" w:rsidRPr="008E3FAC" w:rsidRDefault="008E3FAC" w:rsidP="008E3FAC">
      <w:pPr>
        <w:rPr>
          <w:rFonts w:ascii="Times New Roman" w:hAnsi="Times New Roman" w:cs="Times New Roman"/>
        </w:rPr>
      </w:pPr>
      <w:r w:rsidRPr="008E3FAC">
        <w:rPr>
          <w:rFonts w:ascii="Segoe UI" w:hAnsi="Segoe UI" w:cs="Segoe UI"/>
          <w:color w:val="272727"/>
        </w:rPr>
        <w:br/>
      </w:r>
      <w:bookmarkStart w:id="47" w:name="jvm_stack"/>
      <w:bookmarkEnd w:id="47"/>
    </w:p>
    <w:p w:rsidR="008E3FAC" w:rsidRPr="008E3FAC" w:rsidRDefault="008E3FAC" w:rsidP="008E3FAC">
      <w:pPr>
        <w:pStyle w:val="Heading2"/>
        <w:shd w:val="clear" w:color="auto" w:fill="FFFFFF"/>
        <w:spacing w:before="480" w:after="240"/>
        <w:rPr>
          <w:rFonts w:ascii="Segoe UI" w:hAnsi="Segoe UI" w:cs="Segoe UI"/>
          <w:color w:val="272727"/>
          <w:sz w:val="22"/>
          <w:szCs w:val="22"/>
        </w:rPr>
      </w:pPr>
      <w:r w:rsidRPr="008E3FAC">
        <w:rPr>
          <w:rFonts w:ascii="Segoe UI" w:hAnsi="Segoe UI" w:cs="Segoe UI"/>
          <w:color w:val="272727"/>
          <w:sz w:val="22"/>
          <w:szCs w:val="22"/>
        </w:rPr>
        <w:t>JVM Stacks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Each of the JVM threads has a private stack created at the same time as that of the thread. The stack stores frames. A frame is used to store data and partial results and to perform dynamic linking, return values for methods, and dispatch exceptions.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It holds local variables and partial results and plays a part in the method invocation and return. Because this stack is never manipulated directly, except to push and pop frames, the frames may be heap allocated. Similar to the heap, the memory for this stack does not need to be contiguous.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This specification permits that stacks can be either of a fixed or dynamic size. If it is of a fixed size, the size of each stack may be chosen independently when that stack is created.</w:t>
      </w:r>
    </w:p>
    <w:p w:rsidR="008E3FAC" w:rsidRPr="008E3FAC" w:rsidRDefault="008E3FAC" w:rsidP="008E3FAC">
      <w:pPr>
        <w:shd w:val="clear" w:color="auto" w:fill="E1F4FC"/>
        <w:rPr>
          <w:rFonts w:ascii="Segoe UI" w:hAnsi="Segoe UI" w:cs="Segoe UI"/>
          <w:color w:val="0889D0"/>
        </w:rPr>
      </w:pPr>
      <w:r w:rsidRPr="008E3FAC">
        <w:rPr>
          <w:rFonts w:ascii="Segoe UI" w:hAnsi="Segoe UI" w:cs="Segoe UI"/>
          <w:color w:val="0889D0"/>
        </w:rPr>
        <w:t>If the computation in a thread requires a larger Java Virtual Machine stack than is permitted, the Java Virtual Machine throws a </w:t>
      </w:r>
      <w:r w:rsidRPr="008E3FAC">
        <w:rPr>
          <w:rStyle w:val="HTMLCode"/>
          <w:rFonts w:ascii="Consolas" w:eastAsiaTheme="minorHAnsi" w:hAnsi="Consolas"/>
          <w:color w:val="37474F"/>
          <w:sz w:val="22"/>
          <w:szCs w:val="22"/>
          <w:shd w:val="clear" w:color="auto" w:fill="F1F3F4"/>
        </w:rPr>
        <w:t>StackOverflowError</w:t>
      </w:r>
      <w:r w:rsidRPr="008E3FAC">
        <w:rPr>
          <w:rFonts w:ascii="Segoe UI" w:hAnsi="Segoe UI" w:cs="Segoe UI"/>
          <w:color w:val="0889D0"/>
        </w:rPr>
        <w:t>.</w:t>
      </w:r>
    </w:p>
    <w:p w:rsidR="008E3FAC" w:rsidRPr="008E3FAC" w:rsidRDefault="008E3FAC" w:rsidP="008E3FAC">
      <w:pPr>
        <w:shd w:val="clear" w:color="auto" w:fill="E1F4FC"/>
        <w:rPr>
          <w:rFonts w:ascii="Segoe UI" w:hAnsi="Segoe UI" w:cs="Segoe UI"/>
          <w:color w:val="0889D0"/>
        </w:rPr>
      </w:pPr>
      <w:r w:rsidRPr="008E3FAC">
        <w:rPr>
          <w:rFonts w:ascii="Segoe UI" w:hAnsi="Segoe UI" w:cs="Segoe UI"/>
          <w:color w:val="0889D0"/>
        </w:rPr>
        <w:t>If Java Virtual Machine stacks can be dynamically expanded, and expansion is attempted but insufficient memory can be made available to effect the expansion, or if insufficient memory can be made available to create the initial Java Virtual Machine stack for a new thread, the Java Virtual Machine throws an </w:t>
      </w:r>
      <w:r w:rsidRPr="008E3FAC">
        <w:rPr>
          <w:rStyle w:val="HTMLCode"/>
          <w:rFonts w:ascii="Consolas" w:eastAsiaTheme="minorHAnsi" w:hAnsi="Consolas"/>
          <w:color w:val="37474F"/>
          <w:sz w:val="22"/>
          <w:szCs w:val="22"/>
          <w:shd w:val="clear" w:color="auto" w:fill="F1F3F4"/>
        </w:rPr>
        <w:t>OutOfMemoryError</w:t>
      </w:r>
      <w:r w:rsidRPr="008E3FAC">
        <w:rPr>
          <w:rFonts w:ascii="Segoe UI" w:hAnsi="Segoe UI" w:cs="Segoe UI"/>
          <w:color w:val="0889D0"/>
        </w:rPr>
        <w:t>.</w:t>
      </w:r>
    </w:p>
    <w:p w:rsidR="008E3FAC" w:rsidRPr="008E3FAC" w:rsidRDefault="008E3FAC" w:rsidP="008E3FAC">
      <w:pPr>
        <w:rPr>
          <w:rFonts w:ascii="Times New Roman" w:hAnsi="Times New Roman" w:cs="Times New Roman"/>
        </w:rPr>
      </w:pPr>
      <w:r w:rsidRPr="008E3FAC">
        <w:rPr>
          <w:rFonts w:ascii="Segoe UI" w:hAnsi="Segoe UI" w:cs="Segoe UI"/>
          <w:color w:val="272727"/>
        </w:rPr>
        <w:br/>
      </w:r>
      <w:bookmarkStart w:id="48" w:name="native_method_stack"/>
      <w:bookmarkEnd w:id="48"/>
    </w:p>
    <w:p w:rsidR="008E3FAC" w:rsidRPr="008E3FAC" w:rsidRDefault="008E3FAC" w:rsidP="008E3FAC">
      <w:pPr>
        <w:pStyle w:val="Heading2"/>
        <w:shd w:val="clear" w:color="auto" w:fill="FFFFFF"/>
        <w:spacing w:before="480" w:after="240"/>
        <w:rPr>
          <w:rFonts w:ascii="Segoe UI" w:hAnsi="Segoe UI" w:cs="Segoe UI"/>
          <w:color w:val="272727"/>
          <w:sz w:val="22"/>
          <w:szCs w:val="22"/>
        </w:rPr>
      </w:pPr>
      <w:r w:rsidRPr="008E3FAC">
        <w:rPr>
          <w:rFonts w:ascii="Segoe UI" w:hAnsi="Segoe UI" w:cs="Segoe UI"/>
          <w:color w:val="272727"/>
          <w:sz w:val="22"/>
          <w:szCs w:val="22"/>
        </w:rPr>
        <w:t>Native method stacks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Native method stacks is called C stacks; it support native methods (methods written in a language other than the Java programming language), typically allocated per each thread when each thread is created. Java Virtual Machine implementations that cannot load native methods and that do not themselves rely on conventional stacks need not supply native method stacks.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The size of native method stacks can be either fixed or dynamic.</w:t>
      </w:r>
    </w:p>
    <w:p w:rsidR="008E3FAC" w:rsidRPr="008E3FAC" w:rsidRDefault="008E3FAC" w:rsidP="008E3FAC">
      <w:pPr>
        <w:shd w:val="clear" w:color="auto" w:fill="E1F4FC"/>
        <w:rPr>
          <w:rFonts w:ascii="Segoe UI" w:hAnsi="Segoe UI" w:cs="Segoe UI"/>
          <w:color w:val="0889D0"/>
        </w:rPr>
      </w:pPr>
      <w:r w:rsidRPr="008E3FAC">
        <w:rPr>
          <w:rFonts w:ascii="Segoe UI" w:hAnsi="Segoe UI" w:cs="Segoe UI"/>
          <w:color w:val="0889D0"/>
        </w:rPr>
        <w:lastRenderedPageBreak/>
        <w:t>If the computation in a thread requires a larger native method stack than is permitted, the Java Virtual Machine throws a </w:t>
      </w:r>
      <w:r w:rsidRPr="008E3FAC">
        <w:rPr>
          <w:rStyle w:val="HTMLCode"/>
          <w:rFonts w:ascii="Consolas" w:eastAsiaTheme="minorHAnsi" w:hAnsi="Consolas"/>
          <w:color w:val="37474F"/>
          <w:sz w:val="22"/>
          <w:szCs w:val="22"/>
          <w:shd w:val="clear" w:color="auto" w:fill="F1F3F4"/>
        </w:rPr>
        <w:t>StackOverflowError</w:t>
      </w:r>
      <w:r w:rsidRPr="008E3FAC">
        <w:rPr>
          <w:rFonts w:ascii="Segoe UI" w:hAnsi="Segoe UI" w:cs="Segoe UI"/>
          <w:color w:val="0889D0"/>
        </w:rPr>
        <w:t>.</w:t>
      </w:r>
    </w:p>
    <w:p w:rsidR="008E3FAC" w:rsidRPr="008E3FAC" w:rsidRDefault="008E3FAC" w:rsidP="008E3FAC">
      <w:pPr>
        <w:shd w:val="clear" w:color="auto" w:fill="E1F4FC"/>
        <w:rPr>
          <w:rFonts w:ascii="Segoe UI" w:hAnsi="Segoe UI" w:cs="Segoe UI"/>
          <w:color w:val="0889D0"/>
        </w:rPr>
      </w:pPr>
      <w:r w:rsidRPr="008E3FAC">
        <w:rPr>
          <w:rFonts w:ascii="Segoe UI" w:hAnsi="Segoe UI" w:cs="Segoe UI"/>
          <w:color w:val="0889D0"/>
        </w:rPr>
        <w:t>If native method stacks can be dynamically expanded and native method stack expansion is attempted but insufficient memory can be made available, or if insufficient memory can be made available to create the initial native method stack for a new thread, the Java Virtual Machine throws an </w:t>
      </w:r>
      <w:r w:rsidRPr="008E3FAC">
        <w:rPr>
          <w:rStyle w:val="HTMLCode"/>
          <w:rFonts w:ascii="Consolas" w:eastAsiaTheme="minorHAnsi" w:hAnsi="Consolas"/>
          <w:color w:val="37474F"/>
          <w:sz w:val="22"/>
          <w:szCs w:val="22"/>
          <w:shd w:val="clear" w:color="auto" w:fill="F1F3F4"/>
        </w:rPr>
        <w:t>OutOfMemoryError</w:t>
      </w:r>
      <w:r w:rsidRPr="008E3FAC">
        <w:rPr>
          <w:rFonts w:ascii="Segoe UI" w:hAnsi="Segoe UI" w:cs="Segoe UI"/>
          <w:color w:val="0889D0"/>
        </w:rPr>
        <w:t>.</w:t>
      </w:r>
    </w:p>
    <w:p w:rsidR="008E3FAC" w:rsidRPr="008E3FAC" w:rsidRDefault="008E3FAC" w:rsidP="008E3FAC">
      <w:pPr>
        <w:rPr>
          <w:rFonts w:ascii="Times New Roman" w:hAnsi="Times New Roman" w:cs="Times New Roman"/>
        </w:rPr>
      </w:pPr>
      <w:r w:rsidRPr="008E3FAC">
        <w:rPr>
          <w:rFonts w:ascii="Segoe UI" w:hAnsi="Segoe UI" w:cs="Segoe UI"/>
          <w:color w:val="272727"/>
        </w:rPr>
        <w:br/>
      </w:r>
      <w:bookmarkStart w:id="49" w:name="pc_register"/>
      <w:bookmarkEnd w:id="49"/>
    </w:p>
    <w:p w:rsidR="008E3FAC" w:rsidRPr="008E3FAC" w:rsidRDefault="008E3FAC" w:rsidP="008E3FAC">
      <w:pPr>
        <w:pStyle w:val="Heading2"/>
        <w:shd w:val="clear" w:color="auto" w:fill="FFFFFF"/>
        <w:spacing w:before="480" w:after="240"/>
        <w:rPr>
          <w:rFonts w:ascii="Segoe UI" w:hAnsi="Segoe UI" w:cs="Segoe UI"/>
          <w:color w:val="272727"/>
          <w:sz w:val="22"/>
          <w:szCs w:val="22"/>
        </w:rPr>
      </w:pPr>
      <w:r w:rsidRPr="008E3FAC">
        <w:rPr>
          <w:rFonts w:ascii="Segoe UI" w:hAnsi="Segoe UI" w:cs="Segoe UI"/>
          <w:color w:val="272727"/>
          <w:sz w:val="22"/>
          <w:szCs w:val="22"/>
        </w:rPr>
        <w:t>PC registers</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Each of the JVM threads has its own program counter (pc) register. At any point, each of the JVM threads is executing the code of a single method, namely the current method for that thread.</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As the Java applications can contain some native code (for example, using native libraries), we have two different ways for native and non-native methods. If the method is not native (that is, a Java code), the PC register contains the address of the JVM instruction currently being executed. If the method is native, the value of the JVM’s PC register is undefined.</w:t>
      </w:r>
    </w:p>
    <w:p w:rsidR="008E3FAC" w:rsidRPr="008E3FAC" w:rsidRDefault="008E3FAC" w:rsidP="008E3FAC">
      <w:pPr>
        <w:pStyle w:val="NormalWeb"/>
        <w:shd w:val="clear" w:color="auto" w:fill="FFFFFF"/>
        <w:spacing w:before="150" w:beforeAutospacing="0" w:after="240" w:afterAutospacing="0"/>
        <w:rPr>
          <w:rFonts w:ascii="Segoe UI" w:hAnsi="Segoe UI" w:cs="Segoe UI"/>
          <w:color w:val="272727"/>
          <w:sz w:val="22"/>
          <w:szCs w:val="22"/>
        </w:rPr>
      </w:pPr>
      <w:r w:rsidRPr="008E3FAC">
        <w:rPr>
          <w:rFonts w:ascii="Segoe UI" w:hAnsi="Segoe UI" w:cs="Segoe UI"/>
          <w:color w:val="272727"/>
          <w:sz w:val="22"/>
          <w:szCs w:val="22"/>
        </w:rPr>
        <w:t>The Java Virtual Machine’s pc register is wide enough to hold a return address or a native pointer on the specific platform.</w:t>
      </w:r>
    </w:p>
    <w:p w:rsidR="008E3FAC"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11.Difference between composition and aggregarion.</w:t>
      </w:r>
      <w:r w:rsidRPr="00094CB6">
        <w:rPr>
          <w:rFonts w:asciiTheme="minorHAnsi" w:hAnsiTheme="minorHAnsi" w:cstheme="minorHAnsi"/>
          <w:color w:val="FF0000"/>
          <w:sz w:val="28"/>
          <w:szCs w:val="28"/>
        </w:rPr>
        <w:br/>
        <w:t>12.Java 1.7 features.</w:t>
      </w:r>
    </w:p>
    <w:p w:rsidR="008E3FAC" w:rsidRDefault="008E3FAC" w:rsidP="008E3FAC">
      <w:pPr>
        <w:pStyle w:val="Heading6"/>
        <w:shd w:val="clear" w:color="auto" w:fill="FFFFFF"/>
        <w:spacing w:before="0" w:line="360" w:lineRule="atLeast"/>
        <w:textAlignment w:val="baseline"/>
        <w:rPr>
          <w:rFonts w:ascii="Arial" w:hAnsi="Arial" w:cs="Arial"/>
          <w:caps/>
          <w:color w:val="333333"/>
          <w:sz w:val="26"/>
          <w:szCs w:val="26"/>
        </w:rPr>
      </w:pPr>
      <w:r>
        <w:rPr>
          <w:rFonts w:ascii="Arial" w:hAnsi="Arial" w:cs="Arial"/>
          <w:caps/>
          <w:color w:val="333333"/>
          <w:sz w:val="26"/>
          <w:szCs w:val="26"/>
        </w:rPr>
        <w:t>FOLLOWING IS THE LIST JDK 1.7 FEATURES ADDED, OF DAILY IMPORTANCE.</w:t>
      </w:r>
    </w:p>
    <w:p w:rsidR="008E3FAC" w:rsidRDefault="008E3FAC" w:rsidP="008E3FAC">
      <w:pPr>
        <w:pStyle w:val="NormalWeb"/>
        <w:shd w:val="clear" w:color="auto" w:fill="FFFFFF"/>
        <w:spacing w:before="0" w:beforeAutospacing="0" w:after="0" w:afterAutospacing="0"/>
        <w:textAlignment w:val="baseline"/>
        <w:rPr>
          <w:rFonts w:ascii="Arial" w:hAnsi="Arial" w:cs="Arial"/>
          <w:color w:val="777777"/>
        </w:rPr>
      </w:pPr>
      <w:r>
        <w:rPr>
          <w:rStyle w:val="Strong"/>
          <w:rFonts w:ascii="inherit" w:hAnsi="inherit" w:cs="Arial"/>
          <w:color w:val="777777"/>
          <w:bdr w:val="none" w:sz="0" w:space="0" w:color="auto" w:frame="1"/>
        </w:rPr>
        <w:t>1.</w:t>
      </w:r>
      <w:r>
        <w:rPr>
          <w:rFonts w:ascii="Arial" w:hAnsi="Arial" w:cs="Arial"/>
          <w:color w:val="777777"/>
        </w:rPr>
        <w:t> String in Switch Expression</w:t>
      </w:r>
      <w:r>
        <w:rPr>
          <w:rFonts w:ascii="Arial" w:hAnsi="Arial" w:cs="Arial"/>
          <w:color w:val="777777"/>
        </w:rPr>
        <w:br/>
      </w:r>
      <w:r>
        <w:rPr>
          <w:rStyle w:val="Strong"/>
          <w:rFonts w:ascii="inherit" w:hAnsi="inherit" w:cs="Arial"/>
          <w:color w:val="777777"/>
          <w:bdr w:val="none" w:sz="0" w:space="0" w:color="auto" w:frame="1"/>
        </w:rPr>
        <w:t>2.</w:t>
      </w:r>
      <w:r>
        <w:rPr>
          <w:rFonts w:ascii="Arial" w:hAnsi="Arial" w:cs="Arial"/>
          <w:color w:val="777777"/>
        </w:rPr>
        <w:t> Underscores Between Digits in Numeric Literals</w:t>
      </w:r>
      <w:r>
        <w:rPr>
          <w:rFonts w:ascii="Arial" w:hAnsi="Arial" w:cs="Arial"/>
          <w:color w:val="777777"/>
        </w:rPr>
        <w:br/>
      </w:r>
      <w:r>
        <w:rPr>
          <w:rStyle w:val="Strong"/>
          <w:rFonts w:ascii="inherit" w:hAnsi="inherit" w:cs="Arial"/>
          <w:color w:val="777777"/>
          <w:bdr w:val="none" w:sz="0" w:space="0" w:color="auto" w:frame="1"/>
        </w:rPr>
        <w:t>3.</w:t>
      </w:r>
      <w:r>
        <w:rPr>
          <w:rFonts w:ascii="Arial" w:hAnsi="Arial" w:cs="Arial"/>
          <w:color w:val="777777"/>
        </w:rPr>
        <w:t> Integral Types as Binary Literals</w:t>
      </w:r>
      <w:r>
        <w:rPr>
          <w:rFonts w:ascii="Arial" w:hAnsi="Arial" w:cs="Arial"/>
          <w:color w:val="777777"/>
        </w:rPr>
        <w:br/>
      </w:r>
      <w:r>
        <w:rPr>
          <w:rStyle w:val="Strong"/>
          <w:rFonts w:ascii="inherit" w:hAnsi="inherit" w:cs="Arial"/>
          <w:color w:val="777777"/>
          <w:bdr w:val="none" w:sz="0" w:space="0" w:color="auto" w:frame="1"/>
        </w:rPr>
        <w:t>4.</w:t>
      </w:r>
      <w:r>
        <w:rPr>
          <w:rFonts w:ascii="Arial" w:hAnsi="Arial" w:cs="Arial"/>
          <w:color w:val="777777"/>
        </w:rPr>
        <w:t> Handling multiple exceptions in a single catch block</w:t>
      </w:r>
      <w:r>
        <w:rPr>
          <w:rFonts w:ascii="Arial" w:hAnsi="Arial" w:cs="Arial"/>
          <w:color w:val="777777"/>
        </w:rPr>
        <w:br/>
      </w:r>
      <w:r>
        <w:rPr>
          <w:rStyle w:val="Strong"/>
          <w:rFonts w:ascii="inherit" w:hAnsi="inherit" w:cs="Arial"/>
          <w:color w:val="777777"/>
          <w:bdr w:val="none" w:sz="0" w:space="0" w:color="auto" w:frame="1"/>
        </w:rPr>
        <w:t>5.</w:t>
      </w:r>
      <w:r>
        <w:rPr>
          <w:rFonts w:ascii="Arial" w:hAnsi="Arial" w:cs="Arial"/>
          <w:color w:val="777777"/>
        </w:rPr>
        <w:t> Try-with-resources Statement</w:t>
      </w:r>
      <w:r>
        <w:rPr>
          <w:rFonts w:ascii="Arial" w:hAnsi="Arial" w:cs="Arial"/>
          <w:color w:val="777777"/>
        </w:rPr>
        <w:br/>
      </w:r>
      <w:r>
        <w:rPr>
          <w:rStyle w:val="Strong"/>
          <w:rFonts w:ascii="inherit" w:hAnsi="inherit" w:cs="Arial"/>
          <w:color w:val="777777"/>
          <w:bdr w:val="none" w:sz="0" w:space="0" w:color="auto" w:frame="1"/>
        </w:rPr>
        <w:t>6.</w:t>
      </w:r>
      <w:r>
        <w:rPr>
          <w:rFonts w:ascii="Arial" w:hAnsi="Arial" w:cs="Arial"/>
          <w:color w:val="777777"/>
        </w:rPr>
        <w:t> Automatic Type Inference in Generic object instantiation</w:t>
      </w:r>
    </w:p>
    <w:p w:rsidR="008E3FAC"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13.What is package for these primitive data types and collections.</w:t>
      </w:r>
      <w:r w:rsidRPr="00094CB6">
        <w:rPr>
          <w:rFonts w:asciiTheme="minorHAnsi" w:hAnsiTheme="minorHAnsi" w:cstheme="minorHAnsi"/>
          <w:color w:val="FF0000"/>
          <w:sz w:val="28"/>
          <w:szCs w:val="28"/>
        </w:rPr>
        <w:br/>
        <w:t>14.What is marker interface in java and examples.</w:t>
      </w:r>
      <w:r w:rsidRPr="00094CB6">
        <w:rPr>
          <w:rFonts w:asciiTheme="minorHAnsi" w:hAnsiTheme="minorHAnsi" w:cstheme="minorHAnsi"/>
          <w:color w:val="FF0000"/>
          <w:sz w:val="28"/>
          <w:szCs w:val="28"/>
        </w:rPr>
        <w:br/>
        <w:t>15.Methods in object class.</w:t>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8E3FAC" w:rsidRPr="008E3FAC" w:rsidTr="008E3FAC">
        <w:trPr>
          <w:tblCellSpacing w:w="15" w:type="dxa"/>
        </w:trPr>
        <w:tc>
          <w:tcPr>
            <w:tcW w:w="0" w:type="auto"/>
            <w:shd w:val="clear" w:color="auto" w:fill="FFFFFF"/>
            <w:vAlign w:val="cente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The Object class provides many methods. They are as follows:</w:t>
            </w:r>
          </w:p>
        </w:tc>
      </w:tr>
    </w:tbl>
    <w:p w:rsidR="008E3FAC" w:rsidRPr="008E3FAC" w:rsidRDefault="008E3FAC" w:rsidP="008E3FAC">
      <w:pPr>
        <w:spacing w:after="0" w:line="240" w:lineRule="auto"/>
        <w:rPr>
          <w:rFonts w:ascii="Times New Roman" w:eastAsia="Times New Roman" w:hAnsi="Times New Roman" w:cs="Times New Roman"/>
          <w:vanish/>
          <w:sz w:val="24"/>
          <w:szCs w:val="24"/>
          <w:lang w:eastAsia="en-IN"/>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03"/>
        <w:gridCol w:w="8932"/>
      </w:tblGrid>
      <w:tr w:rsidR="008E3FAC" w:rsidRPr="008E3FAC" w:rsidTr="008E3FAC">
        <w:tc>
          <w:tcPr>
            <w:tcW w:w="4103" w:type="dxa"/>
            <w:shd w:val="clear" w:color="auto" w:fill="C7CCBE"/>
            <w:tcMar>
              <w:top w:w="180" w:type="dxa"/>
              <w:left w:w="180" w:type="dxa"/>
              <w:bottom w:w="180" w:type="dxa"/>
              <w:right w:w="180" w:type="dxa"/>
            </w:tcMar>
            <w:hideMark/>
          </w:tcPr>
          <w:p w:rsidR="008E3FAC" w:rsidRPr="008E3FAC" w:rsidRDefault="008E3FAC" w:rsidP="008E3FAC">
            <w:pPr>
              <w:spacing w:after="0" w:line="240" w:lineRule="auto"/>
              <w:rPr>
                <w:rFonts w:ascii="Times New Roman" w:eastAsia="Times New Roman" w:hAnsi="Times New Roman" w:cs="Times New Roman"/>
                <w:b/>
                <w:bCs/>
                <w:color w:val="000000"/>
                <w:sz w:val="26"/>
                <w:szCs w:val="26"/>
                <w:lang w:eastAsia="en-IN"/>
              </w:rPr>
            </w:pPr>
            <w:r w:rsidRPr="008E3FAC">
              <w:rPr>
                <w:rFonts w:ascii="Times New Roman" w:eastAsia="Times New Roman" w:hAnsi="Times New Roman" w:cs="Times New Roman"/>
                <w:b/>
                <w:bCs/>
                <w:color w:val="000000"/>
                <w:sz w:val="26"/>
                <w:szCs w:val="26"/>
                <w:lang w:eastAsia="en-IN"/>
              </w:rPr>
              <w:t>Method</w:t>
            </w:r>
          </w:p>
        </w:tc>
        <w:tc>
          <w:tcPr>
            <w:tcW w:w="8932" w:type="dxa"/>
            <w:shd w:val="clear" w:color="auto" w:fill="C7CCBE"/>
            <w:tcMar>
              <w:top w:w="180" w:type="dxa"/>
              <w:left w:w="180" w:type="dxa"/>
              <w:bottom w:w="180" w:type="dxa"/>
              <w:right w:w="180" w:type="dxa"/>
            </w:tcMar>
            <w:hideMark/>
          </w:tcPr>
          <w:p w:rsidR="008E3FAC" w:rsidRPr="008E3FAC" w:rsidRDefault="008E3FAC" w:rsidP="008E3FAC">
            <w:pPr>
              <w:spacing w:after="0" w:line="240" w:lineRule="auto"/>
              <w:rPr>
                <w:rFonts w:ascii="Times New Roman" w:eastAsia="Times New Roman" w:hAnsi="Times New Roman" w:cs="Times New Roman"/>
                <w:b/>
                <w:bCs/>
                <w:color w:val="000000"/>
                <w:sz w:val="26"/>
                <w:szCs w:val="26"/>
                <w:lang w:eastAsia="en-IN"/>
              </w:rPr>
            </w:pPr>
            <w:r w:rsidRPr="008E3FAC">
              <w:rPr>
                <w:rFonts w:ascii="Times New Roman" w:eastAsia="Times New Roman" w:hAnsi="Times New Roman" w:cs="Times New Roman"/>
                <w:b/>
                <w:bCs/>
                <w:color w:val="000000"/>
                <w:sz w:val="26"/>
                <w:szCs w:val="26"/>
                <w:lang w:eastAsia="en-IN"/>
              </w:rPr>
              <w:t>Description</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final Class getClass()</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 xml:space="preserve">returns the Class class object of this object. The Class </w:t>
            </w:r>
          </w:p>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lastRenderedPageBreak/>
              <w:t xml:space="preserve">class can further be used to get the metadata of this </w:t>
            </w:r>
          </w:p>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class.</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lastRenderedPageBreak/>
              <w:t>public int hashCode()</w:t>
            </w:r>
          </w:p>
        </w:tc>
        <w:tc>
          <w:tcPr>
            <w:tcW w:w="89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returns the hashcode number for this object.</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boolean equals(Object obj)</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compares the given object to this object.</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protected Object clone() throws CloneNotSupportedException</w:t>
            </w:r>
          </w:p>
        </w:tc>
        <w:tc>
          <w:tcPr>
            <w:tcW w:w="89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creates and returns the exact copy (clone) of this object.</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String toString()</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returns the string representation of this object.</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final void notify()</w:t>
            </w:r>
          </w:p>
        </w:tc>
        <w:tc>
          <w:tcPr>
            <w:tcW w:w="89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wakes up single thread, waiting on this object's monitor.</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final void notifyAll()</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wakes up all the threads, waiting on this object's monitor.</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final void wait(long timeout)throws InterruptedException</w:t>
            </w:r>
          </w:p>
        </w:tc>
        <w:tc>
          <w:tcPr>
            <w:tcW w:w="89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 xml:space="preserve">causes the current thread to wait for the specified </w:t>
            </w:r>
          </w:p>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 xml:space="preserve">milliseconds, until another thread notifies (invokes </w:t>
            </w:r>
          </w:p>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notify() or notifyAll() method).</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final void wait(long timeout,int nanos)throws InterruptedException</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 xml:space="preserve">causes the current thread to wait for the specified </w:t>
            </w:r>
          </w:p>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 xml:space="preserve">milliseconds and nanoseconds, until another thread </w:t>
            </w:r>
          </w:p>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notifies (invokes notify() or notifyAll() method).</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public final void wait()throws InterruptedException</w:t>
            </w:r>
          </w:p>
        </w:tc>
        <w:tc>
          <w:tcPr>
            <w:tcW w:w="89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causes the current thread to wait, until another thread</w:t>
            </w:r>
          </w:p>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 xml:space="preserve"> notifies (invokes notify() or notifyAll() method).</w:t>
            </w:r>
          </w:p>
        </w:tc>
      </w:tr>
      <w:tr w:rsidR="008E3FAC" w:rsidRPr="008E3FAC" w:rsidTr="008E3FAC">
        <w:tc>
          <w:tcPr>
            <w:tcW w:w="41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protected void finalize()throws Throwable</w:t>
            </w:r>
          </w:p>
        </w:tc>
        <w:tc>
          <w:tcPr>
            <w:tcW w:w="89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 xml:space="preserve">is invoked by the garbage collector before object is being </w:t>
            </w:r>
          </w:p>
          <w:p w:rsidR="008E3FAC" w:rsidRPr="008E3FAC" w:rsidRDefault="008E3FAC" w:rsidP="008E3FAC">
            <w:pPr>
              <w:spacing w:after="0" w:line="345" w:lineRule="atLeast"/>
              <w:ind w:left="300"/>
              <w:rPr>
                <w:rFonts w:ascii="Verdana" w:eastAsia="Times New Roman" w:hAnsi="Verdana" w:cs="Times New Roman"/>
                <w:color w:val="000000"/>
                <w:sz w:val="20"/>
                <w:szCs w:val="20"/>
                <w:lang w:eastAsia="en-IN"/>
              </w:rPr>
            </w:pPr>
            <w:r w:rsidRPr="008E3FAC">
              <w:rPr>
                <w:rFonts w:ascii="Verdana" w:eastAsia="Times New Roman" w:hAnsi="Verdana" w:cs="Times New Roman"/>
                <w:color w:val="000000"/>
                <w:sz w:val="20"/>
                <w:szCs w:val="20"/>
                <w:lang w:eastAsia="en-IN"/>
              </w:rPr>
              <w:t>garbage collected.</w:t>
            </w:r>
          </w:p>
        </w:tc>
      </w:tr>
    </w:tbl>
    <w:p w:rsidR="00956485" w:rsidRPr="00094CB6" w:rsidRDefault="00956485" w:rsidP="00956485">
      <w:pPr>
        <w:pStyle w:val="NormalWeb"/>
        <w:shd w:val="clear" w:color="auto" w:fill="FFFFFF"/>
        <w:spacing w:before="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16.What are the design patterns used in ur project.</w:t>
      </w:r>
    </w:p>
    <w:p w:rsidR="00124448" w:rsidRDefault="00E843B4" w:rsidP="00956485">
      <w:pPr>
        <w:pStyle w:val="NormalWeb"/>
        <w:shd w:val="clear" w:color="auto" w:fill="FFFFFF"/>
        <w:spacing w:before="90" w:beforeAutospacing="0" w:after="90" w:afterAutospacing="0"/>
        <w:rPr>
          <w:rFonts w:asciiTheme="minorHAnsi" w:hAnsiTheme="minorHAnsi" w:cstheme="minorHAnsi"/>
          <w:color w:val="FF0000"/>
          <w:sz w:val="28"/>
          <w:szCs w:val="28"/>
        </w:rPr>
      </w:pPr>
      <w:hyperlink r:id="rId228" w:history="1">
        <w:r w:rsidR="00956485" w:rsidRPr="00094CB6">
          <w:rPr>
            <w:rStyle w:val="58cl"/>
            <w:rFonts w:asciiTheme="minorHAnsi" w:hAnsiTheme="minorHAnsi" w:cstheme="minorHAnsi"/>
            <w:color w:val="FF0000"/>
            <w:sz w:val="28"/>
            <w:szCs w:val="28"/>
          </w:rPr>
          <w:t>#</w:t>
        </w:r>
        <w:r w:rsidR="00956485" w:rsidRPr="00094CB6">
          <w:rPr>
            <w:rStyle w:val="58cm"/>
            <w:rFonts w:asciiTheme="minorHAnsi" w:hAnsiTheme="minorHAnsi" w:cstheme="minorHAnsi"/>
            <w:color w:val="FF0000"/>
            <w:sz w:val="28"/>
            <w:szCs w:val="28"/>
          </w:rPr>
          <w:t>Sify</w:t>
        </w:r>
      </w:hyperlink>
      <w:r w:rsidR="00956485" w:rsidRPr="00094CB6">
        <w:rPr>
          <w:rFonts w:asciiTheme="minorHAnsi" w:hAnsiTheme="minorHAnsi" w:cstheme="minorHAnsi"/>
          <w:color w:val="FF0000"/>
          <w:sz w:val="28"/>
          <w:szCs w:val="28"/>
        </w:rPr>
        <w:t> Technologies Telephonic Round Interview questions</w:t>
      </w:r>
      <w:r w:rsidR="00956485" w:rsidRPr="00094CB6">
        <w:rPr>
          <w:rFonts w:asciiTheme="minorHAnsi" w:hAnsiTheme="minorHAnsi" w:cstheme="minorHAnsi"/>
          <w:color w:val="FF0000"/>
          <w:sz w:val="28"/>
          <w:szCs w:val="28"/>
        </w:rPr>
        <w:br/>
        <w:t>---------------------------------------------------------------------------------</w:t>
      </w:r>
      <w:r w:rsidR="00956485" w:rsidRPr="00094CB6">
        <w:rPr>
          <w:rFonts w:asciiTheme="minorHAnsi" w:hAnsiTheme="minorHAnsi" w:cstheme="minorHAnsi"/>
          <w:color w:val="FF0000"/>
          <w:sz w:val="28"/>
          <w:szCs w:val="28"/>
        </w:rPr>
        <w:br/>
        <w:t>1.Difference between throw and throws</w:t>
      </w:r>
      <w:r w:rsidR="00956485" w:rsidRPr="00094CB6">
        <w:rPr>
          <w:rFonts w:asciiTheme="minorHAnsi" w:hAnsiTheme="minorHAnsi" w:cstheme="minorHAnsi"/>
          <w:color w:val="FF0000"/>
          <w:sz w:val="28"/>
          <w:szCs w:val="28"/>
        </w:rPr>
        <w:br/>
        <w:t>2.How can you write your immutable class</w:t>
      </w:r>
      <w:r w:rsidR="00956485" w:rsidRPr="00094CB6">
        <w:rPr>
          <w:rFonts w:asciiTheme="minorHAnsi" w:hAnsiTheme="minorHAnsi" w:cstheme="minorHAnsi"/>
          <w:color w:val="FF0000"/>
          <w:sz w:val="28"/>
          <w:szCs w:val="28"/>
        </w:rPr>
        <w:br/>
        <w:t>3.Difference between abstrat class and interface</w:t>
      </w:r>
      <w:r w:rsidR="00956485" w:rsidRPr="00094CB6">
        <w:rPr>
          <w:rFonts w:asciiTheme="minorHAnsi" w:hAnsiTheme="minorHAnsi" w:cstheme="minorHAnsi"/>
          <w:color w:val="FF0000"/>
          <w:sz w:val="28"/>
          <w:szCs w:val="28"/>
        </w:rPr>
        <w:br/>
        <w:t>4.How are you implementing abstract class and interface in ur project</w:t>
      </w:r>
      <w:r w:rsidR="00956485" w:rsidRPr="00094CB6">
        <w:rPr>
          <w:rFonts w:asciiTheme="minorHAnsi" w:hAnsiTheme="minorHAnsi" w:cstheme="minorHAnsi"/>
          <w:color w:val="FF0000"/>
          <w:sz w:val="28"/>
          <w:szCs w:val="28"/>
        </w:rPr>
        <w:br/>
        <w:t>5.Difference between exception and error.</w:t>
      </w:r>
      <w:r w:rsidR="00956485" w:rsidRPr="00094CB6">
        <w:rPr>
          <w:rFonts w:asciiTheme="minorHAnsi" w:hAnsiTheme="minorHAnsi" w:cstheme="minorHAnsi"/>
          <w:color w:val="FF0000"/>
          <w:sz w:val="28"/>
          <w:szCs w:val="28"/>
        </w:rPr>
        <w:br/>
        <w:t>6.Spring MVC</w:t>
      </w:r>
      <w:r w:rsidR="00956485" w:rsidRPr="00094CB6">
        <w:rPr>
          <w:rFonts w:asciiTheme="minorHAnsi" w:hAnsiTheme="minorHAnsi" w:cstheme="minorHAnsi"/>
          <w:color w:val="FF0000"/>
          <w:sz w:val="28"/>
          <w:szCs w:val="28"/>
        </w:rPr>
        <w:br/>
        <w:t>7.What is synchronized and how u are implementing the same in ur project</w:t>
      </w:r>
      <w:r w:rsidR="00956485" w:rsidRPr="00094CB6">
        <w:rPr>
          <w:rFonts w:asciiTheme="minorHAnsi" w:hAnsiTheme="minorHAnsi" w:cstheme="minorHAnsi"/>
          <w:color w:val="FF0000"/>
          <w:sz w:val="28"/>
          <w:szCs w:val="28"/>
        </w:rPr>
        <w:br/>
        <w:t>8.What is map and what is concurrent hash map</w:t>
      </w:r>
      <w:r w:rsidR="00956485" w:rsidRPr="00094CB6">
        <w:rPr>
          <w:rFonts w:asciiTheme="minorHAnsi" w:hAnsiTheme="minorHAnsi" w:cstheme="minorHAnsi"/>
          <w:color w:val="FF0000"/>
          <w:sz w:val="28"/>
          <w:szCs w:val="28"/>
        </w:rPr>
        <w:br/>
      </w:r>
      <w:r w:rsidR="00956485" w:rsidRPr="00094CB6">
        <w:rPr>
          <w:rFonts w:asciiTheme="minorHAnsi" w:hAnsiTheme="minorHAnsi" w:cstheme="minorHAnsi"/>
          <w:color w:val="FF0000"/>
          <w:sz w:val="28"/>
          <w:szCs w:val="28"/>
        </w:rPr>
        <w:lastRenderedPageBreak/>
        <w:t>9.If 3 users are sending the request how many instances of servltes will be created?</w:t>
      </w:r>
    </w:p>
    <w:p w:rsidR="00124448" w:rsidRDefault="00124448" w:rsidP="00124448">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Servlets are managed resources in the servlet container, whenever a request comes for the servlet for the first time, servlet is loaded and instantiated and used for request processing.</w:t>
      </w:r>
    </w:p>
    <w:p w:rsidR="00124448" w:rsidRDefault="00124448" w:rsidP="00124448">
      <w:pPr>
        <w:pStyle w:val="uiqtextpara"/>
        <w:spacing w:before="0" w:beforeAutospacing="0" w:after="240" w:afterAutospacing="0"/>
        <w:rPr>
          <w:rFonts w:ascii="Segoe UI" w:hAnsi="Segoe UI" w:cs="Segoe UI"/>
          <w:color w:val="333333"/>
          <w:sz w:val="23"/>
          <w:szCs w:val="23"/>
        </w:rPr>
      </w:pPr>
      <w:r>
        <w:rPr>
          <w:rFonts w:ascii="Segoe UI" w:hAnsi="Segoe UI" w:cs="Segoe UI"/>
          <w:color w:val="333333"/>
          <w:sz w:val="23"/>
          <w:szCs w:val="23"/>
        </w:rPr>
        <w:t>A Servlet is instantiated only once in the container, and this Servelt object is used for any further request processing, be it another 15-20 different requests, this servlet object is shared among the different requests.</w:t>
      </w:r>
    </w:p>
    <w:p w:rsidR="00124448" w:rsidRDefault="00124448" w:rsidP="00124448">
      <w:pPr>
        <w:pStyle w:val="uiqtextpara"/>
        <w:spacing w:before="0" w:beforeAutospacing="0"/>
        <w:rPr>
          <w:rFonts w:ascii="Segoe UI" w:hAnsi="Segoe UI" w:cs="Segoe UI"/>
          <w:color w:val="333333"/>
          <w:sz w:val="23"/>
          <w:szCs w:val="23"/>
        </w:rPr>
      </w:pPr>
      <w:r>
        <w:rPr>
          <w:rFonts w:ascii="Segoe UI" w:hAnsi="Segoe UI" w:cs="Segoe UI"/>
          <w:color w:val="333333"/>
          <w:sz w:val="23"/>
          <w:szCs w:val="23"/>
        </w:rPr>
        <w:t>per-request new thread is created to handle the request not the Servlet object.</w:t>
      </w:r>
    </w:p>
    <w:p w:rsidR="00124448"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10.What methods you will use to return a value in JSP.</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getParameter(String name) </w:t>
      </w:r>
      <w:r w:rsidRPr="00124448">
        <w:rPr>
          <w:rFonts w:ascii="Arial" w:eastAsia="Times New Roman" w:hAnsi="Arial" w:cs="Arial"/>
          <w:color w:val="222426"/>
          <w:lang w:eastAsia="en-IN"/>
        </w:rPr>
        <w:t>– This method is used to get the value of a request’s parameter. For example at login page user enters user-id and password and once the credentials are verified the login page gets redirected to user information page, then using request.getParameter we can get the value of user-id and password which user has input at the login page.</w:t>
      </w:r>
    </w:p>
    <w:p w:rsidR="00124448" w:rsidRPr="00124448" w:rsidRDefault="00124448" w:rsidP="0013606E">
      <w:pPr>
        <w:numPr>
          <w:ilvl w:val="0"/>
          <w:numId w:val="1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000000"/>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String</w:t>
      </w: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Uid</w:t>
      </w:r>
      <w:r w:rsidRPr="00124448">
        <w:rPr>
          <w:rFonts w:ascii="Consolas" w:eastAsia="Times New Roman" w:hAnsi="Consolas" w:cs="Courier New"/>
          <w:color w:val="000000"/>
          <w:lang w:eastAsia="en-IN"/>
        </w:rPr>
        <w:t>= request.getParameter(</w:t>
      </w:r>
      <w:r w:rsidRPr="00124448">
        <w:rPr>
          <w:rFonts w:ascii="Consolas" w:eastAsia="Times New Roman" w:hAnsi="Consolas" w:cs="Courier New"/>
          <w:color w:val="800000"/>
          <w:lang w:eastAsia="en-IN"/>
        </w:rPr>
        <w:t>"user-id"</w:t>
      </w:r>
      <w:r w:rsidRPr="00124448">
        <w:rPr>
          <w:rFonts w:ascii="Consolas" w:eastAsia="Times New Roman" w:hAnsi="Consolas" w:cs="Courier New"/>
          <w:color w:val="000000"/>
          <w:lang w:eastAsia="en-IN"/>
        </w:rPr>
        <w:t>);</w:t>
      </w:r>
    </w:p>
    <w:p w:rsidR="00124448" w:rsidRPr="00124448" w:rsidRDefault="00124448" w:rsidP="0012444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22426"/>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String</w:t>
      </w: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Pass</w:t>
      </w:r>
      <w:r w:rsidRPr="00124448">
        <w:rPr>
          <w:rFonts w:ascii="Consolas" w:eastAsia="Times New Roman" w:hAnsi="Consolas" w:cs="Courier New"/>
          <w:color w:val="000000"/>
          <w:lang w:eastAsia="en-IN"/>
        </w:rPr>
        <w:t>= request.getParameter(</w:t>
      </w:r>
      <w:r w:rsidRPr="00124448">
        <w:rPr>
          <w:rFonts w:ascii="Consolas" w:eastAsia="Times New Roman" w:hAnsi="Consolas" w:cs="Courier New"/>
          <w:color w:val="800000"/>
          <w:lang w:eastAsia="en-IN"/>
        </w:rPr>
        <w:t>"password"</w:t>
      </w:r>
      <w:r w:rsidRPr="00124448">
        <w:rPr>
          <w:rFonts w:ascii="Consolas" w:eastAsia="Times New Roman" w:hAnsi="Consolas" w:cs="Courier New"/>
          <w:color w:val="000000"/>
          <w:lang w:eastAsia="en-IN"/>
        </w:rPr>
        <w:t>);</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getParameterNames() –</w:t>
      </w:r>
      <w:r w:rsidRPr="00124448">
        <w:rPr>
          <w:rFonts w:ascii="Arial" w:eastAsia="Times New Roman" w:hAnsi="Arial" w:cs="Arial"/>
          <w:color w:val="222426"/>
          <w:lang w:eastAsia="en-IN"/>
        </w:rPr>
        <w:t> It returns enumeration of all the parameter names associated to the request.</w:t>
      </w:r>
    </w:p>
    <w:p w:rsidR="00124448" w:rsidRPr="00124448" w:rsidRDefault="00124448" w:rsidP="0012444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22426"/>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Enumeration</w:t>
      </w:r>
      <w:r w:rsidRPr="00124448">
        <w:rPr>
          <w:rFonts w:ascii="Consolas" w:eastAsia="Times New Roman" w:hAnsi="Consolas" w:cs="Courier New"/>
          <w:color w:val="000000"/>
          <w:lang w:eastAsia="en-IN"/>
        </w:rPr>
        <w:t xml:space="preserve"> e= request.getParameterNames();</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getParameterValues(String name) – </w:t>
      </w:r>
      <w:r w:rsidRPr="00124448">
        <w:rPr>
          <w:rFonts w:ascii="Arial" w:eastAsia="Times New Roman" w:hAnsi="Arial" w:cs="Arial"/>
          <w:color w:val="222426"/>
          <w:lang w:eastAsia="en-IN"/>
        </w:rPr>
        <w:t>It returns the array of parameter values.</w:t>
      </w:r>
    </w:p>
    <w:p w:rsidR="00124448" w:rsidRPr="00124448" w:rsidRDefault="00124448" w:rsidP="0012444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22426"/>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String</w:t>
      </w:r>
      <w:r w:rsidRPr="00124448">
        <w:rPr>
          <w:rFonts w:ascii="Consolas" w:eastAsia="Times New Roman" w:hAnsi="Consolas" w:cs="Courier New"/>
          <w:color w:val="000000"/>
          <w:lang w:eastAsia="en-IN"/>
        </w:rPr>
        <w:t>[] allpasswords = request.getParameterValues(</w:t>
      </w:r>
      <w:r w:rsidRPr="00124448">
        <w:rPr>
          <w:rFonts w:ascii="Consolas" w:eastAsia="Times New Roman" w:hAnsi="Consolas" w:cs="Courier New"/>
          <w:color w:val="800000"/>
          <w:lang w:eastAsia="en-IN"/>
        </w:rPr>
        <w:t>"password"</w:t>
      </w:r>
      <w:r w:rsidRPr="00124448">
        <w:rPr>
          <w:rFonts w:ascii="Consolas" w:eastAsia="Times New Roman" w:hAnsi="Consolas" w:cs="Courier New"/>
          <w:color w:val="000000"/>
          <w:lang w:eastAsia="en-IN"/>
        </w:rPr>
        <w:t>);</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getAttribute(String name) – </w:t>
      </w:r>
      <w:r w:rsidRPr="00124448">
        <w:rPr>
          <w:rFonts w:ascii="Arial" w:eastAsia="Times New Roman" w:hAnsi="Arial" w:cs="Arial"/>
          <w:color w:val="222426"/>
          <w:lang w:eastAsia="en-IN"/>
        </w:rPr>
        <w:t>Used to get the attribute value.  request.getAttribute(“admin”) would give you the value of attribute admin.</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getAttributeNames() – </w:t>
      </w:r>
      <w:r w:rsidRPr="00124448">
        <w:rPr>
          <w:rFonts w:ascii="Arial" w:eastAsia="Times New Roman" w:hAnsi="Arial" w:cs="Arial"/>
          <w:color w:val="222426"/>
          <w:lang w:eastAsia="en-IN"/>
        </w:rPr>
        <w:t>It is generally used to get the attribute names associated to the current session. It returns the enumeration of attribute names present in session.</w:t>
      </w:r>
    </w:p>
    <w:p w:rsidR="00124448" w:rsidRPr="00124448" w:rsidRDefault="00124448" w:rsidP="0012444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22426"/>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Enumerator</w:t>
      </w:r>
      <w:r w:rsidRPr="00124448">
        <w:rPr>
          <w:rFonts w:ascii="Consolas" w:eastAsia="Times New Roman" w:hAnsi="Consolas" w:cs="Courier New"/>
          <w:color w:val="000000"/>
          <w:lang w:eastAsia="en-IN"/>
        </w:rPr>
        <w:t xml:space="preserve"> e = request.getAttributeNames();</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setAttribute(String,Object) – </w:t>
      </w:r>
      <w:r w:rsidRPr="00124448">
        <w:rPr>
          <w:rFonts w:ascii="Arial" w:eastAsia="Times New Roman" w:hAnsi="Arial" w:cs="Arial"/>
          <w:color w:val="222426"/>
          <w:lang w:eastAsia="en-IN"/>
        </w:rPr>
        <w:t>It assigns an object’s value to the attribute. For example I have an attribute </w:t>
      </w:r>
      <w:r w:rsidRPr="00124448">
        <w:rPr>
          <w:rFonts w:ascii="Arial" w:eastAsia="Times New Roman" w:hAnsi="Arial" w:cs="Arial"/>
          <w:b/>
          <w:bCs/>
          <w:color w:val="222426"/>
          <w:lang w:eastAsia="en-IN"/>
        </w:rPr>
        <w:t>password </w:t>
      </w:r>
      <w:r w:rsidRPr="00124448">
        <w:rPr>
          <w:rFonts w:ascii="Arial" w:eastAsia="Times New Roman" w:hAnsi="Arial" w:cs="Arial"/>
          <w:color w:val="222426"/>
          <w:lang w:eastAsia="en-IN"/>
        </w:rPr>
        <w:t>and a String object str which has a value </w:t>
      </w:r>
      <w:r w:rsidRPr="00124448">
        <w:rPr>
          <w:rFonts w:ascii="Arial" w:eastAsia="Times New Roman" w:hAnsi="Arial" w:cs="Arial"/>
          <w:b/>
          <w:bCs/>
          <w:color w:val="222426"/>
          <w:lang w:eastAsia="en-IN"/>
        </w:rPr>
        <w:t>“admin” </w:t>
      </w:r>
      <w:r w:rsidRPr="00124448">
        <w:rPr>
          <w:rFonts w:ascii="Arial" w:eastAsia="Times New Roman" w:hAnsi="Arial" w:cs="Arial"/>
          <w:color w:val="222426"/>
          <w:lang w:eastAsia="en-IN"/>
        </w:rPr>
        <w:t>then calling request.setAttribute(“password”, str) would assign a value </w:t>
      </w:r>
      <w:r w:rsidRPr="00124448">
        <w:rPr>
          <w:rFonts w:ascii="Arial" w:eastAsia="Times New Roman" w:hAnsi="Arial" w:cs="Arial"/>
          <w:b/>
          <w:bCs/>
          <w:color w:val="222426"/>
          <w:lang w:eastAsia="en-IN"/>
        </w:rPr>
        <w:t>admin</w:t>
      </w:r>
      <w:r w:rsidRPr="00124448">
        <w:rPr>
          <w:rFonts w:ascii="Arial" w:eastAsia="Times New Roman" w:hAnsi="Arial" w:cs="Arial"/>
          <w:color w:val="222426"/>
          <w:lang w:eastAsia="en-IN"/>
        </w:rPr>
        <w:t> to the attribute </w:t>
      </w:r>
      <w:r w:rsidRPr="00124448">
        <w:rPr>
          <w:rFonts w:ascii="Arial" w:eastAsia="Times New Roman" w:hAnsi="Arial" w:cs="Arial"/>
          <w:b/>
          <w:bCs/>
          <w:color w:val="222426"/>
          <w:lang w:eastAsia="en-IN"/>
        </w:rPr>
        <w:t>password</w:t>
      </w:r>
      <w:r w:rsidRPr="00124448">
        <w:rPr>
          <w:rFonts w:ascii="Arial" w:eastAsia="Times New Roman" w:hAnsi="Arial" w:cs="Arial"/>
          <w:color w:val="222426"/>
          <w:lang w:eastAsia="en-IN"/>
        </w:rPr>
        <w:t>.</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removeAttribute(String) – </w:t>
      </w:r>
      <w:r w:rsidRPr="00124448">
        <w:rPr>
          <w:rFonts w:ascii="Arial" w:eastAsia="Times New Roman" w:hAnsi="Arial" w:cs="Arial"/>
          <w:color w:val="222426"/>
          <w:lang w:eastAsia="en-IN"/>
        </w:rPr>
        <w:t>By using this method a attribute can be removed and cannot be used further. For e.g. If you have a statement </w:t>
      </w:r>
      <w:r w:rsidRPr="00124448">
        <w:rPr>
          <w:rFonts w:ascii="Arial" w:eastAsia="Times New Roman" w:hAnsi="Arial" w:cs="Arial"/>
          <w:b/>
          <w:bCs/>
          <w:color w:val="222426"/>
          <w:lang w:eastAsia="en-IN"/>
        </w:rPr>
        <w:t>request.removeAttribute(“userid”)</w:t>
      </w:r>
      <w:r w:rsidRPr="00124448">
        <w:rPr>
          <w:rFonts w:ascii="Arial" w:eastAsia="Times New Roman" w:hAnsi="Arial" w:cs="Arial"/>
          <w:color w:val="222426"/>
          <w:lang w:eastAsia="en-IN"/>
        </w:rPr>
        <w:t> on a JSP page then the userid attribute would be completely removed and request.getAttribute(“userid”) would return </w:t>
      </w:r>
      <w:r w:rsidRPr="00124448">
        <w:rPr>
          <w:rFonts w:ascii="Arial" w:eastAsia="Times New Roman" w:hAnsi="Arial" w:cs="Arial"/>
          <w:b/>
          <w:bCs/>
          <w:color w:val="222426"/>
          <w:lang w:eastAsia="en-IN"/>
        </w:rPr>
        <w:t>NULL</w:t>
      </w:r>
      <w:r w:rsidRPr="00124448">
        <w:rPr>
          <w:rFonts w:ascii="Arial" w:eastAsia="Times New Roman" w:hAnsi="Arial" w:cs="Arial"/>
          <w:color w:val="222426"/>
          <w:lang w:eastAsia="en-IN"/>
        </w:rPr>
        <w:t> if used after the removeAttribute method.</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lastRenderedPageBreak/>
        <w:t>getCookies() – </w:t>
      </w:r>
      <w:r w:rsidRPr="00124448">
        <w:rPr>
          <w:rFonts w:ascii="Arial" w:eastAsia="Times New Roman" w:hAnsi="Arial" w:cs="Arial"/>
          <w:color w:val="222426"/>
          <w:lang w:eastAsia="en-IN"/>
        </w:rPr>
        <w:t>It returns an array of cookie objects received from the client. This method is mainly used when dealing with cookies in JSP.</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getHeader(String name) – </w:t>
      </w:r>
      <w:r w:rsidRPr="00124448">
        <w:rPr>
          <w:rFonts w:ascii="Arial" w:eastAsia="Times New Roman" w:hAnsi="Arial" w:cs="Arial"/>
          <w:color w:val="222426"/>
          <w:lang w:eastAsia="en-IN"/>
        </w:rPr>
        <w:t>This method is used to get the header information of the request.</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getHeaderNames() – </w:t>
      </w:r>
      <w:r w:rsidRPr="00124448">
        <w:rPr>
          <w:rFonts w:ascii="Arial" w:eastAsia="Times New Roman" w:hAnsi="Arial" w:cs="Arial"/>
          <w:color w:val="222426"/>
          <w:lang w:eastAsia="en-IN"/>
        </w:rPr>
        <w:t>Returns enumerator of all header names. Below code snippet would display all the header names associated with the request.</w:t>
      </w:r>
    </w:p>
    <w:p w:rsidR="00124448" w:rsidRPr="00124448" w:rsidRDefault="00124448" w:rsidP="0013606E">
      <w:pPr>
        <w:numPr>
          <w:ilvl w:val="0"/>
          <w:numId w:val="1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000000"/>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Enumeration</w:t>
      </w:r>
      <w:r w:rsidRPr="00124448">
        <w:rPr>
          <w:rFonts w:ascii="Consolas" w:eastAsia="Times New Roman" w:hAnsi="Consolas" w:cs="Courier New"/>
          <w:color w:val="000000"/>
          <w:lang w:eastAsia="en-IN"/>
        </w:rPr>
        <w:t xml:space="preserve"> e = request.getHeaderNames();</w:t>
      </w:r>
    </w:p>
    <w:p w:rsidR="00124448" w:rsidRPr="00124448" w:rsidRDefault="00124448" w:rsidP="0013606E">
      <w:pPr>
        <w:numPr>
          <w:ilvl w:val="0"/>
          <w:numId w:val="1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000000"/>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00008B"/>
          <w:lang w:eastAsia="en-IN"/>
        </w:rPr>
        <w:t>while</w:t>
      </w:r>
      <w:r w:rsidRPr="00124448">
        <w:rPr>
          <w:rFonts w:ascii="Consolas" w:eastAsia="Times New Roman" w:hAnsi="Consolas" w:cs="Courier New"/>
          <w:color w:val="000000"/>
          <w:lang w:eastAsia="en-IN"/>
        </w:rPr>
        <w:t xml:space="preserve"> (enumeration.hasMoreElements()) {</w:t>
      </w:r>
    </w:p>
    <w:p w:rsidR="00124448" w:rsidRPr="00124448" w:rsidRDefault="00124448" w:rsidP="0013606E">
      <w:pPr>
        <w:numPr>
          <w:ilvl w:val="0"/>
          <w:numId w:val="1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000000"/>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2B91AF"/>
          <w:lang w:eastAsia="en-IN"/>
        </w:rPr>
        <w:t>String</w:t>
      </w:r>
      <w:r w:rsidRPr="00124448">
        <w:rPr>
          <w:rFonts w:ascii="Consolas" w:eastAsia="Times New Roman" w:hAnsi="Consolas" w:cs="Courier New"/>
          <w:color w:val="000000"/>
          <w:lang w:eastAsia="en-IN"/>
        </w:rPr>
        <w:t xml:space="preserve"> str = (</w:t>
      </w:r>
      <w:r w:rsidRPr="00124448">
        <w:rPr>
          <w:rFonts w:ascii="Consolas" w:eastAsia="Times New Roman" w:hAnsi="Consolas" w:cs="Courier New"/>
          <w:color w:val="2B91AF"/>
          <w:lang w:eastAsia="en-IN"/>
        </w:rPr>
        <w:t>String</w:t>
      </w:r>
      <w:r w:rsidRPr="00124448">
        <w:rPr>
          <w:rFonts w:ascii="Consolas" w:eastAsia="Times New Roman" w:hAnsi="Consolas" w:cs="Courier New"/>
          <w:color w:val="000000"/>
          <w:lang w:eastAsia="en-IN"/>
        </w:rPr>
        <w:t>)e.nextElement();</w:t>
      </w:r>
    </w:p>
    <w:p w:rsidR="00124448" w:rsidRPr="00124448" w:rsidRDefault="00124448" w:rsidP="0013606E">
      <w:pPr>
        <w:numPr>
          <w:ilvl w:val="0"/>
          <w:numId w:val="1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000000"/>
          <w:lang w:eastAsia="en-IN"/>
        </w:rPr>
      </w:pPr>
      <w:r w:rsidRPr="00124448">
        <w:rPr>
          <w:rFonts w:ascii="Consolas" w:eastAsia="Times New Roman" w:hAnsi="Consolas" w:cs="Courier New"/>
          <w:color w:val="000000"/>
          <w:lang w:eastAsia="en-IN"/>
        </w:rPr>
        <w:t xml:space="preserve">                 </w:t>
      </w:r>
      <w:r w:rsidRPr="00124448">
        <w:rPr>
          <w:rFonts w:ascii="Consolas" w:eastAsia="Times New Roman" w:hAnsi="Consolas" w:cs="Courier New"/>
          <w:color w:val="00008B"/>
          <w:lang w:eastAsia="en-IN"/>
        </w:rPr>
        <w:t>out</w:t>
      </w:r>
      <w:r w:rsidRPr="00124448">
        <w:rPr>
          <w:rFonts w:ascii="Consolas" w:eastAsia="Times New Roman" w:hAnsi="Consolas" w:cs="Courier New"/>
          <w:color w:val="000000"/>
          <w:lang w:eastAsia="en-IN"/>
        </w:rPr>
        <w:t>.println(str);</w:t>
      </w:r>
    </w:p>
    <w:p w:rsidR="00124448" w:rsidRPr="00124448" w:rsidRDefault="00124448" w:rsidP="0012444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22426"/>
          <w:lang w:eastAsia="en-IN"/>
        </w:rPr>
      </w:pPr>
      <w:r w:rsidRPr="00124448">
        <w:rPr>
          <w:rFonts w:ascii="Consolas" w:eastAsia="Times New Roman" w:hAnsi="Consolas" w:cs="Courier New"/>
          <w:color w:val="000000"/>
          <w:lang w:eastAsia="en-IN"/>
        </w:rPr>
        <w:t xml:space="preserve">             }</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getRequestURI() – </w:t>
      </w:r>
      <w:r w:rsidRPr="00124448">
        <w:rPr>
          <w:rFonts w:ascii="Arial" w:eastAsia="Times New Roman" w:hAnsi="Arial" w:cs="Arial"/>
          <w:color w:val="222426"/>
          <w:lang w:eastAsia="en-IN"/>
        </w:rPr>
        <w:t>This method (request.getRequestURI()) returns the URL of current JSP page.</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getMethod() –</w:t>
      </w:r>
      <w:r w:rsidRPr="00124448">
        <w:rPr>
          <w:rFonts w:ascii="Arial" w:eastAsia="Times New Roman" w:hAnsi="Arial" w:cs="Arial"/>
          <w:color w:val="222426"/>
          <w:lang w:eastAsia="en-IN"/>
        </w:rPr>
        <w:t> It returns HTTP request method. request.getMethod(). For example it will return GET for a Get request and POST for a Post Request.</w:t>
      </w:r>
    </w:p>
    <w:p w:rsidR="00124448" w:rsidRPr="00124448" w:rsidRDefault="00124448" w:rsidP="0013606E">
      <w:pPr>
        <w:numPr>
          <w:ilvl w:val="0"/>
          <w:numId w:val="140"/>
        </w:numPr>
        <w:shd w:val="clear" w:color="auto" w:fill="FFFFFF"/>
        <w:spacing w:before="100" w:beforeAutospacing="1" w:after="100" w:afterAutospacing="1" w:line="240" w:lineRule="auto"/>
        <w:ind w:left="600"/>
        <w:rPr>
          <w:rFonts w:ascii="Arial" w:eastAsia="Times New Roman" w:hAnsi="Arial" w:cs="Arial"/>
          <w:color w:val="222426"/>
          <w:lang w:eastAsia="en-IN"/>
        </w:rPr>
      </w:pPr>
      <w:r w:rsidRPr="00124448">
        <w:rPr>
          <w:rFonts w:ascii="Arial" w:eastAsia="Times New Roman" w:hAnsi="Arial" w:cs="Arial"/>
          <w:b/>
          <w:bCs/>
          <w:color w:val="222426"/>
          <w:lang w:eastAsia="en-IN"/>
        </w:rPr>
        <w:t>getQueryString() – </w:t>
      </w:r>
      <w:r w:rsidRPr="00124448">
        <w:rPr>
          <w:rFonts w:ascii="Arial" w:eastAsia="Times New Roman" w:hAnsi="Arial" w:cs="Arial"/>
          <w:color w:val="222426"/>
          <w:lang w:eastAsia="en-IN"/>
        </w:rPr>
        <w:t>Used for getting the query string associated to the JSP page URL. It is the string associted to the URL after question mark sign (?).</w:t>
      </w:r>
    </w:p>
    <w:p w:rsidR="00124448"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11.2nd highest salary</w:t>
      </w:r>
    </w:p>
    <w:p w:rsidR="00124448" w:rsidRDefault="00124448" w:rsidP="00124448">
      <w:pPr>
        <w:pStyle w:val="HTMLPreformatted"/>
        <w:shd w:val="clear" w:color="auto" w:fill="E0E0E0"/>
        <w:spacing w:after="150"/>
        <w:textAlignment w:val="baseline"/>
        <w:rPr>
          <w:rFonts w:ascii="Consolas" w:hAnsi="Consolas"/>
          <w:sz w:val="23"/>
          <w:szCs w:val="23"/>
        </w:rPr>
      </w:pPr>
      <w:r>
        <w:rPr>
          <w:rFonts w:ascii="Consolas" w:hAnsi="Consolas"/>
          <w:sz w:val="23"/>
          <w:szCs w:val="23"/>
        </w:rPr>
        <w:t>SELECT name, MAX(salary) AS salary</w:t>
      </w:r>
    </w:p>
    <w:p w:rsidR="00124448" w:rsidRDefault="00124448" w:rsidP="00124448">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FROM employee</w:t>
      </w:r>
    </w:p>
    <w:p w:rsidR="00124448" w:rsidRDefault="00124448" w:rsidP="00124448">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WHERE salary &lt; (SELECT MAX(salary)</w:t>
      </w:r>
    </w:p>
    <w:p w:rsidR="00124448" w:rsidRDefault="00124448" w:rsidP="00124448">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FROM employee); </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12.How to find duplicate values in a string by using collection.</w:t>
      </w:r>
      <w:r w:rsidRPr="00094CB6">
        <w:rPr>
          <w:rFonts w:asciiTheme="minorHAnsi" w:hAnsiTheme="minorHAnsi" w:cstheme="minorHAnsi"/>
          <w:color w:val="FF0000"/>
          <w:sz w:val="28"/>
          <w:szCs w:val="28"/>
        </w:rPr>
        <w:br/>
        <w:t>13.Difference between comparable and comparator.</w:t>
      </w:r>
      <w:r w:rsidRPr="00094CB6">
        <w:rPr>
          <w:rFonts w:asciiTheme="minorHAnsi" w:hAnsiTheme="minorHAnsi" w:cstheme="minorHAnsi"/>
          <w:color w:val="FF0000"/>
          <w:sz w:val="28"/>
          <w:szCs w:val="28"/>
        </w:rPr>
        <w:br/>
        <w:t>14.What is the error you will get when you are trying to create instance of interface</w:t>
      </w:r>
      <w:r w:rsidRPr="00094CB6">
        <w:rPr>
          <w:rFonts w:asciiTheme="minorHAnsi" w:hAnsiTheme="minorHAnsi" w:cstheme="minorHAnsi"/>
          <w:color w:val="FF0000"/>
          <w:sz w:val="28"/>
          <w:szCs w:val="28"/>
        </w:rPr>
        <w:br/>
        <w:t>A:Cannot instantiate the type List</w:t>
      </w:r>
    </w:p>
    <w:p w:rsidR="007257F8"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w:t>
      </w:r>
      <w:r w:rsidRPr="00094CB6">
        <w:rPr>
          <w:rFonts w:asciiTheme="minorHAnsi" w:hAnsiTheme="minorHAnsi" w:cstheme="minorHAnsi"/>
          <w:color w:val="FF0000"/>
          <w:sz w:val="28"/>
          <w:szCs w:val="28"/>
        </w:rPr>
        <w:br/>
        <w:t>#Cognizant:</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1.Difference between Soap and Rest.</w:t>
      </w:r>
      <w:r w:rsidRPr="00094CB6">
        <w:rPr>
          <w:rFonts w:asciiTheme="minorHAnsi" w:hAnsiTheme="minorHAnsi" w:cstheme="minorHAnsi"/>
          <w:color w:val="FF0000"/>
          <w:sz w:val="28"/>
          <w:szCs w:val="28"/>
        </w:rPr>
        <w:br/>
        <w:t>2.Difference between setter injection and constructor injection.</w:t>
      </w:r>
      <w:r w:rsidRPr="00094CB6">
        <w:rPr>
          <w:rFonts w:asciiTheme="minorHAnsi" w:hAnsiTheme="minorHAnsi" w:cstheme="minorHAnsi"/>
          <w:color w:val="FF0000"/>
          <w:sz w:val="28"/>
          <w:szCs w:val="28"/>
        </w:rPr>
        <w:br/>
        <w:t>3.What is design pattern why we need design patterns?.</w:t>
      </w:r>
      <w:r w:rsidRPr="00094CB6">
        <w:rPr>
          <w:rFonts w:asciiTheme="minorHAnsi" w:hAnsiTheme="minorHAnsi" w:cstheme="minorHAnsi"/>
          <w:color w:val="FF0000"/>
          <w:sz w:val="28"/>
          <w:szCs w:val="28"/>
        </w:rPr>
        <w:br/>
        <w:t>4.Caching mechanism in hibernate?.</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&lt;property</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"hibernate.cache.provider_class"</w:t>
      </w:r>
      <w:r>
        <w:rPr>
          <w:rStyle w:val="tag"/>
          <w:color w:val="000088"/>
          <w:sz w:val="23"/>
          <w:szCs w:val="23"/>
        </w:rPr>
        <w:t>&gt;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org.hibernate.cache.EhCacheProvider</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tag"/>
          <w:color w:val="000088"/>
          <w:sz w:val="23"/>
          <w:szCs w:val="23"/>
        </w:rPr>
        <w:t>&lt;/property&gt;</w:t>
      </w:r>
    </w:p>
    <w:p w:rsidR="007257F8" w:rsidRDefault="007257F8" w:rsidP="00956485">
      <w:pPr>
        <w:pStyle w:val="NormalWeb"/>
        <w:shd w:val="clear" w:color="auto" w:fill="FFFFFF"/>
        <w:spacing w:before="90" w:beforeAutospacing="0" w:after="90" w:afterAutospacing="0"/>
        <w:rPr>
          <w:rFonts w:asciiTheme="minorHAnsi" w:hAnsiTheme="minorHAnsi" w:cstheme="minorHAnsi"/>
          <w:color w:val="FF0000"/>
          <w:sz w:val="28"/>
          <w:szCs w:val="28"/>
        </w:rPr>
      </w:pP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&lt;diskStore</w:t>
      </w:r>
      <w:r>
        <w:rPr>
          <w:rStyle w:val="pln"/>
          <w:color w:val="000000"/>
          <w:sz w:val="23"/>
          <w:szCs w:val="23"/>
        </w:rPr>
        <w:t xml:space="preserve"> </w:t>
      </w:r>
      <w:r>
        <w:rPr>
          <w:rStyle w:val="atn"/>
          <w:color w:val="660066"/>
          <w:sz w:val="23"/>
          <w:szCs w:val="23"/>
        </w:rPr>
        <w:t>path</w:t>
      </w:r>
      <w:r>
        <w:rPr>
          <w:rStyle w:val="pun"/>
          <w:color w:val="666600"/>
          <w:sz w:val="23"/>
          <w:szCs w:val="23"/>
        </w:rPr>
        <w:t>=</w:t>
      </w:r>
      <w:r>
        <w:rPr>
          <w:rStyle w:val="atv"/>
          <w:color w:val="008800"/>
          <w:sz w:val="23"/>
          <w:szCs w:val="23"/>
        </w:rPr>
        <w:t>"java.io.tmpdir"</w:t>
      </w:r>
      <w:r>
        <w:rPr>
          <w:rStyle w:val="tag"/>
          <w:color w:val="000088"/>
          <w:sz w:val="23"/>
          <w:szCs w:val="23"/>
        </w:rPr>
        <w:t>/&gt;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&lt;defaultCache</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maxElementsInMemory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"1000"</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eternal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"false"</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timeToIdleSeconds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"120"</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timeToLiveSeconds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"120"</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overflowToDisk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"true"</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/&gt;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&lt;cache</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"Employee"</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maxElementsInMemory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"500"</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eternal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"true"</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timeToIdleSeconds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"0"</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timeToLiveSeconds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"0"</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n"/>
          <w:color w:val="660066"/>
          <w:sz w:val="23"/>
          <w:szCs w:val="23"/>
        </w:rPr>
        <w:t>overflowToDisk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"false"</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/&gt;</w:t>
      </w:r>
    </w:p>
    <w:p w:rsidR="007257F8" w:rsidRDefault="007257F8" w:rsidP="00956485">
      <w:pPr>
        <w:pStyle w:val="NormalWeb"/>
        <w:shd w:val="clear" w:color="auto" w:fill="FFFFFF"/>
        <w:spacing w:before="90" w:beforeAutospacing="0" w:after="90" w:afterAutospacing="0"/>
        <w:rPr>
          <w:rFonts w:asciiTheme="minorHAnsi" w:hAnsiTheme="minorHAnsi" w:cstheme="minorHAnsi"/>
          <w:color w:val="FF0000"/>
          <w:sz w:val="28"/>
          <w:szCs w:val="28"/>
        </w:rPr>
      </w:pP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Session</w:t>
      </w:r>
      <w:r>
        <w:rPr>
          <w:rStyle w:val="pln"/>
          <w:color w:val="000000"/>
          <w:sz w:val="23"/>
          <w:szCs w:val="23"/>
        </w:rPr>
        <w:t xml:space="preserve"> session </w:t>
      </w:r>
      <w:r>
        <w:rPr>
          <w:rStyle w:val="pun"/>
          <w:color w:val="666600"/>
          <w:sz w:val="23"/>
          <w:szCs w:val="23"/>
        </w:rPr>
        <w:t>=</w:t>
      </w:r>
      <w:r>
        <w:rPr>
          <w:rStyle w:val="pln"/>
          <w:color w:val="000000"/>
          <w:sz w:val="23"/>
          <w:szCs w:val="23"/>
        </w:rPr>
        <w:t xml:space="preserve"> </w:t>
      </w:r>
      <w:r>
        <w:rPr>
          <w:rStyle w:val="typ"/>
          <w:color w:val="660066"/>
          <w:sz w:val="23"/>
          <w:szCs w:val="23"/>
        </w:rPr>
        <w:t>SessionFactory</w:t>
      </w:r>
      <w:r>
        <w:rPr>
          <w:rStyle w:val="pun"/>
          <w:color w:val="666600"/>
          <w:sz w:val="23"/>
          <w:szCs w:val="23"/>
        </w:rPr>
        <w:t>.</w:t>
      </w:r>
      <w:r>
        <w:rPr>
          <w:rStyle w:val="pln"/>
          <w:color w:val="000000"/>
          <w:sz w:val="23"/>
          <w:szCs w:val="23"/>
        </w:rPr>
        <w:t>openSession</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Query</w:t>
      </w:r>
      <w:r>
        <w:rPr>
          <w:rStyle w:val="pln"/>
          <w:color w:val="000000"/>
          <w:sz w:val="23"/>
          <w:szCs w:val="23"/>
        </w:rPr>
        <w:t xml:space="preserve"> query </w:t>
      </w:r>
      <w:r>
        <w:rPr>
          <w:rStyle w:val="pun"/>
          <w:color w:val="666600"/>
          <w:sz w:val="23"/>
          <w:szCs w:val="23"/>
        </w:rPr>
        <w:t>=</w:t>
      </w:r>
      <w:r>
        <w:rPr>
          <w:rStyle w:val="pln"/>
          <w:color w:val="000000"/>
          <w:sz w:val="23"/>
          <w:szCs w:val="23"/>
        </w:rPr>
        <w:t xml:space="preserve"> session</w:t>
      </w:r>
      <w:r>
        <w:rPr>
          <w:rStyle w:val="pun"/>
          <w:color w:val="666600"/>
          <w:sz w:val="23"/>
          <w:szCs w:val="23"/>
        </w:rPr>
        <w:t>.</w:t>
      </w:r>
      <w:r>
        <w:rPr>
          <w:rStyle w:val="pln"/>
          <w:color w:val="000000"/>
          <w:sz w:val="23"/>
          <w:szCs w:val="23"/>
        </w:rPr>
        <w:t>createQuery</w:t>
      </w:r>
      <w:r>
        <w:rPr>
          <w:rStyle w:val="pun"/>
          <w:color w:val="666600"/>
          <w:sz w:val="23"/>
          <w:szCs w:val="23"/>
        </w:rPr>
        <w:t>(</w:t>
      </w:r>
      <w:r>
        <w:rPr>
          <w:rStyle w:val="str"/>
          <w:color w:val="008800"/>
          <w:sz w:val="23"/>
          <w:szCs w:val="23"/>
        </w:rPr>
        <w:t>"FROM EMPLOYEE"</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query</w:t>
      </w:r>
      <w:r>
        <w:rPr>
          <w:rStyle w:val="pun"/>
          <w:color w:val="666600"/>
          <w:sz w:val="23"/>
          <w:szCs w:val="23"/>
        </w:rPr>
        <w:t>.</w:t>
      </w:r>
      <w:r>
        <w:rPr>
          <w:rStyle w:val="pln"/>
          <w:color w:val="000000"/>
          <w:sz w:val="23"/>
          <w:szCs w:val="23"/>
        </w:rPr>
        <w:t>setCacheable</w:t>
      </w:r>
      <w:r>
        <w:rPr>
          <w:rStyle w:val="pun"/>
          <w:color w:val="666600"/>
          <w:sz w:val="23"/>
          <w:szCs w:val="23"/>
        </w:rPr>
        <w:t>(</w:t>
      </w:r>
      <w:r>
        <w:rPr>
          <w:rStyle w:val="kwd"/>
          <w:color w:val="000088"/>
          <w:sz w:val="23"/>
          <w:szCs w:val="23"/>
        </w:rPr>
        <w:t>true</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List</w:t>
      </w:r>
      <w:r>
        <w:rPr>
          <w:rStyle w:val="pln"/>
          <w:color w:val="000000"/>
          <w:sz w:val="23"/>
          <w:szCs w:val="23"/>
        </w:rPr>
        <w:t xml:space="preserve"> users </w:t>
      </w:r>
      <w:r>
        <w:rPr>
          <w:rStyle w:val="pun"/>
          <w:color w:val="666600"/>
          <w:sz w:val="23"/>
          <w:szCs w:val="23"/>
        </w:rPr>
        <w:t>=</w:t>
      </w:r>
      <w:r>
        <w:rPr>
          <w:rStyle w:val="pln"/>
          <w:color w:val="000000"/>
          <w:sz w:val="23"/>
          <w:szCs w:val="23"/>
        </w:rPr>
        <w:t xml:space="preserve"> query</w:t>
      </w:r>
      <w:r>
        <w:rPr>
          <w:rStyle w:val="pun"/>
          <w:color w:val="666600"/>
          <w:sz w:val="23"/>
          <w:szCs w:val="23"/>
        </w:rPr>
        <w:t>.</w:t>
      </w:r>
      <w:r>
        <w:rPr>
          <w:rStyle w:val="pln"/>
          <w:color w:val="000000"/>
          <w:sz w:val="23"/>
          <w:szCs w:val="23"/>
        </w:rPr>
        <w:t>list</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SessionFactory</w:t>
      </w:r>
      <w:r>
        <w:rPr>
          <w:rStyle w:val="pun"/>
          <w:color w:val="666600"/>
          <w:sz w:val="23"/>
          <w:szCs w:val="23"/>
        </w:rPr>
        <w:t>.</w:t>
      </w:r>
      <w:r>
        <w:rPr>
          <w:rStyle w:val="pln"/>
          <w:color w:val="000000"/>
          <w:sz w:val="23"/>
          <w:szCs w:val="23"/>
        </w:rPr>
        <w:t>closeSession</w:t>
      </w:r>
      <w:r>
        <w:rPr>
          <w:rStyle w:val="pun"/>
          <w:color w:val="666600"/>
          <w:sz w:val="23"/>
          <w:szCs w:val="23"/>
        </w:rPr>
        <w:t>();</w:t>
      </w:r>
    </w:p>
    <w:p w:rsidR="007257F8" w:rsidRDefault="007257F8" w:rsidP="00956485">
      <w:pPr>
        <w:pStyle w:val="NormalWeb"/>
        <w:shd w:val="clear" w:color="auto" w:fill="FFFFFF"/>
        <w:spacing w:before="90" w:beforeAutospacing="0" w:after="90" w:afterAutospacing="0"/>
        <w:rPr>
          <w:rFonts w:asciiTheme="minorHAnsi" w:hAnsiTheme="minorHAnsi" w:cstheme="minorHAnsi"/>
          <w:color w:val="FF0000"/>
          <w:sz w:val="28"/>
          <w:szCs w:val="28"/>
        </w:rPr>
      </w:pP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Session</w:t>
      </w:r>
      <w:r>
        <w:rPr>
          <w:rStyle w:val="pln"/>
          <w:color w:val="000000"/>
          <w:sz w:val="23"/>
          <w:szCs w:val="23"/>
        </w:rPr>
        <w:t xml:space="preserve"> session </w:t>
      </w:r>
      <w:r>
        <w:rPr>
          <w:rStyle w:val="pun"/>
          <w:color w:val="666600"/>
          <w:sz w:val="23"/>
          <w:szCs w:val="23"/>
        </w:rPr>
        <w:t>=</w:t>
      </w:r>
      <w:r>
        <w:rPr>
          <w:rStyle w:val="pln"/>
          <w:color w:val="000000"/>
          <w:sz w:val="23"/>
          <w:szCs w:val="23"/>
        </w:rPr>
        <w:t xml:space="preserve"> </w:t>
      </w:r>
      <w:r>
        <w:rPr>
          <w:rStyle w:val="typ"/>
          <w:color w:val="660066"/>
          <w:sz w:val="23"/>
          <w:szCs w:val="23"/>
        </w:rPr>
        <w:t>SessionFactory</w:t>
      </w:r>
      <w:r>
        <w:rPr>
          <w:rStyle w:val="pun"/>
          <w:color w:val="666600"/>
          <w:sz w:val="23"/>
          <w:szCs w:val="23"/>
        </w:rPr>
        <w:t>.</w:t>
      </w:r>
      <w:r>
        <w:rPr>
          <w:rStyle w:val="pln"/>
          <w:color w:val="000000"/>
          <w:sz w:val="23"/>
          <w:szCs w:val="23"/>
        </w:rPr>
        <w:t>openSession</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Query</w:t>
      </w:r>
      <w:r>
        <w:rPr>
          <w:rStyle w:val="pln"/>
          <w:color w:val="000000"/>
          <w:sz w:val="23"/>
          <w:szCs w:val="23"/>
        </w:rPr>
        <w:t xml:space="preserve"> query </w:t>
      </w:r>
      <w:r>
        <w:rPr>
          <w:rStyle w:val="pun"/>
          <w:color w:val="666600"/>
          <w:sz w:val="23"/>
          <w:szCs w:val="23"/>
        </w:rPr>
        <w:t>=</w:t>
      </w:r>
      <w:r>
        <w:rPr>
          <w:rStyle w:val="pln"/>
          <w:color w:val="000000"/>
          <w:sz w:val="23"/>
          <w:szCs w:val="23"/>
        </w:rPr>
        <w:t xml:space="preserve"> session</w:t>
      </w:r>
      <w:r>
        <w:rPr>
          <w:rStyle w:val="pun"/>
          <w:color w:val="666600"/>
          <w:sz w:val="23"/>
          <w:szCs w:val="23"/>
        </w:rPr>
        <w:t>.</w:t>
      </w:r>
      <w:r>
        <w:rPr>
          <w:rStyle w:val="pln"/>
          <w:color w:val="000000"/>
          <w:sz w:val="23"/>
          <w:szCs w:val="23"/>
        </w:rPr>
        <w:t>createQuery</w:t>
      </w:r>
      <w:r>
        <w:rPr>
          <w:rStyle w:val="pun"/>
          <w:color w:val="666600"/>
          <w:sz w:val="23"/>
          <w:szCs w:val="23"/>
        </w:rPr>
        <w:t>(</w:t>
      </w:r>
      <w:r>
        <w:rPr>
          <w:rStyle w:val="str"/>
          <w:color w:val="008800"/>
          <w:sz w:val="23"/>
          <w:szCs w:val="23"/>
        </w:rPr>
        <w:t>"FROM EMPLOYEE"</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query</w:t>
      </w:r>
      <w:r>
        <w:rPr>
          <w:rStyle w:val="pun"/>
          <w:color w:val="666600"/>
          <w:sz w:val="23"/>
          <w:szCs w:val="23"/>
        </w:rPr>
        <w:t>.</w:t>
      </w:r>
      <w:r>
        <w:rPr>
          <w:rStyle w:val="pln"/>
          <w:color w:val="000000"/>
          <w:sz w:val="23"/>
          <w:szCs w:val="23"/>
        </w:rPr>
        <w:t>setCacheable</w:t>
      </w:r>
      <w:r>
        <w:rPr>
          <w:rStyle w:val="pun"/>
          <w:color w:val="666600"/>
          <w:sz w:val="23"/>
          <w:szCs w:val="23"/>
        </w:rPr>
        <w:t>(</w:t>
      </w:r>
      <w:r>
        <w:rPr>
          <w:rStyle w:val="kwd"/>
          <w:color w:val="000088"/>
          <w:sz w:val="23"/>
          <w:szCs w:val="23"/>
        </w:rPr>
        <w:t>true</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query</w:t>
      </w:r>
      <w:r>
        <w:rPr>
          <w:rStyle w:val="pun"/>
          <w:color w:val="666600"/>
          <w:sz w:val="23"/>
          <w:szCs w:val="23"/>
        </w:rPr>
        <w:t>.</w:t>
      </w:r>
      <w:r>
        <w:rPr>
          <w:rStyle w:val="pln"/>
          <w:color w:val="000000"/>
          <w:sz w:val="23"/>
          <w:szCs w:val="23"/>
        </w:rPr>
        <w:t>setCacheRegion</w:t>
      </w:r>
      <w:r>
        <w:rPr>
          <w:rStyle w:val="pun"/>
          <w:color w:val="666600"/>
          <w:sz w:val="23"/>
          <w:szCs w:val="23"/>
        </w:rPr>
        <w:t>(</w:t>
      </w:r>
      <w:r>
        <w:rPr>
          <w:rStyle w:val="str"/>
          <w:color w:val="008800"/>
          <w:sz w:val="23"/>
          <w:szCs w:val="23"/>
        </w:rPr>
        <w:t>"employee"</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List</w:t>
      </w:r>
      <w:r>
        <w:rPr>
          <w:rStyle w:val="pln"/>
          <w:color w:val="000000"/>
          <w:sz w:val="23"/>
          <w:szCs w:val="23"/>
        </w:rPr>
        <w:t xml:space="preserve"> users </w:t>
      </w:r>
      <w:r>
        <w:rPr>
          <w:rStyle w:val="pun"/>
          <w:color w:val="666600"/>
          <w:sz w:val="23"/>
          <w:szCs w:val="23"/>
        </w:rPr>
        <w:t>=</w:t>
      </w:r>
      <w:r>
        <w:rPr>
          <w:rStyle w:val="pln"/>
          <w:color w:val="000000"/>
          <w:sz w:val="23"/>
          <w:szCs w:val="23"/>
        </w:rPr>
        <w:t xml:space="preserve"> query</w:t>
      </w:r>
      <w:r>
        <w:rPr>
          <w:rStyle w:val="pun"/>
          <w:color w:val="666600"/>
          <w:sz w:val="23"/>
          <w:szCs w:val="23"/>
        </w:rPr>
        <w:t>.</w:t>
      </w:r>
      <w:r>
        <w:rPr>
          <w:rStyle w:val="pln"/>
          <w:color w:val="000000"/>
          <w:sz w:val="23"/>
          <w:szCs w:val="23"/>
        </w:rPr>
        <w:t>list</w:t>
      </w:r>
      <w:r>
        <w:rPr>
          <w:rStyle w:val="pun"/>
          <w:color w:val="666600"/>
          <w:sz w:val="23"/>
          <w:szCs w:val="23"/>
        </w:rPr>
        <w:t>();</w:t>
      </w:r>
    </w:p>
    <w:p w:rsidR="007257F8" w:rsidRDefault="007257F8" w:rsidP="007257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SessionFactory</w:t>
      </w:r>
      <w:r>
        <w:rPr>
          <w:rStyle w:val="pun"/>
          <w:color w:val="666600"/>
          <w:sz w:val="23"/>
          <w:szCs w:val="23"/>
        </w:rPr>
        <w:t>.</w:t>
      </w:r>
      <w:r>
        <w:rPr>
          <w:rStyle w:val="pln"/>
          <w:color w:val="000000"/>
          <w:sz w:val="23"/>
          <w:szCs w:val="23"/>
        </w:rPr>
        <w:t>closeSession</w:t>
      </w:r>
      <w:r>
        <w:rPr>
          <w:rStyle w:val="pun"/>
          <w:color w:val="666600"/>
          <w:sz w:val="23"/>
          <w:szCs w:val="23"/>
        </w:rPr>
        <w:t>();</w:t>
      </w:r>
    </w:p>
    <w:p w:rsidR="007257F8"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5.When does the cache expires in hibernate?.</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The following attributes and elements are optional.</w:t>
      </w:r>
    </w:p>
    <w:p w:rsidR="007257F8" w:rsidRPr="007257F8" w:rsidRDefault="007257F8" w:rsidP="007257F8">
      <w:pPr>
        <w:pStyle w:val="HTMLPreformatted"/>
        <w:spacing w:after="240"/>
        <w:textAlignment w:val="baseline"/>
        <w:rPr>
          <w:rFonts w:asciiTheme="minorHAnsi" w:hAnsiTheme="minorHAnsi" w:cstheme="minorHAnsi"/>
          <w:color w:val="242729"/>
        </w:rPr>
      </w:pP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timeToIdleSeconds:</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Sets the time to idle for an element before it expires.</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i.e. The maximum amount of time between accesses before an element expires</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Is only used if the element is not eternal.</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Optional attribute. A value of 0 means that an Element can idle for infinity.</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The default value is 0.</w:t>
      </w:r>
    </w:p>
    <w:p w:rsidR="007257F8" w:rsidRPr="007257F8" w:rsidRDefault="007257F8" w:rsidP="007257F8">
      <w:pPr>
        <w:pStyle w:val="HTMLPreformatted"/>
        <w:spacing w:after="240"/>
        <w:textAlignment w:val="baseline"/>
        <w:rPr>
          <w:rFonts w:asciiTheme="minorHAnsi" w:hAnsiTheme="minorHAnsi" w:cstheme="minorHAnsi"/>
          <w:color w:val="242729"/>
        </w:rPr>
      </w:pP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timeToLiveSeconds:</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lastRenderedPageBreak/>
        <w:t>Sets the time to live for an element before it expires.</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i.e. The maximum time between creation time and when an element expires.</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Is only used if the element is not eternal.</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Optional attribute. A value of 0 means that and Element can live for infinity.</w:t>
      </w:r>
    </w:p>
    <w:p w:rsidR="007257F8" w:rsidRPr="007257F8" w:rsidRDefault="007257F8" w:rsidP="007257F8">
      <w:pPr>
        <w:pStyle w:val="HTMLPreformatted"/>
        <w:spacing w:after="240"/>
        <w:textAlignment w:val="baseline"/>
        <w:rPr>
          <w:rFonts w:asciiTheme="minorHAnsi" w:hAnsiTheme="minorHAnsi" w:cstheme="minorHAnsi"/>
          <w:color w:val="242729"/>
        </w:rPr>
      </w:pPr>
      <w:r w:rsidRPr="007257F8">
        <w:rPr>
          <w:rFonts w:asciiTheme="minorHAnsi" w:hAnsiTheme="minorHAnsi" w:cstheme="minorHAnsi"/>
          <w:color w:val="242729"/>
        </w:rPr>
        <w:t>The default value is 0.</w:t>
      </w:r>
    </w:p>
    <w:p w:rsidR="007257F8"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6.ORM vs JDBC</w:t>
      </w:r>
      <w:r w:rsidRPr="00094CB6">
        <w:rPr>
          <w:rFonts w:asciiTheme="minorHAnsi" w:hAnsiTheme="minorHAnsi" w:cstheme="minorHAnsi"/>
          <w:color w:val="FF0000"/>
          <w:sz w:val="28"/>
          <w:szCs w:val="28"/>
        </w:rPr>
        <w:br/>
        <w:t>7.What is dialect in hibernate?.</w:t>
      </w:r>
    </w:p>
    <w:p w:rsidR="007257F8" w:rsidRDefault="007257F8" w:rsidP="00956485">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Hibernate</w:t>
      </w:r>
      <w:r>
        <w:rPr>
          <w:rFonts w:ascii="Arial" w:hAnsi="Arial" w:cs="Arial"/>
          <w:color w:val="222222"/>
          <w:shd w:val="clear" w:color="auto" w:fill="FFFFFF"/>
        </w:rPr>
        <w:t> uses "</w:t>
      </w:r>
      <w:r>
        <w:rPr>
          <w:rFonts w:ascii="Arial" w:hAnsi="Arial" w:cs="Arial"/>
          <w:b/>
          <w:bCs/>
          <w:color w:val="222222"/>
          <w:shd w:val="clear" w:color="auto" w:fill="FFFFFF"/>
        </w:rPr>
        <w:t>dialect</w:t>
      </w:r>
      <w:r>
        <w:rPr>
          <w:rFonts w:ascii="Arial" w:hAnsi="Arial" w:cs="Arial"/>
          <w:color w:val="222222"/>
          <w:shd w:val="clear" w:color="auto" w:fill="FFFFFF"/>
        </w:rPr>
        <w:t>" configuration to know which database you are using so that it can switch to the database specific SQL generator code wherever/whenever necessary.</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8.Immutable classes in java.</w:t>
      </w:r>
      <w:r w:rsidRPr="00094CB6">
        <w:rPr>
          <w:rFonts w:asciiTheme="minorHAnsi" w:hAnsiTheme="minorHAnsi" w:cstheme="minorHAnsi"/>
          <w:color w:val="FF0000"/>
          <w:sz w:val="28"/>
          <w:szCs w:val="28"/>
        </w:rPr>
        <w:br/>
        <w:t>9.Why we need immutable classes?.</w:t>
      </w:r>
      <w:r w:rsidRPr="00094CB6">
        <w:rPr>
          <w:rFonts w:asciiTheme="minorHAnsi" w:hAnsiTheme="minorHAnsi" w:cstheme="minorHAnsi"/>
          <w:color w:val="FF0000"/>
          <w:sz w:val="28"/>
          <w:szCs w:val="28"/>
        </w:rPr>
        <w:br/>
        <w:t>10.Hash code and equals methods.</w:t>
      </w:r>
      <w:r w:rsidRPr="00094CB6">
        <w:rPr>
          <w:rFonts w:asciiTheme="minorHAnsi" w:hAnsiTheme="minorHAnsi" w:cstheme="minorHAnsi"/>
          <w:color w:val="FF0000"/>
          <w:sz w:val="28"/>
          <w:szCs w:val="28"/>
        </w:rPr>
        <w:br/>
        <w:t>11.Concurrent Hash Map.</w:t>
      </w:r>
    </w:p>
    <w:p w:rsidR="00B264EA"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w:t>
      </w:r>
      <w:r w:rsidRPr="00094CB6">
        <w:rPr>
          <w:rFonts w:asciiTheme="minorHAnsi" w:hAnsiTheme="minorHAnsi" w:cstheme="minorHAnsi"/>
          <w:color w:val="FF0000"/>
          <w:sz w:val="28"/>
          <w:szCs w:val="28"/>
        </w:rPr>
        <w:br/>
        <w:t>#Cisco:</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1.Bean Scope in spring.</w:t>
      </w:r>
      <w:r w:rsidRPr="00094CB6">
        <w:rPr>
          <w:rFonts w:asciiTheme="minorHAnsi" w:hAnsiTheme="minorHAnsi" w:cstheme="minorHAnsi"/>
          <w:color w:val="FF0000"/>
          <w:sz w:val="28"/>
          <w:szCs w:val="28"/>
        </w:rPr>
        <w:br/>
        <w:t>2.Single ton and global session.</w:t>
      </w:r>
      <w:r w:rsidRPr="00094CB6">
        <w:rPr>
          <w:rFonts w:asciiTheme="minorHAnsi" w:hAnsiTheme="minorHAnsi" w:cstheme="minorHAnsi"/>
          <w:color w:val="FF0000"/>
          <w:sz w:val="28"/>
          <w:szCs w:val="28"/>
        </w:rPr>
        <w:br/>
        <w:t>3.Wait vs Sleep</w:t>
      </w:r>
      <w:r w:rsidRPr="00094CB6">
        <w:rPr>
          <w:rFonts w:asciiTheme="minorHAnsi" w:hAnsiTheme="minorHAnsi" w:cstheme="minorHAnsi"/>
          <w:color w:val="FF0000"/>
          <w:sz w:val="28"/>
          <w:szCs w:val="28"/>
        </w:rPr>
        <w:br/>
        <w:t>4.Immutable class</w:t>
      </w:r>
      <w:r w:rsidRPr="00094CB6">
        <w:rPr>
          <w:rFonts w:asciiTheme="minorHAnsi" w:hAnsiTheme="minorHAnsi" w:cstheme="minorHAnsi"/>
          <w:color w:val="FF0000"/>
          <w:sz w:val="28"/>
          <w:szCs w:val="28"/>
        </w:rPr>
        <w:br/>
        <w:t>5.Prototype and request.</w:t>
      </w:r>
      <w:r w:rsidRPr="00094CB6">
        <w:rPr>
          <w:rFonts w:asciiTheme="minorHAnsi" w:hAnsiTheme="minorHAnsi" w:cstheme="minorHAnsi"/>
          <w:color w:val="FF0000"/>
          <w:sz w:val="28"/>
          <w:szCs w:val="28"/>
        </w:rPr>
        <w:br/>
        <w:t>6.Lazy Loading in hibernate.</w:t>
      </w:r>
      <w:r w:rsidRPr="00094CB6">
        <w:rPr>
          <w:rFonts w:asciiTheme="minorHAnsi" w:hAnsiTheme="minorHAnsi" w:cstheme="minorHAnsi"/>
          <w:color w:val="FF0000"/>
          <w:sz w:val="28"/>
          <w:szCs w:val="28"/>
        </w:rPr>
        <w:br/>
        <w:t>7.Cascade attribute in hibernate and what are the values for cascade.</w:t>
      </w:r>
    </w:p>
    <w:p w:rsidR="00B264EA" w:rsidRPr="00B264EA" w:rsidRDefault="00B264EA" w:rsidP="00B264EA">
      <w:pPr>
        <w:shd w:val="clear" w:color="auto" w:fill="FFFFFF"/>
        <w:spacing w:after="30" w:line="240" w:lineRule="auto"/>
        <w:textAlignment w:val="baseline"/>
        <w:rPr>
          <w:rFonts w:ascii="inherit" w:eastAsia="Times New Roman" w:hAnsi="inherit" w:cs="Arial"/>
          <w:color w:val="242729"/>
          <w:sz w:val="20"/>
          <w:szCs w:val="20"/>
          <w:lang w:eastAsia="en-IN"/>
        </w:rPr>
      </w:pPr>
      <w:r w:rsidRPr="00B264EA">
        <w:rPr>
          <w:rFonts w:ascii="inherit" w:eastAsia="Times New Roman" w:hAnsi="inherit" w:cs="Arial"/>
          <w:color w:val="242729"/>
          <w:sz w:val="20"/>
          <w:szCs w:val="20"/>
          <w:lang w:eastAsia="en-IN"/>
        </w:rPr>
        <w:t>21</w:t>
      </w:r>
    </w:p>
    <w:p w:rsidR="00B264EA" w:rsidRPr="00B264EA" w:rsidRDefault="00B264EA" w:rsidP="00B264EA">
      <w:pPr>
        <w:shd w:val="clear" w:color="auto" w:fill="FFFFFF"/>
        <w:spacing w:after="240" w:line="240" w:lineRule="auto"/>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Cascading is about persistence actions involving one object propagating to other objects via an association. Cascading can apply to a variety of Hibernate actions, and it is typically transitive. The "cascade=..." attribute of the annotation that defines the association says what actions should cascade for that association.</w:t>
      </w:r>
    </w:p>
    <w:p w:rsidR="00B264EA" w:rsidRPr="00B264EA" w:rsidRDefault="00B264EA" w:rsidP="00B264EA">
      <w:pPr>
        <w:shd w:val="clear" w:color="auto" w:fill="FFFFFF"/>
        <w:spacing w:after="240" w:line="240" w:lineRule="auto"/>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Cascade = "all" means to apply all primary cascade types. As of Hibernate 5.3, these types are:</w:t>
      </w:r>
    </w:p>
    <w:p w:rsidR="00B264EA" w:rsidRPr="00B264EA" w:rsidRDefault="00B264EA" w:rsidP="0013606E">
      <w:pPr>
        <w:numPr>
          <w:ilvl w:val="0"/>
          <w:numId w:val="14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"delete" / "remove",</w:t>
      </w:r>
    </w:p>
    <w:p w:rsidR="00B264EA" w:rsidRPr="00B264EA" w:rsidRDefault="00B264EA" w:rsidP="0013606E">
      <w:pPr>
        <w:numPr>
          <w:ilvl w:val="0"/>
          <w:numId w:val="14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"detach" / "evict",</w:t>
      </w:r>
    </w:p>
    <w:p w:rsidR="00B264EA" w:rsidRPr="00B264EA" w:rsidRDefault="00B264EA" w:rsidP="0013606E">
      <w:pPr>
        <w:numPr>
          <w:ilvl w:val="0"/>
          <w:numId w:val="14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"merge",</w:t>
      </w:r>
    </w:p>
    <w:p w:rsidR="00B264EA" w:rsidRPr="00B264EA" w:rsidRDefault="00B264EA" w:rsidP="0013606E">
      <w:pPr>
        <w:numPr>
          <w:ilvl w:val="0"/>
          <w:numId w:val="14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"lock",</w:t>
      </w:r>
    </w:p>
    <w:p w:rsidR="00B264EA" w:rsidRPr="00B264EA" w:rsidRDefault="00B264EA" w:rsidP="0013606E">
      <w:pPr>
        <w:numPr>
          <w:ilvl w:val="0"/>
          <w:numId w:val="14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"persist",</w:t>
      </w:r>
    </w:p>
    <w:p w:rsidR="00B264EA" w:rsidRPr="00B264EA" w:rsidRDefault="00B264EA" w:rsidP="0013606E">
      <w:pPr>
        <w:numPr>
          <w:ilvl w:val="0"/>
          <w:numId w:val="14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lastRenderedPageBreak/>
        <w:t>"refresh",</w:t>
      </w:r>
    </w:p>
    <w:p w:rsidR="00B264EA" w:rsidRPr="00B264EA" w:rsidRDefault="00B264EA" w:rsidP="0013606E">
      <w:pPr>
        <w:numPr>
          <w:ilvl w:val="0"/>
          <w:numId w:val="14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"replicate",</w:t>
      </w:r>
    </w:p>
    <w:p w:rsidR="00B264EA" w:rsidRPr="00B264EA" w:rsidRDefault="00B264EA" w:rsidP="0013606E">
      <w:pPr>
        <w:numPr>
          <w:ilvl w:val="0"/>
          <w:numId w:val="14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"save_update" / "update"</w:t>
      </w:r>
    </w:p>
    <w:p w:rsidR="00B264EA" w:rsidRPr="00B264EA" w:rsidRDefault="00B264EA" w:rsidP="00B264EA">
      <w:pPr>
        <w:shd w:val="clear" w:color="auto" w:fill="FFFFFF"/>
        <w:spacing w:after="240" w:line="240" w:lineRule="auto"/>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(Some of those cascade type names are old and/or deprecated.)</w:t>
      </w:r>
    </w:p>
    <w:p w:rsidR="00B264EA" w:rsidRPr="00B264EA" w:rsidRDefault="00B264EA" w:rsidP="00B264EA">
      <w:pPr>
        <w:shd w:val="clear" w:color="auto" w:fill="FFFFFF"/>
        <w:spacing w:after="240" w:line="240" w:lineRule="auto"/>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There are three more compound types:</w:t>
      </w:r>
    </w:p>
    <w:p w:rsidR="00B264EA" w:rsidRPr="00B264EA" w:rsidRDefault="00B264EA" w:rsidP="0013606E">
      <w:pPr>
        <w:numPr>
          <w:ilvl w:val="0"/>
          <w:numId w:val="14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"all_delete_orphan" - means the same as "all" plus enabling the deletion of entities that are orphaned by the cascading.</w:t>
      </w:r>
    </w:p>
    <w:p w:rsidR="00B264EA" w:rsidRPr="00B264EA" w:rsidRDefault="00B264EA" w:rsidP="0013606E">
      <w:pPr>
        <w:numPr>
          <w:ilvl w:val="0"/>
          <w:numId w:val="14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"delete_orphan" - means "delete" plus orphan deletion.</w:t>
      </w:r>
    </w:p>
    <w:p w:rsidR="00B264EA" w:rsidRPr="00B264EA" w:rsidRDefault="00B264EA" w:rsidP="0013606E">
      <w:pPr>
        <w:numPr>
          <w:ilvl w:val="0"/>
          <w:numId w:val="142"/>
        </w:numPr>
        <w:shd w:val="clear" w:color="auto" w:fill="FFFFFF"/>
        <w:spacing w:after="75" w:line="240" w:lineRule="auto"/>
        <w:ind w:left="450"/>
        <w:textAlignment w:val="baseline"/>
        <w:rPr>
          <w:rFonts w:ascii="inherit" w:eastAsia="Times New Roman" w:hAnsi="inherit" w:cs="Arial"/>
          <w:color w:val="242729"/>
          <w:sz w:val="23"/>
          <w:szCs w:val="23"/>
          <w:lang w:eastAsia="en-IN"/>
        </w:rPr>
      </w:pPr>
      <w:r w:rsidRPr="00B264EA">
        <w:rPr>
          <w:rFonts w:ascii="inherit" w:eastAsia="Times New Roman" w:hAnsi="inherit" w:cs="Arial"/>
          <w:color w:val="242729"/>
          <w:sz w:val="23"/>
          <w:szCs w:val="23"/>
          <w:lang w:eastAsia="en-IN"/>
        </w:rPr>
        <w:t>"none" - means no cascading.</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w:t>
      </w:r>
      <w:r w:rsidRPr="00094CB6">
        <w:rPr>
          <w:rFonts w:asciiTheme="minorHAnsi" w:hAnsiTheme="minorHAnsi" w:cstheme="minorHAnsi"/>
          <w:color w:val="FF0000"/>
          <w:sz w:val="28"/>
          <w:szCs w:val="28"/>
        </w:rPr>
        <w:br/>
        <w:t>#NIIT</w:t>
      </w:r>
      <w:r w:rsidRPr="00094CB6">
        <w:rPr>
          <w:rFonts w:asciiTheme="minorHAnsi" w:hAnsiTheme="minorHAnsi" w:cstheme="minorHAnsi"/>
          <w:color w:val="FF0000"/>
          <w:sz w:val="28"/>
          <w:szCs w:val="28"/>
        </w:rPr>
        <w:br/>
        <w:t>-----</w:t>
      </w:r>
    </w:p>
    <w:p w:rsidR="00897520"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1.About project</w:t>
      </w:r>
      <w:r w:rsidRPr="00094CB6">
        <w:rPr>
          <w:rFonts w:asciiTheme="minorHAnsi" w:hAnsiTheme="minorHAnsi" w:cstheme="minorHAnsi"/>
          <w:color w:val="FF0000"/>
          <w:sz w:val="28"/>
          <w:szCs w:val="28"/>
        </w:rPr>
        <w:br/>
        <w:t>2.Web services</w:t>
      </w:r>
      <w:r w:rsidRPr="00094CB6">
        <w:rPr>
          <w:rFonts w:asciiTheme="minorHAnsi" w:hAnsiTheme="minorHAnsi" w:cstheme="minorHAnsi"/>
          <w:color w:val="FF0000"/>
          <w:sz w:val="28"/>
          <w:szCs w:val="28"/>
        </w:rPr>
        <w:br/>
        <w:t>3.JDK vs JRE.</w:t>
      </w:r>
      <w:r w:rsidRPr="00094CB6">
        <w:rPr>
          <w:rFonts w:asciiTheme="minorHAnsi" w:hAnsiTheme="minorHAnsi" w:cstheme="minorHAnsi"/>
          <w:color w:val="FF0000"/>
          <w:sz w:val="28"/>
          <w:szCs w:val="28"/>
        </w:rPr>
        <w:br/>
        <w:t>4.Jar vs WAR</w:t>
      </w:r>
    </w:p>
    <w:p w:rsidR="00897520" w:rsidRPr="00897520" w:rsidRDefault="00897520" w:rsidP="00897520">
      <w:pPr>
        <w:shd w:val="clear" w:color="auto" w:fill="FFFFFF"/>
        <w:spacing w:after="30" w:line="240" w:lineRule="auto"/>
        <w:textAlignment w:val="baseline"/>
        <w:rPr>
          <w:rFonts w:ascii="inherit" w:eastAsia="Times New Roman" w:hAnsi="inherit" w:cs="Arial"/>
          <w:color w:val="242729"/>
          <w:sz w:val="20"/>
          <w:szCs w:val="20"/>
          <w:lang w:eastAsia="en-IN"/>
        </w:rPr>
      </w:pPr>
      <w:r w:rsidRPr="00897520">
        <w:rPr>
          <w:rFonts w:ascii="inherit" w:eastAsia="Times New Roman" w:hAnsi="inherit" w:cs="Arial"/>
          <w:color w:val="242729"/>
          <w:sz w:val="20"/>
          <w:szCs w:val="20"/>
          <w:lang w:eastAsia="en-IN"/>
        </w:rPr>
        <w:t>33</w:t>
      </w:r>
    </w:p>
    <w:p w:rsidR="00897520" w:rsidRPr="00897520" w:rsidRDefault="00897520" w:rsidP="00897520">
      <w:pPr>
        <w:shd w:val="clear" w:color="auto" w:fill="FFFFFF"/>
        <w:spacing w:after="0" w:line="240" w:lineRule="auto"/>
        <w:textAlignment w:val="baseline"/>
        <w:rPr>
          <w:rFonts w:ascii="inherit" w:eastAsia="Times New Roman" w:hAnsi="inherit" w:cs="Arial"/>
          <w:color w:val="242729"/>
          <w:sz w:val="23"/>
          <w:szCs w:val="23"/>
          <w:lang w:eastAsia="en-IN"/>
        </w:rPr>
      </w:pPr>
      <w:r w:rsidRPr="00897520">
        <w:rPr>
          <w:rFonts w:ascii="inherit" w:eastAsia="Times New Roman" w:hAnsi="inherit" w:cs="Arial"/>
          <w:b/>
          <w:bCs/>
          <w:color w:val="242729"/>
          <w:sz w:val="23"/>
          <w:szCs w:val="23"/>
          <w:bdr w:val="none" w:sz="0" w:space="0" w:color="auto" w:frame="1"/>
          <w:lang w:eastAsia="en-IN"/>
        </w:rPr>
        <w:t>WAR</w:t>
      </w:r>
      <w:r w:rsidRPr="00897520">
        <w:rPr>
          <w:rFonts w:ascii="inherit" w:eastAsia="Times New Roman" w:hAnsi="inherit" w:cs="Arial"/>
          <w:color w:val="242729"/>
          <w:sz w:val="23"/>
          <w:szCs w:val="23"/>
          <w:lang w:eastAsia="en-IN"/>
        </w:rPr>
        <w:t> stands for </w:t>
      </w:r>
      <w:r w:rsidRPr="00897520">
        <w:rPr>
          <w:rFonts w:ascii="inherit" w:eastAsia="Times New Roman" w:hAnsi="inherit" w:cs="Arial"/>
          <w:b/>
          <w:bCs/>
          <w:color w:val="242729"/>
          <w:sz w:val="23"/>
          <w:szCs w:val="23"/>
          <w:bdr w:val="none" w:sz="0" w:space="0" w:color="auto" w:frame="1"/>
          <w:lang w:eastAsia="en-IN"/>
        </w:rPr>
        <w:t>Web application ARchive</w:t>
      </w:r>
    </w:p>
    <w:p w:rsidR="00897520" w:rsidRPr="00897520" w:rsidRDefault="00897520" w:rsidP="00897520">
      <w:pPr>
        <w:shd w:val="clear" w:color="auto" w:fill="FFFFFF"/>
        <w:spacing w:after="0" w:line="240" w:lineRule="auto"/>
        <w:textAlignment w:val="baseline"/>
        <w:rPr>
          <w:rFonts w:ascii="inherit" w:eastAsia="Times New Roman" w:hAnsi="inherit" w:cs="Arial"/>
          <w:color w:val="242729"/>
          <w:sz w:val="23"/>
          <w:szCs w:val="23"/>
          <w:lang w:eastAsia="en-IN"/>
        </w:rPr>
      </w:pPr>
      <w:r w:rsidRPr="00897520">
        <w:rPr>
          <w:rFonts w:ascii="inherit" w:eastAsia="Times New Roman" w:hAnsi="inherit" w:cs="Arial"/>
          <w:b/>
          <w:bCs/>
          <w:color w:val="242729"/>
          <w:sz w:val="23"/>
          <w:szCs w:val="23"/>
          <w:bdr w:val="none" w:sz="0" w:space="0" w:color="auto" w:frame="1"/>
          <w:lang w:eastAsia="en-IN"/>
        </w:rPr>
        <w:t>JAR</w:t>
      </w:r>
      <w:r w:rsidRPr="00897520">
        <w:rPr>
          <w:rFonts w:ascii="inherit" w:eastAsia="Times New Roman" w:hAnsi="inherit" w:cs="Arial"/>
          <w:color w:val="242729"/>
          <w:sz w:val="23"/>
          <w:szCs w:val="23"/>
          <w:lang w:eastAsia="en-IN"/>
        </w:rPr>
        <w:t> stands for </w:t>
      </w:r>
      <w:r w:rsidRPr="00897520">
        <w:rPr>
          <w:rFonts w:ascii="inherit" w:eastAsia="Times New Roman" w:hAnsi="inherit" w:cs="Arial"/>
          <w:b/>
          <w:bCs/>
          <w:color w:val="242729"/>
          <w:sz w:val="23"/>
          <w:szCs w:val="23"/>
          <w:bdr w:val="none" w:sz="0" w:space="0" w:color="auto" w:frame="1"/>
          <w:lang w:eastAsia="en-IN"/>
        </w:rPr>
        <w:t>Java ARchive</w:t>
      </w:r>
    </w:p>
    <w:p w:rsidR="00897520" w:rsidRPr="00897520" w:rsidRDefault="00897520" w:rsidP="00897520">
      <w:pPr>
        <w:shd w:val="clear" w:color="auto" w:fill="FFFFFF"/>
        <w:spacing w:after="75" w:line="240" w:lineRule="auto"/>
        <w:textAlignment w:val="baseline"/>
        <w:rPr>
          <w:rFonts w:ascii="inherit" w:eastAsia="Times New Roman" w:hAnsi="inherit" w:cs="Arial"/>
          <w:color w:val="242729"/>
          <w:sz w:val="23"/>
          <w:szCs w:val="23"/>
          <w:lang w:eastAsia="en-IN"/>
        </w:rPr>
      </w:pPr>
      <w:r w:rsidRPr="00897520">
        <w:rPr>
          <w:rFonts w:ascii="inherit" w:eastAsia="Times New Roman" w:hAnsi="inherit" w:cs="Arial"/>
          <w:noProof/>
          <w:color w:val="0064BD"/>
          <w:sz w:val="23"/>
          <w:szCs w:val="23"/>
          <w:bdr w:val="none" w:sz="0" w:space="0" w:color="auto" w:frame="1"/>
          <w:lang w:eastAsia="en-IN"/>
        </w:rPr>
        <w:lastRenderedPageBreak/>
        <w:drawing>
          <wp:inline distT="0" distB="0" distL="0" distR="0">
            <wp:extent cx="5105400" cy="4162425"/>
            <wp:effectExtent l="0" t="0" r="0" b="9525"/>
            <wp:docPr id="48" name="Picture 48" descr="enter image description her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nter image description her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105400" cy="4162425"/>
                    </a:xfrm>
                    <a:prstGeom prst="rect">
                      <a:avLst/>
                    </a:prstGeom>
                    <a:noFill/>
                    <a:ln>
                      <a:noFill/>
                    </a:ln>
                  </pic:spPr>
                </pic:pic>
              </a:graphicData>
            </a:graphic>
          </wp:inline>
        </w:drawing>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5.Checked vs unchecked</w:t>
      </w:r>
      <w:r w:rsidRPr="00094CB6">
        <w:rPr>
          <w:rFonts w:asciiTheme="minorHAnsi" w:hAnsiTheme="minorHAnsi" w:cstheme="minorHAnsi"/>
          <w:color w:val="FF0000"/>
          <w:sz w:val="28"/>
          <w:szCs w:val="28"/>
        </w:rPr>
        <w:br/>
        <w:t>6.Synchronizaction in thread.</w:t>
      </w:r>
      <w:r w:rsidRPr="00094CB6">
        <w:rPr>
          <w:rFonts w:asciiTheme="minorHAnsi" w:hAnsiTheme="minorHAnsi" w:cstheme="minorHAnsi"/>
          <w:color w:val="FF0000"/>
          <w:sz w:val="28"/>
          <w:szCs w:val="28"/>
        </w:rPr>
        <w:br/>
        <w:t>7.Runnable or thread.</w:t>
      </w:r>
      <w:r w:rsidRPr="00094CB6">
        <w:rPr>
          <w:rFonts w:asciiTheme="minorHAnsi" w:hAnsiTheme="minorHAnsi" w:cstheme="minorHAnsi"/>
          <w:color w:val="FF0000"/>
          <w:sz w:val="28"/>
          <w:szCs w:val="28"/>
        </w:rPr>
        <w:br/>
        <w:t>8.Auto Boxing and unboxing.</w:t>
      </w:r>
      <w:r w:rsidRPr="00094CB6">
        <w:rPr>
          <w:rFonts w:asciiTheme="minorHAnsi" w:hAnsiTheme="minorHAnsi" w:cstheme="minorHAnsi"/>
          <w:color w:val="FF0000"/>
          <w:sz w:val="28"/>
          <w:szCs w:val="28"/>
        </w:rPr>
        <w:br/>
        <w:t>9.java 5 features</w:t>
      </w:r>
      <w:r w:rsidRPr="00094CB6">
        <w:rPr>
          <w:rFonts w:asciiTheme="minorHAnsi" w:hAnsiTheme="minorHAnsi" w:cstheme="minorHAnsi"/>
          <w:color w:val="FF0000"/>
          <w:sz w:val="28"/>
          <w:szCs w:val="28"/>
        </w:rPr>
        <w:br/>
        <w:t>Java 6 features</w:t>
      </w:r>
      <w:r w:rsidRPr="00094CB6">
        <w:rPr>
          <w:rFonts w:asciiTheme="minorHAnsi" w:hAnsiTheme="minorHAnsi" w:cstheme="minorHAnsi"/>
          <w:color w:val="FF0000"/>
          <w:sz w:val="28"/>
          <w:szCs w:val="28"/>
        </w:rPr>
        <w:br/>
        <w:t>Java 7 features.</w:t>
      </w:r>
      <w:r w:rsidRPr="00094CB6">
        <w:rPr>
          <w:rFonts w:asciiTheme="minorHAnsi" w:hAnsiTheme="minorHAnsi" w:cstheme="minorHAnsi"/>
          <w:color w:val="FF0000"/>
          <w:sz w:val="28"/>
          <w:szCs w:val="28"/>
        </w:rPr>
        <w:br/>
        <w:t>10.Design patterns</w:t>
      </w:r>
      <w:r w:rsidRPr="00094CB6">
        <w:rPr>
          <w:rFonts w:asciiTheme="minorHAnsi" w:hAnsiTheme="minorHAnsi" w:cstheme="minorHAnsi"/>
          <w:color w:val="FF0000"/>
          <w:sz w:val="28"/>
          <w:szCs w:val="28"/>
        </w:rPr>
        <w:br/>
        <w:t>Ex:Single ton,Front controller,MVC.</w:t>
      </w:r>
      <w:r w:rsidRPr="00094CB6">
        <w:rPr>
          <w:rFonts w:asciiTheme="minorHAnsi" w:hAnsiTheme="minorHAnsi" w:cstheme="minorHAnsi"/>
          <w:color w:val="FF0000"/>
          <w:sz w:val="28"/>
          <w:szCs w:val="28"/>
        </w:rPr>
        <w:br/>
        <w:t>11.How to create single ton.</w:t>
      </w:r>
      <w:r w:rsidRPr="00094CB6">
        <w:rPr>
          <w:rFonts w:asciiTheme="minorHAnsi" w:hAnsiTheme="minorHAnsi" w:cstheme="minorHAnsi"/>
          <w:color w:val="FF0000"/>
          <w:sz w:val="28"/>
          <w:szCs w:val="28"/>
        </w:rPr>
        <w:br/>
        <w:t>12.What is WSDL file?.</w:t>
      </w:r>
      <w:r w:rsidRPr="00094CB6">
        <w:rPr>
          <w:rFonts w:asciiTheme="minorHAnsi" w:hAnsiTheme="minorHAnsi" w:cstheme="minorHAnsi"/>
          <w:color w:val="FF0000"/>
          <w:sz w:val="28"/>
          <w:szCs w:val="28"/>
        </w:rPr>
        <w:br/>
        <w:t>13.Soap Vs Rest?</w:t>
      </w:r>
      <w:r w:rsidRPr="00094CB6">
        <w:rPr>
          <w:rFonts w:asciiTheme="minorHAnsi" w:hAnsiTheme="minorHAnsi" w:cstheme="minorHAnsi"/>
          <w:color w:val="FF0000"/>
          <w:sz w:val="28"/>
          <w:szCs w:val="28"/>
        </w:rPr>
        <w:br/>
        <w:t>14.Servlet context vs servlet config.</w:t>
      </w:r>
      <w:r w:rsidRPr="00094CB6">
        <w:rPr>
          <w:rFonts w:asciiTheme="minorHAnsi" w:hAnsiTheme="minorHAnsi" w:cstheme="minorHAnsi"/>
          <w:color w:val="FF0000"/>
          <w:sz w:val="28"/>
          <w:szCs w:val="28"/>
        </w:rPr>
        <w:br/>
        <w:t>15.9 implict objects.</w:t>
      </w:r>
      <w:r w:rsidRPr="00094CB6">
        <w:rPr>
          <w:rFonts w:asciiTheme="minorHAnsi" w:hAnsiTheme="minorHAnsi" w:cstheme="minorHAnsi"/>
          <w:color w:val="FF0000"/>
          <w:sz w:val="28"/>
          <w:szCs w:val="28"/>
        </w:rPr>
        <w:br/>
        <w:t>16.Actions in struts.</w:t>
      </w:r>
      <w:r w:rsidRPr="00094CB6">
        <w:rPr>
          <w:rFonts w:asciiTheme="minorHAnsi" w:hAnsiTheme="minorHAnsi" w:cstheme="minorHAnsi"/>
          <w:color w:val="FF0000"/>
          <w:sz w:val="28"/>
          <w:szCs w:val="28"/>
        </w:rPr>
        <w:br/>
      </w:r>
      <w:hyperlink r:id="rId231" w:history="1">
        <w:r w:rsidRPr="00094CB6">
          <w:rPr>
            <w:rStyle w:val="58cl"/>
            <w:rFonts w:asciiTheme="minorHAnsi" w:hAnsiTheme="minorHAnsi" w:cstheme="minorHAnsi"/>
            <w:color w:val="FF0000"/>
            <w:sz w:val="28"/>
            <w:szCs w:val="28"/>
          </w:rPr>
          <w:t>#</w:t>
        </w:r>
        <w:r w:rsidRPr="00094CB6">
          <w:rPr>
            <w:rStyle w:val="58cm"/>
            <w:rFonts w:asciiTheme="minorHAnsi" w:hAnsiTheme="minorHAnsi" w:cstheme="minorHAnsi"/>
            <w:color w:val="FF0000"/>
            <w:sz w:val="28"/>
            <w:szCs w:val="28"/>
          </w:rPr>
          <w:t>Programs</w:t>
        </w:r>
      </w:hyperlink>
      <w:r w:rsidRPr="00094CB6">
        <w:rPr>
          <w:rFonts w:asciiTheme="minorHAnsi" w:hAnsiTheme="minorHAnsi" w:cstheme="minorHAnsi"/>
          <w:color w:val="FF0000"/>
          <w:sz w:val="28"/>
          <w:szCs w:val="28"/>
        </w:rPr>
        <w:br/>
        <w:t>1-Write a program to revrse a string without using StringAPI.</w:t>
      </w:r>
      <w:r w:rsidRPr="00094CB6">
        <w:rPr>
          <w:rFonts w:asciiTheme="minorHAnsi" w:hAnsiTheme="minorHAnsi" w:cstheme="minorHAnsi"/>
          <w:color w:val="FF0000"/>
          <w:sz w:val="28"/>
          <w:szCs w:val="28"/>
        </w:rPr>
        <w:br/>
        <w:t>2-Change Order of vowels in the string;(eg-"you are cool boy"="yuo era cool boy")</w:t>
      </w:r>
      <w:r w:rsidRPr="00094CB6">
        <w:rPr>
          <w:rFonts w:asciiTheme="minorHAnsi" w:hAnsiTheme="minorHAnsi" w:cstheme="minorHAnsi"/>
          <w:color w:val="FF0000"/>
          <w:sz w:val="28"/>
          <w:szCs w:val="28"/>
        </w:rPr>
        <w:br/>
      </w:r>
      <w:r w:rsidRPr="00094CB6">
        <w:rPr>
          <w:rFonts w:asciiTheme="minorHAnsi" w:hAnsiTheme="minorHAnsi" w:cstheme="minorHAnsi"/>
          <w:color w:val="FF0000"/>
          <w:sz w:val="28"/>
          <w:szCs w:val="28"/>
        </w:rPr>
        <w:lastRenderedPageBreak/>
        <w:t>3-Find Missing alfabates in the string.(eg-qwer tyu op asdf gh jl xcv nm ,missing are =ikzb)</w:t>
      </w:r>
    </w:p>
    <w:p w:rsidR="00897520"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technical interview qsn-</w:t>
      </w:r>
      <w:r w:rsidRPr="00094CB6">
        <w:rPr>
          <w:rFonts w:asciiTheme="minorHAnsi" w:hAnsiTheme="minorHAnsi" w:cstheme="minorHAnsi"/>
          <w:color w:val="FF0000"/>
          <w:sz w:val="28"/>
          <w:szCs w:val="28"/>
        </w:rPr>
        <w:br/>
        <w:t>1-Different Between Hashmap And Concurrent Hashmap?</w:t>
      </w:r>
      <w:r w:rsidRPr="00094CB6">
        <w:rPr>
          <w:rFonts w:asciiTheme="minorHAnsi" w:hAnsiTheme="minorHAnsi" w:cstheme="minorHAnsi"/>
          <w:color w:val="FF0000"/>
          <w:sz w:val="28"/>
          <w:szCs w:val="28"/>
        </w:rPr>
        <w:br/>
        <w:t>2-whats are the enhancements in multithreading in 1.7v of java?</w:t>
      </w:r>
      <w:r w:rsidRPr="00094CB6">
        <w:rPr>
          <w:rFonts w:asciiTheme="minorHAnsi" w:hAnsiTheme="minorHAnsi" w:cstheme="minorHAnsi"/>
          <w:color w:val="FF0000"/>
          <w:sz w:val="28"/>
          <w:szCs w:val="28"/>
        </w:rPr>
        <w:br/>
        <w:t>3-what is lambda expression in java?</w:t>
      </w:r>
      <w:r w:rsidRPr="00094CB6">
        <w:rPr>
          <w:rFonts w:asciiTheme="minorHAnsi" w:hAnsiTheme="minorHAnsi" w:cstheme="minorHAnsi"/>
          <w:color w:val="FF0000"/>
          <w:sz w:val="28"/>
          <w:szCs w:val="28"/>
        </w:rPr>
        <w:br/>
        <w:t>4-What is Deadlock?</w:t>
      </w:r>
      <w:r w:rsidRPr="00094CB6">
        <w:rPr>
          <w:rFonts w:asciiTheme="minorHAnsi" w:hAnsiTheme="minorHAnsi" w:cstheme="minorHAnsi"/>
          <w:color w:val="FF0000"/>
          <w:sz w:val="28"/>
          <w:szCs w:val="28"/>
        </w:rPr>
        <w:br/>
        <w:t>5-What is work of fork/join class in java?</w:t>
      </w:r>
      <w:r w:rsidRPr="00094CB6">
        <w:rPr>
          <w:rFonts w:asciiTheme="minorHAnsi" w:hAnsiTheme="minorHAnsi" w:cstheme="minorHAnsi"/>
          <w:color w:val="FF0000"/>
          <w:sz w:val="28"/>
          <w:szCs w:val="28"/>
        </w:rPr>
        <w:br/>
        <w:t>6-What is "WITH" clause in SQL?</w:t>
      </w:r>
    </w:p>
    <w:p w:rsidR="00637725" w:rsidRDefault="00897520"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Arial" w:hAnsi="Arial" w:cs="Arial"/>
          <w:color w:val="222222"/>
          <w:shd w:val="clear" w:color="auto" w:fill="FFFFFF"/>
        </w:rPr>
        <w:t>The </w:t>
      </w:r>
      <w:r>
        <w:rPr>
          <w:rFonts w:ascii="Arial" w:hAnsi="Arial" w:cs="Arial"/>
          <w:b/>
          <w:bCs/>
          <w:color w:val="222222"/>
          <w:shd w:val="clear" w:color="auto" w:fill="FFFFFF"/>
        </w:rPr>
        <w:t>SQL WITH clause</w:t>
      </w:r>
      <w:r>
        <w:rPr>
          <w:rFonts w:ascii="Arial" w:hAnsi="Arial" w:cs="Arial"/>
          <w:color w:val="222222"/>
          <w:shd w:val="clear" w:color="auto" w:fill="FFFFFF"/>
        </w:rPr>
        <w:t> allows you to give a sub-query block a name (a process also called sub-query refactoring), which can be referenced in several places within the main </w:t>
      </w:r>
      <w:r>
        <w:rPr>
          <w:rFonts w:ascii="Arial" w:hAnsi="Arial" w:cs="Arial"/>
          <w:b/>
          <w:bCs/>
          <w:color w:val="222222"/>
          <w:shd w:val="clear" w:color="auto" w:fill="FFFFFF"/>
        </w:rPr>
        <w:t>SQL</w:t>
      </w:r>
      <w:r>
        <w:rPr>
          <w:rFonts w:ascii="Arial" w:hAnsi="Arial" w:cs="Arial"/>
          <w:color w:val="222222"/>
          <w:shd w:val="clear" w:color="auto" w:fill="FFFFFF"/>
        </w:rPr>
        <w:t> query. ... The </w:t>
      </w:r>
      <w:r>
        <w:rPr>
          <w:rFonts w:ascii="Arial" w:hAnsi="Arial" w:cs="Arial"/>
          <w:b/>
          <w:bCs/>
          <w:color w:val="222222"/>
          <w:shd w:val="clear" w:color="auto" w:fill="FFFFFF"/>
        </w:rPr>
        <w:t>SQL WITH clause</w:t>
      </w:r>
      <w:r>
        <w:rPr>
          <w:rFonts w:ascii="Arial" w:hAnsi="Arial" w:cs="Arial"/>
          <w:color w:val="222222"/>
          <w:shd w:val="clear" w:color="auto" w:fill="FFFFFF"/>
        </w:rPr>
        <w:t> was introduced by Oracle in the Oracle 9i release 2 database.</w:t>
      </w:r>
      <w:r w:rsidR="00956485" w:rsidRPr="00094CB6">
        <w:rPr>
          <w:rFonts w:asciiTheme="minorHAnsi" w:hAnsiTheme="minorHAnsi" w:cstheme="minorHAnsi"/>
          <w:color w:val="FF0000"/>
          <w:sz w:val="28"/>
          <w:szCs w:val="28"/>
        </w:rPr>
        <w:br/>
        <w:t>7-Spring IOC container?</w:t>
      </w:r>
      <w:r w:rsidR="00956485" w:rsidRPr="00094CB6">
        <w:rPr>
          <w:rFonts w:asciiTheme="minorHAnsi" w:hAnsiTheme="minorHAnsi" w:cstheme="minorHAnsi"/>
          <w:color w:val="FF0000"/>
          <w:sz w:val="28"/>
          <w:szCs w:val="28"/>
        </w:rPr>
        <w:br/>
        <w:t>8-Bean scopes?</w:t>
      </w:r>
      <w:r w:rsidR="00956485" w:rsidRPr="00094CB6">
        <w:rPr>
          <w:rFonts w:asciiTheme="minorHAnsi" w:hAnsiTheme="minorHAnsi" w:cstheme="minorHAnsi"/>
          <w:color w:val="FF0000"/>
          <w:sz w:val="28"/>
          <w:szCs w:val="28"/>
        </w:rPr>
        <w:br/>
        <w:t>9-what are the interfaces spring impliments?</w:t>
      </w:r>
      <w:r w:rsidR="00956485" w:rsidRPr="00094CB6">
        <w:rPr>
          <w:rFonts w:asciiTheme="minorHAnsi" w:hAnsiTheme="minorHAnsi" w:cstheme="minorHAnsi"/>
          <w:color w:val="FF0000"/>
          <w:sz w:val="28"/>
          <w:szCs w:val="28"/>
        </w:rPr>
        <w:br/>
        <w:t>10-difference between @path &amp; URL?</w:t>
      </w:r>
    </w:p>
    <w:p w:rsidR="00637725" w:rsidRPr="00637725" w:rsidRDefault="00637725" w:rsidP="00637725">
      <w:pPr>
        <w:shd w:val="clear" w:color="auto" w:fill="FFFFFF"/>
        <w:spacing w:after="0" w:line="240" w:lineRule="auto"/>
        <w:textAlignment w:val="baseline"/>
        <w:rPr>
          <w:rFonts w:ascii="inherit" w:eastAsia="Times New Roman" w:hAnsi="inherit" w:cs="Arial"/>
          <w:color w:val="242729"/>
          <w:sz w:val="23"/>
          <w:szCs w:val="23"/>
          <w:lang w:eastAsia="en-IN"/>
        </w:rPr>
      </w:pPr>
      <w:r w:rsidRPr="00637725">
        <w:rPr>
          <w:rFonts w:ascii="Consolas" w:eastAsia="Times New Roman" w:hAnsi="Consolas" w:cs="Courier New"/>
          <w:color w:val="242729"/>
          <w:sz w:val="20"/>
          <w:szCs w:val="20"/>
          <w:bdr w:val="none" w:sz="0" w:space="0" w:color="auto" w:frame="1"/>
          <w:lang w:eastAsia="en-IN"/>
        </w:rPr>
        <w:t>path</w:t>
      </w:r>
      <w:r w:rsidRPr="00637725">
        <w:rPr>
          <w:rFonts w:ascii="inherit" w:eastAsia="Times New Roman" w:hAnsi="inherit" w:cs="Arial"/>
          <w:color w:val="242729"/>
          <w:sz w:val="23"/>
          <w:szCs w:val="23"/>
          <w:lang w:eastAsia="en-IN"/>
        </w:rPr>
        <w:t> is location of a resource (file/directory) in a </w:t>
      </w:r>
      <w:r w:rsidRPr="00637725">
        <w:rPr>
          <w:rFonts w:ascii="Consolas" w:eastAsia="Times New Roman" w:hAnsi="Consolas" w:cs="Courier New"/>
          <w:color w:val="242729"/>
          <w:sz w:val="20"/>
          <w:szCs w:val="20"/>
          <w:bdr w:val="none" w:sz="0" w:space="0" w:color="auto" w:frame="1"/>
          <w:lang w:eastAsia="en-IN"/>
        </w:rPr>
        <w:t>file system</w:t>
      </w:r>
      <w:r w:rsidRPr="00637725">
        <w:rPr>
          <w:rFonts w:ascii="inherit" w:eastAsia="Times New Roman" w:hAnsi="inherit" w:cs="Arial"/>
          <w:color w:val="242729"/>
          <w:sz w:val="23"/>
          <w:szCs w:val="23"/>
          <w:lang w:eastAsia="en-IN"/>
        </w:rPr>
        <w:t>. Just like iOS File System, other environments file system can be Windows file system, Unix etc. Path can have spaces like </w:t>
      </w:r>
      <w:r w:rsidRPr="00637725">
        <w:rPr>
          <w:rFonts w:ascii="Consolas" w:eastAsia="Times New Roman" w:hAnsi="Consolas" w:cs="Courier New"/>
          <w:color w:val="242729"/>
          <w:sz w:val="20"/>
          <w:szCs w:val="20"/>
          <w:bdr w:val="none" w:sz="0" w:space="0" w:color="auto" w:frame="1"/>
          <w:lang w:eastAsia="en-IN"/>
        </w:rPr>
        <w:t>/docs/random doc/</w:t>
      </w:r>
      <w:r w:rsidRPr="00637725">
        <w:rPr>
          <w:rFonts w:ascii="inherit" w:eastAsia="Times New Roman" w:hAnsi="inherit" w:cs="Arial"/>
          <w:color w:val="242729"/>
          <w:sz w:val="23"/>
          <w:szCs w:val="23"/>
          <w:lang w:eastAsia="en-IN"/>
        </w:rPr>
        <w:t>. (between random and doc)</w:t>
      </w:r>
    </w:p>
    <w:p w:rsidR="00637725" w:rsidRPr="00637725" w:rsidRDefault="00637725" w:rsidP="00637725">
      <w:pPr>
        <w:shd w:val="clear" w:color="auto" w:fill="FFFFFF"/>
        <w:spacing w:after="0" w:line="240" w:lineRule="auto"/>
        <w:textAlignment w:val="baseline"/>
        <w:rPr>
          <w:rFonts w:ascii="inherit" w:eastAsia="Times New Roman" w:hAnsi="inherit" w:cs="Arial"/>
          <w:color w:val="242729"/>
          <w:sz w:val="23"/>
          <w:szCs w:val="23"/>
          <w:lang w:eastAsia="en-IN"/>
        </w:rPr>
      </w:pPr>
      <w:r w:rsidRPr="00637725">
        <w:rPr>
          <w:rFonts w:ascii="Consolas" w:eastAsia="Times New Roman" w:hAnsi="Consolas" w:cs="Courier New"/>
          <w:color w:val="242729"/>
          <w:sz w:val="20"/>
          <w:szCs w:val="20"/>
          <w:bdr w:val="none" w:sz="0" w:space="0" w:color="auto" w:frame="1"/>
          <w:lang w:eastAsia="en-IN"/>
        </w:rPr>
        <w:t>URL</w:t>
      </w:r>
      <w:r w:rsidRPr="00637725">
        <w:rPr>
          <w:rFonts w:ascii="inherit" w:eastAsia="Times New Roman" w:hAnsi="inherit" w:cs="Arial"/>
          <w:color w:val="242729"/>
          <w:sz w:val="23"/>
          <w:szCs w:val="23"/>
          <w:lang w:eastAsia="en-IN"/>
        </w:rPr>
        <w:t> is is a reference to a resource anywhere (file system, web HTTP, FTP etc). URL can not have spaces like path.</w:t>
      </w:r>
    </w:p>
    <w:p w:rsidR="00637725" w:rsidRPr="00637725" w:rsidRDefault="00637725" w:rsidP="00637725">
      <w:pPr>
        <w:shd w:val="clear" w:color="auto" w:fill="FFFFFF"/>
        <w:spacing w:after="0" w:line="240" w:lineRule="auto"/>
        <w:textAlignment w:val="baseline"/>
        <w:rPr>
          <w:rFonts w:ascii="inherit" w:eastAsia="Times New Roman" w:hAnsi="inherit" w:cs="Arial"/>
          <w:color w:val="242729"/>
          <w:sz w:val="23"/>
          <w:szCs w:val="23"/>
          <w:lang w:eastAsia="en-IN"/>
        </w:rPr>
      </w:pPr>
      <w:r w:rsidRPr="00637725">
        <w:rPr>
          <w:rFonts w:ascii="inherit" w:eastAsia="Times New Roman" w:hAnsi="inherit" w:cs="Arial"/>
          <w:color w:val="242729"/>
          <w:sz w:val="23"/>
          <w:szCs w:val="23"/>
          <w:lang w:eastAsia="en-IN"/>
        </w:rPr>
        <w:t>Web URL: </w:t>
      </w:r>
      <w:r w:rsidRPr="00637725">
        <w:rPr>
          <w:rFonts w:ascii="Consolas" w:eastAsia="Times New Roman" w:hAnsi="Consolas" w:cs="Courier New"/>
          <w:color w:val="242729"/>
          <w:sz w:val="20"/>
          <w:szCs w:val="20"/>
          <w:bdr w:val="none" w:sz="0" w:space="0" w:color="auto" w:frame="1"/>
          <w:lang w:eastAsia="en-IN"/>
        </w:rPr>
        <w:t>http://stackoverflow.com/</w:t>
      </w:r>
      <w:r w:rsidRPr="00637725">
        <w:rPr>
          <w:rFonts w:ascii="inherit" w:eastAsia="Times New Roman" w:hAnsi="inherit" w:cs="Arial"/>
          <w:color w:val="242729"/>
          <w:sz w:val="23"/>
          <w:szCs w:val="23"/>
          <w:lang w:eastAsia="en-IN"/>
        </w:rPr>
        <w:br/>
        <w:t>file URL: </w:t>
      </w:r>
      <w:r w:rsidRPr="00637725">
        <w:rPr>
          <w:rFonts w:ascii="Consolas" w:eastAsia="Times New Roman" w:hAnsi="Consolas" w:cs="Courier New"/>
          <w:color w:val="242729"/>
          <w:sz w:val="20"/>
          <w:szCs w:val="20"/>
          <w:bdr w:val="none" w:sz="0" w:space="0" w:color="auto" w:frame="1"/>
          <w:lang w:eastAsia="en-IN"/>
        </w:rPr>
        <w:t>file://localhost/Users/username/docs/random%20docs/</w:t>
      </w:r>
      <w:r w:rsidRPr="00637725">
        <w:rPr>
          <w:rFonts w:ascii="inherit" w:eastAsia="Times New Roman" w:hAnsi="inherit" w:cs="Arial"/>
          <w:color w:val="242729"/>
          <w:sz w:val="23"/>
          <w:szCs w:val="23"/>
          <w:lang w:eastAsia="en-IN"/>
        </w:rPr>
        <w:br/>
      </w:r>
      <w:r w:rsidRPr="00637725">
        <w:rPr>
          <w:rFonts w:ascii="Consolas" w:eastAsia="Times New Roman" w:hAnsi="Consolas" w:cs="Courier New"/>
          <w:color w:val="242729"/>
          <w:sz w:val="20"/>
          <w:szCs w:val="20"/>
          <w:bdr w:val="none" w:sz="0" w:space="0" w:color="auto" w:frame="1"/>
          <w:lang w:eastAsia="en-IN"/>
        </w:rPr>
        <w:t>path for above mentioned file URL</w:t>
      </w:r>
      <w:r w:rsidRPr="00637725">
        <w:rPr>
          <w:rFonts w:ascii="inherit" w:eastAsia="Times New Roman" w:hAnsi="inherit" w:cs="Arial"/>
          <w:color w:val="242729"/>
          <w:sz w:val="23"/>
          <w:szCs w:val="23"/>
          <w:lang w:eastAsia="en-IN"/>
        </w:rPr>
        <w:t>: </w:t>
      </w:r>
      <w:r w:rsidRPr="00637725">
        <w:rPr>
          <w:rFonts w:ascii="Consolas" w:eastAsia="Times New Roman" w:hAnsi="Consolas" w:cs="Courier New"/>
          <w:color w:val="242729"/>
          <w:sz w:val="20"/>
          <w:szCs w:val="20"/>
          <w:bdr w:val="none" w:sz="0" w:space="0" w:color="auto" w:frame="1"/>
          <w:lang w:eastAsia="en-IN"/>
        </w:rPr>
        <w:t>/Users/username/docs/random%20docs/</w:t>
      </w:r>
    </w:p>
    <w:p w:rsidR="00637725" w:rsidRPr="00637725" w:rsidRDefault="00637725" w:rsidP="00637725">
      <w:pPr>
        <w:shd w:val="clear" w:color="auto" w:fill="FFFFFF"/>
        <w:spacing w:after="240" w:line="240" w:lineRule="auto"/>
        <w:textAlignment w:val="baseline"/>
        <w:rPr>
          <w:rFonts w:ascii="inherit" w:eastAsia="Times New Roman" w:hAnsi="inherit" w:cs="Arial"/>
          <w:color w:val="242729"/>
          <w:sz w:val="23"/>
          <w:szCs w:val="23"/>
          <w:lang w:eastAsia="en-IN"/>
        </w:rPr>
      </w:pPr>
      <w:r w:rsidRPr="00637725">
        <w:rPr>
          <w:rFonts w:ascii="inherit" w:eastAsia="Times New Roman" w:hAnsi="inherit" w:cs="Arial"/>
          <w:color w:val="242729"/>
          <w:sz w:val="23"/>
          <w:szCs w:val="23"/>
          <w:lang w:eastAsia="en-IN"/>
        </w:rPr>
        <w:t>in layman terms:</w:t>
      </w:r>
    </w:p>
    <w:p w:rsidR="00637725" w:rsidRPr="00637725" w:rsidRDefault="00637725" w:rsidP="00637725">
      <w:pPr>
        <w:shd w:val="clear" w:color="auto" w:fill="FFFFFF"/>
        <w:spacing w:after="75" w:line="240" w:lineRule="auto"/>
        <w:textAlignment w:val="baseline"/>
        <w:rPr>
          <w:rFonts w:ascii="inherit" w:eastAsia="Times New Roman" w:hAnsi="inherit" w:cs="Arial"/>
          <w:color w:val="242729"/>
          <w:sz w:val="23"/>
          <w:szCs w:val="23"/>
          <w:lang w:eastAsia="en-IN"/>
        </w:rPr>
      </w:pPr>
      <w:r w:rsidRPr="00637725">
        <w:rPr>
          <w:rFonts w:ascii="Consolas" w:eastAsia="Times New Roman" w:hAnsi="Consolas" w:cs="Courier New"/>
          <w:color w:val="242729"/>
          <w:sz w:val="20"/>
          <w:szCs w:val="20"/>
          <w:bdr w:val="none" w:sz="0" w:space="0" w:color="auto" w:frame="1"/>
          <w:lang w:eastAsia="en-IN"/>
        </w:rPr>
        <w:t>URL</w:t>
      </w:r>
      <w:r w:rsidRPr="00637725">
        <w:rPr>
          <w:rFonts w:ascii="inherit" w:eastAsia="Times New Roman" w:hAnsi="inherit" w:cs="Arial"/>
          <w:color w:val="242729"/>
          <w:sz w:val="23"/>
          <w:szCs w:val="23"/>
          <w:lang w:eastAsia="en-IN"/>
        </w:rPr>
        <w:t> = protocol (http, file etc) + host (domain name or IP or localhost) + </w:t>
      </w:r>
      <w:r w:rsidRPr="00637725">
        <w:rPr>
          <w:rFonts w:ascii="Consolas" w:eastAsia="Times New Roman" w:hAnsi="Consolas" w:cs="Courier New"/>
          <w:color w:val="242729"/>
          <w:sz w:val="20"/>
          <w:szCs w:val="20"/>
          <w:bdr w:val="none" w:sz="0" w:space="0" w:color="auto" w:frame="1"/>
          <w:lang w:eastAsia="en-IN"/>
        </w:rPr>
        <w:t>path</w:t>
      </w:r>
    </w:p>
    <w:p w:rsidR="00956485"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11-Design Pattern catagories ?</w:t>
      </w:r>
      <w:r w:rsidRPr="00094CB6">
        <w:rPr>
          <w:rFonts w:asciiTheme="minorHAnsi" w:hAnsiTheme="minorHAnsi" w:cstheme="minorHAnsi"/>
          <w:color w:val="FF0000"/>
          <w:sz w:val="28"/>
          <w:szCs w:val="28"/>
        </w:rPr>
        <w:br/>
        <w:t>12-what is Factory &amp; Singleton Design Pattern&amp; in which catagory they fallunder?</w:t>
      </w:r>
      <w:r w:rsidRPr="00094CB6">
        <w:rPr>
          <w:rFonts w:asciiTheme="minorHAnsi" w:hAnsiTheme="minorHAnsi" w:cstheme="minorHAnsi"/>
          <w:color w:val="FF0000"/>
          <w:sz w:val="28"/>
          <w:szCs w:val="28"/>
        </w:rPr>
        <w:br/>
        <w:t>13-How to create Factory object in hibernate?</w:t>
      </w:r>
    </w:p>
    <w:p w:rsidR="00637725" w:rsidRPr="00094CB6" w:rsidRDefault="0063772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Arial" w:hAnsi="Arial" w:cs="Arial"/>
          <w:b/>
          <w:bCs/>
          <w:color w:val="222222"/>
          <w:shd w:val="clear" w:color="auto" w:fill="FFFFFF"/>
        </w:rPr>
        <w:t>SessionFactory</w:t>
      </w:r>
      <w:r>
        <w:rPr>
          <w:rFonts w:ascii="Arial" w:hAnsi="Arial" w:cs="Arial"/>
          <w:color w:val="222222"/>
          <w:shd w:val="clear" w:color="auto" w:fill="FFFFFF"/>
        </w:rPr>
        <w:t> is an interface. </w:t>
      </w:r>
      <w:r>
        <w:rPr>
          <w:rFonts w:ascii="Arial" w:hAnsi="Arial" w:cs="Arial"/>
          <w:b/>
          <w:bCs/>
          <w:color w:val="222222"/>
          <w:shd w:val="clear" w:color="auto" w:fill="FFFFFF"/>
        </w:rPr>
        <w:t>SessionFactory</w:t>
      </w:r>
      <w:r>
        <w:rPr>
          <w:rFonts w:ascii="Arial" w:hAnsi="Arial" w:cs="Arial"/>
          <w:color w:val="222222"/>
          <w:shd w:val="clear" w:color="auto" w:fill="FFFFFF"/>
        </w:rPr>
        <w:t> can be created by providing </w:t>
      </w:r>
      <w:r>
        <w:rPr>
          <w:rFonts w:ascii="Arial" w:hAnsi="Arial" w:cs="Arial"/>
          <w:b/>
          <w:bCs/>
          <w:color w:val="222222"/>
          <w:shd w:val="clear" w:color="auto" w:fill="FFFFFF"/>
        </w:rPr>
        <w:t>Configuration</w:t>
      </w:r>
      <w:r>
        <w:rPr>
          <w:rFonts w:ascii="Arial" w:hAnsi="Arial" w:cs="Arial"/>
          <w:color w:val="222222"/>
          <w:shd w:val="clear" w:color="auto" w:fill="FFFFFF"/>
        </w:rPr>
        <w:t> object, which will contain all DB related property details pulled from either </w:t>
      </w:r>
      <w:r>
        <w:rPr>
          <w:rFonts w:ascii="Arial" w:hAnsi="Arial" w:cs="Arial"/>
          <w:b/>
          <w:bCs/>
          <w:color w:val="222222"/>
          <w:shd w:val="clear" w:color="auto" w:fill="FFFFFF"/>
        </w:rPr>
        <w:t>hibernate</w:t>
      </w:r>
      <w:r>
        <w:rPr>
          <w:rFonts w:ascii="Arial" w:hAnsi="Arial" w:cs="Arial"/>
          <w:color w:val="222222"/>
          <w:shd w:val="clear" w:color="auto" w:fill="FFFFFF"/>
        </w:rPr>
        <w:t>. cfg.</w:t>
      </w:r>
    </w:p>
    <w:p w:rsidR="00637725"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p.s- i dont remember others questions..</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r>
      <w:hyperlink r:id="rId232" w:history="1">
        <w:r w:rsidRPr="00094CB6">
          <w:rPr>
            <w:rStyle w:val="58cl"/>
            <w:rFonts w:asciiTheme="minorHAnsi" w:hAnsiTheme="minorHAnsi" w:cstheme="minorHAnsi"/>
            <w:color w:val="FF0000"/>
            <w:sz w:val="28"/>
            <w:szCs w:val="28"/>
          </w:rPr>
          <w:t>#</w:t>
        </w:r>
        <w:r w:rsidRPr="00094CB6">
          <w:rPr>
            <w:rStyle w:val="58cm"/>
            <w:rFonts w:asciiTheme="minorHAnsi" w:hAnsiTheme="minorHAnsi" w:cstheme="minorHAnsi"/>
            <w:color w:val="FF0000"/>
            <w:sz w:val="28"/>
            <w:szCs w:val="28"/>
          </w:rPr>
          <w:t>Mphasis</w:t>
        </w:r>
      </w:hyperlink>
      <w:r w:rsidRPr="00094CB6">
        <w:rPr>
          <w:rFonts w:asciiTheme="minorHAnsi" w:hAnsiTheme="minorHAnsi" w:cstheme="minorHAnsi"/>
          <w:color w:val="FF0000"/>
          <w:sz w:val="28"/>
          <w:szCs w:val="28"/>
        </w:rPr>
        <w:t>:</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1.Various states of hibernate.</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#Infosys:</w:t>
      </w:r>
      <w:r w:rsidRPr="00094CB6">
        <w:rPr>
          <w:rFonts w:asciiTheme="minorHAnsi" w:hAnsiTheme="minorHAnsi" w:cstheme="minorHAnsi"/>
          <w:color w:val="FF0000"/>
          <w:sz w:val="28"/>
          <w:szCs w:val="28"/>
        </w:rPr>
        <w:br/>
      </w:r>
      <w:r w:rsidRPr="00094CB6">
        <w:rPr>
          <w:rFonts w:asciiTheme="minorHAnsi" w:hAnsiTheme="minorHAnsi" w:cstheme="minorHAnsi"/>
          <w:color w:val="FF0000"/>
          <w:sz w:val="28"/>
          <w:szCs w:val="28"/>
        </w:rPr>
        <w:lastRenderedPageBreak/>
        <w:t>---------</w:t>
      </w:r>
      <w:r w:rsidRPr="00094CB6">
        <w:rPr>
          <w:rFonts w:asciiTheme="minorHAnsi" w:hAnsiTheme="minorHAnsi" w:cstheme="minorHAnsi"/>
          <w:color w:val="FF0000"/>
          <w:sz w:val="28"/>
          <w:szCs w:val="28"/>
        </w:rPr>
        <w:br/>
        <w:t>1.How do you handle Runtime Exception in JSP.</w:t>
      </w:r>
    </w:p>
    <w:p w:rsidR="00637725" w:rsidRDefault="00637725" w:rsidP="00956485">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The errorPage attribute of the page directive can be used to redirects the browser to an error processing page, when uncaught </w:t>
      </w:r>
      <w:r>
        <w:rPr>
          <w:rFonts w:ascii="Arial" w:hAnsi="Arial" w:cs="Arial"/>
          <w:b/>
          <w:bCs/>
          <w:color w:val="222222"/>
          <w:shd w:val="clear" w:color="auto" w:fill="FFFFFF"/>
        </w:rPr>
        <w:t>exception</w:t>
      </w:r>
      <w:r>
        <w:rPr>
          <w:rFonts w:ascii="Arial" w:hAnsi="Arial" w:cs="Arial"/>
          <w:color w:val="222222"/>
          <w:shd w:val="clear" w:color="auto" w:fill="FFFFFF"/>
        </w:rPr>
        <w:t> is encountered. redirects the browser to the </w:t>
      </w:r>
      <w:r>
        <w:rPr>
          <w:rFonts w:ascii="Arial" w:hAnsi="Arial" w:cs="Arial"/>
          <w:b/>
          <w:bCs/>
          <w:color w:val="222222"/>
          <w:shd w:val="clear" w:color="auto" w:fill="FFFFFF"/>
        </w:rPr>
        <w:t>JSP</w:t>
      </w:r>
      <w:r>
        <w:rPr>
          <w:rFonts w:ascii="Arial" w:hAnsi="Arial" w:cs="Arial"/>
          <w:color w:val="222222"/>
          <w:shd w:val="clear" w:color="auto" w:fill="FFFFFF"/>
        </w:rPr>
        <w:t> page error. </w:t>
      </w:r>
      <w:r>
        <w:rPr>
          <w:rFonts w:ascii="Arial" w:hAnsi="Arial" w:cs="Arial"/>
          <w:b/>
          <w:bCs/>
          <w:color w:val="222222"/>
          <w:shd w:val="clear" w:color="auto" w:fill="FFFFFF"/>
        </w:rPr>
        <w:t>jsp</w:t>
      </w:r>
      <w:r>
        <w:rPr>
          <w:rFonts w:ascii="Arial" w:hAnsi="Arial" w:cs="Arial"/>
          <w:color w:val="222222"/>
          <w:shd w:val="clear" w:color="auto" w:fill="FFFFFF"/>
        </w:rPr>
        <w:t> if an uncaught </w:t>
      </w:r>
      <w:r>
        <w:rPr>
          <w:rFonts w:ascii="Arial" w:hAnsi="Arial" w:cs="Arial"/>
          <w:b/>
          <w:bCs/>
          <w:color w:val="222222"/>
          <w:shd w:val="clear" w:color="auto" w:fill="FFFFFF"/>
        </w:rPr>
        <w:t>exception</w:t>
      </w:r>
      <w:r>
        <w:rPr>
          <w:rFonts w:ascii="Arial" w:hAnsi="Arial" w:cs="Arial"/>
          <w:color w:val="222222"/>
          <w:shd w:val="clear" w:color="auto" w:fill="FFFFFF"/>
        </w:rPr>
        <w:t> is encountered during the request processing.</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2.What is IOC.</w:t>
      </w:r>
      <w:r w:rsidRPr="00094CB6">
        <w:rPr>
          <w:rFonts w:asciiTheme="minorHAnsi" w:hAnsiTheme="minorHAnsi" w:cstheme="minorHAnsi"/>
          <w:color w:val="FF0000"/>
          <w:sz w:val="28"/>
          <w:szCs w:val="28"/>
        </w:rPr>
        <w:br/>
        <w:t>3.Setter injection vs constructor injection.</w:t>
      </w:r>
      <w:r w:rsidRPr="00094CB6">
        <w:rPr>
          <w:rFonts w:asciiTheme="minorHAnsi" w:hAnsiTheme="minorHAnsi" w:cstheme="minorHAnsi"/>
          <w:color w:val="FF0000"/>
          <w:sz w:val="28"/>
          <w:szCs w:val="28"/>
        </w:rPr>
        <w:br/>
        <w:t>4.What is WSDL?.</w:t>
      </w:r>
      <w:r w:rsidRPr="00094CB6">
        <w:rPr>
          <w:rFonts w:asciiTheme="minorHAnsi" w:hAnsiTheme="minorHAnsi" w:cstheme="minorHAnsi"/>
          <w:color w:val="FF0000"/>
          <w:sz w:val="28"/>
          <w:szCs w:val="28"/>
        </w:rPr>
        <w:br/>
        <w:t>5.What is XML?.</w:t>
      </w:r>
      <w:r w:rsidRPr="00094CB6">
        <w:rPr>
          <w:rFonts w:asciiTheme="minorHAnsi" w:hAnsiTheme="minorHAnsi" w:cstheme="minorHAnsi"/>
          <w:color w:val="FF0000"/>
          <w:sz w:val="28"/>
          <w:szCs w:val="28"/>
        </w:rPr>
        <w:br/>
        <w:t>---------------------------------------------------------------------</w:t>
      </w:r>
    </w:p>
    <w:p w:rsidR="00637725"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1.Difference between exception and error?</w:t>
      </w:r>
      <w:r w:rsidRPr="00094CB6">
        <w:rPr>
          <w:rFonts w:asciiTheme="minorHAnsi" w:hAnsiTheme="minorHAnsi" w:cstheme="minorHAnsi"/>
          <w:color w:val="FF0000"/>
          <w:sz w:val="28"/>
          <w:szCs w:val="28"/>
        </w:rPr>
        <w:br/>
        <w:t>2.Serialization and deserialization?</w:t>
      </w:r>
      <w:r w:rsidRPr="00094CB6">
        <w:rPr>
          <w:rFonts w:asciiTheme="minorHAnsi" w:hAnsiTheme="minorHAnsi" w:cstheme="minorHAnsi"/>
          <w:color w:val="FF0000"/>
          <w:sz w:val="28"/>
          <w:szCs w:val="28"/>
        </w:rPr>
        <w:br/>
        <w:t>3.how can you increase memory size in java.</w:t>
      </w:r>
    </w:p>
    <w:p w:rsidR="00637725" w:rsidRDefault="00637725" w:rsidP="00637725">
      <w:pPr>
        <w:pStyle w:val="NormalWeb"/>
        <w:shd w:val="clear" w:color="auto" w:fill="FFFFFF"/>
        <w:spacing w:before="90" w:beforeAutospacing="0" w:after="90" w:afterAutospacing="0"/>
        <w:rPr>
          <w:rFonts w:asciiTheme="minorHAnsi" w:hAnsiTheme="minorHAnsi" w:cstheme="minorHAnsi"/>
          <w:color w:val="FF0000"/>
          <w:sz w:val="28"/>
          <w:szCs w:val="28"/>
        </w:rPr>
      </w:pPr>
      <w:r>
        <w:rPr>
          <w:rFonts w:ascii="Trebuchet MS" w:hAnsi="Trebuchet MS"/>
          <w:color w:val="000000"/>
        </w:rPr>
        <w:br/>
      </w:r>
      <w:r w:rsidR="00956485" w:rsidRPr="00094CB6">
        <w:rPr>
          <w:rFonts w:asciiTheme="minorHAnsi" w:hAnsiTheme="minorHAnsi" w:cstheme="minorHAnsi"/>
          <w:color w:val="FF0000"/>
          <w:sz w:val="28"/>
          <w:szCs w:val="28"/>
        </w:rPr>
        <w:br/>
        <w:t>4.how can you increase heap size in java?</w:t>
      </w:r>
      <w:r w:rsidR="00956485" w:rsidRPr="00094CB6">
        <w:rPr>
          <w:rFonts w:asciiTheme="minorHAnsi" w:hAnsiTheme="minorHAnsi" w:cstheme="minorHAnsi"/>
          <w:color w:val="FF0000"/>
          <w:sz w:val="28"/>
          <w:szCs w:val="28"/>
        </w:rPr>
        <w:br/>
        <w:t>A:</w:t>
      </w:r>
    </w:p>
    <w:p w:rsidR="00637725" w:rsidRDefault="00637725" w:rsidP="00637725">
      <w:pPr>
        <w:pStyle w:val="Heading2"/>
        <w:rPr>
          <w:rFonts w:ascii="Trebuchet MS" w:hAnsi="Trebuchet MS"/>
          <w:color w:val="000000"/>
        </w:rPr>
      </w:pPr>
      <w:r>
        <w:rPr>
          <w:rFonts w:ascii="Trebuchet MS" w:hAnsi="Trebuchet MS"/>
          <w:color w:val="000000"/>
          <w:u w:val="single"/>
        </w:rPr>
        <w:t>How to increase heap size in Java</w:t>
      </w:r>
    </w:p>
    <w:p w:rsidR="00637725" w:rsidRDefault="00637725" w:rsidP="00637725">
      <w:pPr>
        <w:pStyle w:val="NormalWeb"/>
        <w:shd w:val="clear" w:color="auto" w:fill="FFFFFF"/>
        <w:spacing w:before="90" w:beforeAutospacing="0" w:after="90" w:afterAutospacing="0"/>
        <w:rPr>
          <w:rFonts w:asciiTheme="minorHAnsi" w:hAnsiTheme="minorHAnsi" w:cstheme="minorHAnsi"/>
          <w:color w:val="002060"/>
          <w:sz w:val="28"/>
          <w:szCs w:val="28"/>
        </w:rPr>
      </w:pPr>
      <w:r>
        <w:rPr>
          <w:rFonts w:ascii="Trebuchet MS" w:hAnsi="Trebuchet MS"/>
          <w:color w:val="000000"/>
          <w:shd w:val="clear" w:color="auto" w:fill="FFFFFF"/>
        </w:rPr>
        <w:t>Default size of Heap space in Java is 128MB on most of 32 bit Sun's </w:t>
      </w:r>
      <w:hyperlink r:id="rId233" w:history="1">
        <w:r>
          <w:rPr>
            <w:rStyle w:val="Hyperlink"/>
            <w:rFonts w:ascii="Trebuchet MS" w:eastAsiaTheme="majorEastAsia" w:hAnsi="Trebuchet MS"/>
            <w:color w:val="660099"/>
          </w:rPr>
          <w:t>JVM</w:t>
        </w:r>
      </w:hyperlink>
      <w:r>
        <w:rPr>
          <w:rFonts w:ascii="Trebuchet MS" w:hAnsi="Trebuchet MS"/>
          <w:color w:val="000000"/>
          <w:shd w:val="clear" w:color="auto" w:fill="FFFFFF"/>
        </w:rPr>
        <w:t> but its highly varies from JVM to JVM e.g. default maximum and start heap size for the 32-bit Solaris Operating System (SPARC Platform Edition) is </w:t>
      </w:r>
      <w:r>
        <w:rPr>
          <w:rFonts w:ascii="Courier New" w:hAnsi="Courier New" w:cs="Courier New"/>
          <w:color w:val="000000"/>
        </w:rPr>
        <w:t>-Xms=3670K</w:t>
      </w:r>
      <w:r>
        <w:rPr>
          <w:rFonts w:ascii="Trebuchet MS" w:hAnsi="Trebuchet MS"/>
          <w:color w:val="000000"/>
          <w:shd w:val="clear" w:color="auto" w:fill="FFFFFF"/>
        </w:rPr>
        <w:t> and</w:t>
      </w:r>
      <w:r>
        <w:rPr>
          <w:rFonts w:ascii="Courier New" w:hAnsi="Courier New" w:cs="Courier New"/>
          <w:color w:val="000000"/>
        </w:rPr>
        <w:t> -Xmx=64M</w:t>
      </w:r>
      <w:r>
        <w:rPr>
          <w:rFonts w:ascii="Trebuchet MS" w:hAnsi="Trebuchet MS"/>
          <w:color w:val="000000"/>
          <w:shd w:val="clear" w:color="auto" w:fill="FFFFFF"/>
        </w:rPr>
        <w:t> and Default values of heap size parameters on 64-bit systems have been increased up by approximately 30%.</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Also, if you are using throughput garbage collector in Java 1.5 default maximum heap size of JVM would be Physical Memory/4 and default initial heap size would be Physical Memory/16. Another way to find default heap size of JVM is to start an application with default heap parameters and monitor in using JConsole which is available on JDK 1.5 onwards, on VMSummary tab you will be able to see maximum heap size.</w:t>
      </w:r>
      <w:r>
        <w:rPr>
          <w:rFonts w:ascii="Trebuchet MS" w:hAnsi="Trebuchet MS"/>
          <w:color w:val="000000"/>
        </w:rPr>
        <w:br/>
      </w:r>
      <w:r w:rsidR="00956485" w:rsidRPr="00094CB6">
        <w:rPr>
          <w:rFonts w:asciiTheme="minorHAnsi" w:hAnsiTheme="minorHAnsi" w:cstheme="minorHAnsi"/>
          <w:color w:val="FF0000"/>
          <w:sz w:val="28"/>
          <w:szCs w:val="28"/>
        </w:rPr>
        <w:br/>
      </w:r>
      <w:r w:rsidR="00956485" w:rsidRPr="00637725">
        <w:rPr>
          <w:rFonts w:asciiTheme="minorHAnsi" w:hAnsiTheme="minorHAnsi" w:cstheme="minorHAnsi"/>
          <w:color w:val="002060"/>
          <w:sz w:val="28"/>
          <w:szCs w:val="28"/>
        </w:rPr>
        <w:t>-Xms&lt;size&gt; set initial Java heap size</w:t>
      </w:r>
      <w:r w:rsidR="00956485" w:rsidRPr="00637725">
        <w:rPr>
          <w:rFonts w:asciiTheme="minorHAnsi" w:hAnsiTheme="minorHAnsi" w:cstheme="minorHAnsi"/>
          <w:color w:val="002060"/>
          <w:sz w:val="28"/>
          <w:szCs w:val="28"/>
        </w:rPr>
        <w:br/>
        <w:t>-Xmx&lt;size&gt; set maximum Java heap size</w:t>
      </w:r>
      <w:r w:rsidR="00956485" w:rsidRPr="00637725">
        <w:rPr>
          <w:rFonts w:asciiTheme="minorHAnsi" w:hAnsiTheme="minorHAnsi" w:cstheme="minorHAnsi"/>
          <w:color w:val="002060"/>
          <w:sz w:val="28"/>
          <w:szCs w:val="28"/>
        </w:rPr>
        <w:br/>
        <w:t>-Xss&lt;size&gt; set java thread stack size</w:t>
      </w:r>
      <w:r w:rsidR="00956485" w:rsidRPr="00637725">
        <w:rPr>
          <w:rFonts w:asciiTheme="minorHAnsi" w:hAnsiTheme="minorHAnsi" w:cstheme="minorHAnsi"/>
          <w:color w:val="002060"/>
          <w:sz w:val="28"/>
          <w:szCs w:val="28"/>
        </w:rPr>
        <w:br/>
        <w:t>java -Xms16m -Xmx64m ClassName.</w:t>
      </w:r>
    </w:p>
    <w:p w:rsidR="00DB39C0" w:rsidRDefault="00956485" w:rsidP="0063772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5.what data base you will use trigger or index?</w:t>
      </w:r>
      <w:r w:rsidRPr="00094CB6">
        <w:rPr>
          <w:rFonts w:asciiTheme="minorHAnsi" w:hAnsiTheme="minorHAnsi" w:cstheme="minorHAnsi"/>
          <w:color w:val="FF0000"/>
          <w:sz w:val="28"/>
          <w:szCs w:val="28"/>
        </w:rPr>
        <w:br/>
        <w:t>6.What is singleton and where it is used?</w:t>
      </w:r>
    </w:p>
    <w:p w:rsidR="00DB39C0" w:rsidRDefault="00DB39C0" w:rsidP="00637725">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color w:val="222222"/>
          <w:shd w:val="clear" w:color="auto" w:fill="FFFFFF"/>
        </w:rPr>
        <w:t>In Java the </w:t>
      </w:r>
      <w:r>
        <w:rPr>
          <w:rFonts w:ascii="Arial" w:hAnsi="Arial" w:cs="Arial"/>
          <w:b/>
          <w:bCs/>
          <w:color w:val="222222"/>
          <w:shd w:val="clear" w:color="auto" w:fill="FFFFFF"/>
        </w:rPr>
        <w:t>Singleton</w:t>
      </w:r>
      <w:r>
        <w:rPr>
          <w:rFonts w:ascii="Arial" w:hAnsi="Arial" w:cs="Arial"/>
          <w:color w:val="222222"/>
          <w:shd w:val="clear" w:color="auto" w:fill="FFFFFF"/>
        </w:rPr>
        <w:t> pattern will ensure that there is only one instance of a class is created in the Java Virtual Machine. It is </w:t>
      </w:r>
      <w:r>
        <w:rPr>
          <w:rFonts w:ascii="Arial" w:hAnsi="Arial" w:cs="Arial"/>
          <w:b/>
          <w:bCs/>
          <w:color w:val="222222"/>
          <w:shd w:val="clear" w:color="auto" w:fill="FFFFFF"/>
        </w:rPr>
        <w:t>used</w:t>
      </w:r>
      <w:r>
        <w:rPr>
          <w:rFonts w:ascii="Arial" w:hAnsi="Arial" w:cs="Arial"/>
          <w:color w:val="222222"/>
          <w:shd w:val="clear" w:color="auto" w:fill="FFFFFF"/>
        </w:rPr>
        <w:t xml:space="preserve"> to provide global point of access to </w:t>
      </w:r>
      <w:r>
        <w:rPr>
          <w:rFonts w:ascii="Arial" w:hAnsi="Arial" w:cs="Arial"/>
          <w:color w:val="222222"/>
          <w:shd w:val="clear" w:color="auto" w:fill="FFFFFF"/>
        </w:rPr>
        <w:lastRenderedPageBreak/>
        <w:t>the object. In terms of practical use </w:t>
      </w:r>
      <w:r>
        <w:rPr>
          <w:rFonts w:ascii="Arial" w:hAnsi="Arial" w:cs="Arial"/>
          <w:b/>
          <w:bCs/>
          <w:color w:val="222222"/>
          <w:shd w:val="clear" w:color="auto" w:fill="FFFFFF"/>
        </w:rPr>
        <w:t>Singleton</w:t>
      </w:r>
      <w:r>
        <w:rPr>
          <w:rFonts w:ascii="Arial" w:hAnsi="Arial" w:cs="Arial"/>
          <w:color w:val="222222"/>
          <w:shd w:val="clear" w:color="auto" w:fill="FFFFFF"/>
        </w:rPr>
        <w:t> patterns are </w:t>
      </w:r>
      <w:r>
        <w:rPr>
          <w:rFonts w:ascii="Arial" w:hAnsi="Arial" w:cs="Arial"/>
          <w:b/>
          <w:bCs/>
          <w:color w:val="222222"/>
          <w:shd w:val="clear" w:color="auto" w:fill="FFFFFF"/>
        </w:rPr>
        <w:t>used</w:t>
      </w:r>
      <w:r>
        <w:rPr>
          <w:rFonts w:ascii="Arial" w:hAnsi="Arial" w:cs="Arial"/>
          <w:color w:val="222222"/>
          <w:shd w:val="clear" w:color="auto" w:fill="FFFFFF"/>
        </w:rPr>
        <w:t> in logging, caches, thread pools, configuration settings, device driver objects</w:t>
      </w:r>
    </w:p>
    <w:p w:rsidR="00956485" w:rsidRPr="00094CB6" w:rsidRDefault="00956485" w:rsidP="0063772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7.Key value pair?</w:t>
      </w:r>
      <w:r w:rsidRPr="00094CB6">
        <w:rPr>
          <w:rFonts w:asciiTheme="minorHAnsi" w:hAnsiTheme="minorHAnsi" w:cstheme="minorHAnsi"/>
          <w:color w:val="FF0000"/>
          <w:sz w:val="28"/>
          <w:szCs w:val="28"/>
        </w:rPr>
        <w:br/>
        <w:t>8.How can you compare two strings?</w:t>
      </w:r>
      <w:r w:rsidRPr="00094CB6">
        <w:rPr>
          <w:rFonts w:asciiTheme="minorHAnsi" w:hAnsiTheme="minorHAnsi" w:cstheme="minorHAnsi"/>
          <w:color w:val="FF0000"/>
          <w:sz w:val="28"/>
          <w:szCs w:val="28"/>
        </w:rPr>
        <w:br/>
        <w:t>9.Can main method be overloaded?.</w:t>
      </w:r>
      <w:r w:rsidRPr="00094CB6">
        <w:rPr>
          <w:rFonts w:asciiTheme="minorHAnsi" w:hAnsiTheme="minorHAnsi" w:cstheme="minorHAnsi"/>
          <w:color w:val="FF0000"/>
          <w:sz w:val="28"/>
          <w:szCs w:val="28"/>
        </w:rPr>
        <w:br/>
        <w:t>10.How many ways we can define a Thread.</w:t>
      </w:r>
    </w:p>
    <w:p w:rsidR="00956485" w:rsidRPr="003B17BC" w:rsidRDefault="00956485" w:rsidP="00956485">
      <w:pPr>
        <w:pStyle w:val="NormalWeb"/>
        <w:shd w:val="clear" w:color="auto" w:fill="FFFFFF"/>
        <w:spacing w:before="90" w:beforeAutospacing="0" w:after="90" w:afterAutospacing="0"/>
        <w:rPr>
          <w:rFonts w:asciiTheme="minorHAnsi" w:hAnsiTheme="minorHAnsi" w:cstheme="minorHAnsi"/>
          <w:color w:val="002060"/>
          <w:sz w:val="22"/>
          <w:szCs w:val="22"/>
        </w:rPr>
      </w:pPr>
      <w:r w:rsidRPr="00094CB6">
        <w:rPr>
          <w:rFonts w:asciiTheme="minorHAnsi" w:hAnsiTheme="minorHAnsi" w:cstheme="minorHAnsi"/>
          <w:color w:val="FF0000"/>
          <w:sz w:val="28"/>
          <w:szCs w:val="28"/>
        </w:rPr>
        <w:t>----------------------------------------------------------------------------</w:t>
      </w:r>
      <w:r w:rsidRPr="00094CB6">
        <w:rPr>
          <w:rFonts w:asciiTheme="minorHAnsi" w:hAnsiTheme="minorHAnsi" w:cstheme="minorHAnsi"/>
          <w:color w:val="FF0000"/>
          <w:sz w:val="28"/>
          <w:szCs w:val="28"/>
        </w:rPr>
        <w:br/>
        <w:t>1.What is hashing in java?</w:t>
      </w:r>
      <w:r w:rsidRPr="00094CB6">
        <w:rPr>
          <w:rFonts w:asciiTheme="minorHAnsi" w:hAnsiTheme="minorHAnsi" w:cstheme="minorHAnsi"/>
          <w:color w:val="FF0000"/>
          <w:sz w:val="28"/>
          <w:szCs w:val="28"/>
        </w:rPr>
        <w:br/>
        <w:t>2.What is polymorphism in java?.</w:t>
      </w:r>
      <w:r w:rsidRPr="00094CB6">
        <w:rPr>
          <w:rFonts w:asciiTheme="minorHAnsi" w:hAnsiTheme="minorHAnsi" w:cstheme="minorHAnsi"/>
          <w:color w:val="FF0000"/>
          <w:sz w:val="28"/>
          <w:szCs w:val="28"/>
        </w:rPr>
        <w:br/>
        <w:t>3.</w:t>
      </w:r>
      <w:r w:rsidRPr="003B17BC">
        <w:rPr>
          <w:rFonts w:asciiTheme="minorHAnsi" w:hAnsiTheme="minorHAnsi" w:cstheme="minorHAnsi"/>
          <w:color w:val="002060"/>
          <w:sz w:val="22"/>
          <w:szCs w:val="22"/>
        </w:rPr>
        <w:t>class Test3</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public void m1()</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System.out.println(" I am in parent class instance method m1 ");</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public static void m2()</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System.out.println(" I am in parent class instance method m2");</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w:t>
      </w:r>
    </w:p>
    <w:p w:rsidR="00DB39C0" w:rsidRPr="003B17BC" w:rsidRDefault="00956485" w:rsidP="00956485">
      <w:pPr>
        <w:pStyle w:val="NormalWeb"/>
        <w:shd w:val="clear" w:color="auto" w:fill="FFFFFF"/>
        <w:spacing w:before="90" w:beforeAutospacing="0" w:after="90" w:afterAutospacing="0"/>
        <w:rPr>
          <w:rFonts w:asciiTheme="minorHAnsi" w:hAnsiTheme="minorHAnsi" w:cstheme="minorHAnsi"/>
          <w:color w:val="FF0000"/>
          <w:sz w:val="22"/>
          <w:szCs w:val="22"/>
        </w:rPr>
      </w:pPr>
      <w:r w:rsidRPr="003B17BC">
        <w:rPr>
          <w:rFonts w:asciiTheme="minorHAnsi" w:hAnsiTheme="minorHAnsi" w:cstheme="minorHAnsi"/>
          <w:color w:val="002060"/>
          <w:sz w:val="22"/>
          <w:szCs w:val="22"/>
        </w:rPr>
        <w:t>class Test extends Test3</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public void m1()</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System.out.println(" I am in child class instance method m1 ");</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public static void m2()</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System.out.println(" I am in child class instance method m2");</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public static void main(String [] args)</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Test3 t3=null;</w:t>
      </w:r>
      <w:r w:rsidRPr="003B17BC">
        <w:rPr>
          <w:rFonts w:asciiTheme="minorHAnsi" w:hAnsiTheme="minorHAnsi" w:cstheme="minorHAnsi"/>
          <w:color w:val="002060"/>
          <w:sz w:val="22"/>
          <w:szCs w:val="22"/>
        </w:rPr>
        <w:br/>
        <w:t>//t3.m1();</w:t>
      </w:r>
      <w:r w:rsidRPr="003B17BC">
        <w:rPr>
          <w:rFonts w:asciiTheme="minorHAnsi" w:hAnsiTheme="minorHAnsi" w:cstheme="minorHAnsi"/>
          <w:color w:val="002060"/>
          <w:sz w:val="22"/>
          <w:szCs w:val="22"/>
        </w:rPr>
        <w:br/>
        <w:t>t3.m2();</w:t>
      </w:r>
      <w:r w:rsidRPr="003B17BC">
        <w:rPr>
          <w:rFonts w:asciiTheme="minorHAnsi" w:hAnsiTheme="minorHAnsi" w:cstheme="minorHAnsi"/>
          <w:color w:val="002060"/>
          <w:sz w:val="22"/>
          <w:szCs w:val="22"/>
        </w:rPr>
        <w:br/>
        <w:t>Test3 t4= new Test();</w:t>
      </w:r>
      <w:r w:rsidRPr="003B17BC">
        <w:rPr>
          <w:rFonts w:asciiTheme="minorHAnsi" w:hAnsiTheme="minorHAnsi" w:cstheme="minorHAnsi"/>
          <w:color w:val="002060"/>
          <w:sz w:val="22"/>
          <w:szCs w:val="22"/>
        </w:rPr>
        <w:br/>
        <w:t>t4.m1();</w:t>
      </w:r>
      <w:r w:rsidRPr="003B17BC">
        <w:rPr>
          <w:rFonts w:asciiTheme="minorHAnsi" w:hAnsiTheme="minorHAnsi" w:cstheme="minorHAnsi"/>
          <w:color w:val="002060"/>
          <w:sz w:val="22"/>
          <w:szCs w:val="22"/>
        </w:rPr>
        <w:br/>
        <w:t>t4.m2();</w:t>
      </w:r>
      <w:r w:rsidRPr="003B17BC">
        <w:rPr>
          <w:rFonts w:asciiTheme="minorHAnsi" w:hAnsiTheme="minorHAnsi" w:cstheme="minorHAnsi"/>
          <w:color w:val="002060"/>
          <w:sz w:val="22"/>
          <w:szCs w:val="22"/>
        </w:rPr>
        <w:br/>
        <w:t>Test3 t5= new Test3();</w:t>
      </w:r>
      <w:r w:rsidRPr="003B17BC">
        <w:rPr>
          <w:rFonts w:asciiTheme="minorHAnsi" w:hAnsiTheme="minorHAnsi" w:cstheme="minorHAnsi"/>
          <w:color w:val="002060"/>
          <w:sz w:val="22"/>
          <w:szCs w:val="22"/>
        </w:rPr>
        <w:br/>
        <w:t>t5.m1();</w:t>
      </w:r>
      <w:r w:rsidRPr="003B17BC">
        <w:rPr>
          <w:rFonts w:asciiTheme="minorHAnsi" w:hAnsiTheme="minorHAnsi" w:cstheme="minorHAnsi"/>
          <w:color w:val="002060"/>
          <w:sz w:val="22"/>
          <w:szCs w:val="22"/>
        </w:rPr>
        <w:br/>
        <w:t>t5.m2();</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w:t>
      </w:r>
      <w:r w:rsidRPr="003B17BC">
        <w:rPr>
          <w:rFonts w:asciiTheme="minorHAnsi" w:hAnsiTheme="minorHAnsi" w:cstheme="minorHAnsi"/>
          <w:color w:val="002060"/>
          <w:sz w:val="22"/>
          <w:szCs w:val="22"/>
        </w:rPr>
        <w:br/>
        <w:t>o/p:</w:t>
      </w:r>
      <w:r w:rsidRPr="003B17BC">
        <w:rPr>
          <w:rFonts w:asciiTheme="minorHAnsi" w:hAnsiTheme="minorHAnsi" w:cstheme="minorHAnsi"/>
          <w:color w:val="FF0000"/>
          <w:sz w:val="22"/>
          <w:szCs w:val="22"/>
        </w:rPr>
        <w:br/>
        <w:t>4</w:t>
      </w:r>
      <w:r w:rsidRPr="003B17BC">
        <w:rPr>
          <w:rFonts w:asciiTheme="minorHAnsi" w:hAnsiTheme="minorHAnsi" w:cstheme="minorHAnsi"/>
          <w:color w:val="FF0000"/>
          <w:sz w:val="28"/>
          <w:szCs w:val="28"/>
        </w:rPr>
        <w:t>.Annotations in Hibernate?</w:t>
      </w:r>
    </w:p>
    <w:p w:rsidR="00DB39C0" w:rsidRPr="003B17BC" w:rsidRDefault="00DB39C0" w:rsidP="00DB39C0">
      <w:pPr>
        <w:pStyle w:val="Heading3"/>
        <w:shd w:val="clear" w:color="auto" w:fill="FFFFFF"/>
        <w:spacing w:before="450" w:after="300"/>
        <w:rPr>
          <w:rFonts w:asciiTheme="minorHAnsi" w:hAnsiTheme="minorHAnsi" w:cstheme="minorHAnsi"/>
          <w:sz w:val="22"/>
          <w:szCs w:val="22"/>
        </w:rPr>
      </w:pPr>
      <w:r w:rsidRPr="003B17BC">
        <w:rPr>
          <w:rFonts w:asciiTheme="minorHAnsi" w:hAnsiTheme="minorHAnsi" w:cstheme="minorHAnsi"/>
          <w:sz w:val="22"/>
          <w:szCs w:val="22"/>
        </w:rPr>
        <w:lastRenderedPageBreak/>
        <w:t>JPA Annotations for mapping java object to database table</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Let us look at some of the important JPA annotations. Note that these annotations are present in </w:t>
      </w:r>
      <w:r w:rsidRPr="003B17BC">
        <w:rPr>
          <w:rStyle w:val="HTMLCode"/>
          <w:rFonts w:asciiTheme="minorHAnsi" w:hAnsiTheme="minorHAnsi" w:cstheme="minorHAnsi"/>
          <w:color w:val="FFFFFF"/>
          <w:sz w:val="22"/>
          <w:szCs w:val="22"/>
          <w:shd w:val="clear" w:color="auto" w:fill="000000"/>
        </w:rPr>
        <w:t>javax.persistence</w:t>
      </w:r>
      <w:r w:rsidRPr="003B17BC">
        <w:rPr>
          <w:rFonts w:asciiTheme="minorHAnsi" w:hAnsiTheme="minorHAnsi" w:cstheme="minorHAnsi"/>
          <w:sz w:val="22"/>
          <w:szCs w:val="22"/>
        </w:rPr>
        <w:t> package.</w:t>
      </w:r>
    </w:p>
    <w:p w:rsidR="00DB39C0" w:rsidRPr="003B17BC" w:rsidRDefault="00DB39C0" w:rsidP="0013606E">
      <w:pPr>
        <w:numPr>
          <w:ilvl w:val="0"/>
          <w:numId w:val="143"/>
        </w:numPr>
        <w:shd w:val="clear" w:color="auto" w:fill="FFFFFF"/>
        <w:spacing w:beforeAutospacing="1"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javax.persistence.Entity</w:t>
      </w:r>
      <w:r w:rsidRPr="003B17BC">
        <w:rPr>
          <w:rFonts w:cstheme="minorHAnsi"/>
          <w:color w:val="000000"/>
        </w:rPr>
        <w:t>: Specifies that the class is an entity. This annotation can be applied on Class, Interface of Enums.</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@Table</w:t>
      </w:r>
      <w:r w:rsidRPr="003B17BC">
        <w:rPr>
          <w:rFonts w:cstheme="minorHAnsi"/>
          <w:color w:val="000000"/>
        </w:rPr>
        <w:t>: It specifies the table in the database with which this entity is mapped. In the example below the data will be stores in the “employee” table. Name attribute of @Table annotation is used to specify the table name.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javax.persistence.Table;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@Column</w:t>
      </w:r>
      <w:r w:rsidRPr="003B17BC">
        <w:rPr>
          <w:rFonts w:cstheme="minorHAnsi"/>
          <w:color w:val="000000"/>
        </w:rPr>
        <w:t>: Specify the column mapping using @Column annotation. Name attribute of this annotation is used for specifying the table’s column name.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javax.persistence.Column;</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javax.persistence.Table;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"employee_name"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String employeeName;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@Id</w:t>
      </w:r>
      <w:r w:rsidRPr="003B17BC">
        <w:rPr>
          <w:rFonts w:cstheme="minorHAnsi"/>
          <w:color w:val="000000"/>
        </w:rPr>
        <w:t>: This annotation specifies the primary key of the 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@Id</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int</w:t>
      </w:r>
      <w:r w:rsidRPr="003B17BC">
        <w:rPr>
          <w:rStyle w:val="HTMLCode"/>
          <w:rFonts w:asciiTheme="minorHAnsi" w:hAnsiTheme="minorHAnsi" w:cstheme="minorHAnsi"/>
          <w:color w:val="FFFFFF"/>
          <w:sz w:val="22"/>
          <w:szCs w:val="22"/>
          <w:shd w:val="clear" w:color="auto" w:fill="000000"/>
        </w:rPr>
        <w:t xml:space="preserve"> id;</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@GeneratedValue</w:t>
      </w:r>
      <w:r w:rsidRPr="003B17BC">
        <w:rPr>
          <w:rFonts w:cstheme="minorHAnsi"/>
          <w:color w:val="000000"/>
        </w:rPr>
        <w:t>: This annotation specifies the generation strategies for the values of primary keys.</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@Id</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@GeneratedValue</w:t>
      </w:r>
      <w:r w:rsidRPr="003B17BC">
        <w:rPr>
          <w:rStyle w:val="HTMLCode"/>
          <w:rFonts w:asciiTheme="minorHAnsi" w:hAnsiTheme="minorHAnsi" w:cstheme="minorHAnsi"/>
          <w:color w:val="FFFFFF"/>
          <w:sz w:val="22"/>
          <w:szCs w:val="22"/>
          <w:shd w:val="clear" w:color="auto" w:fill="000000"/>
        </w:rPr>
        <w:t>(strategy=SEQUENCE, generator=</w:t>
      </w:r>
      <w:r w:rsidRPr="003B17BC">
        <w:rPr>
          <w:rStyle w:val="hljs-string"/>
          <w:rFonts w:asciiTheme="minorHAnsi" w:hAnsiTheme="minorHAnsi" w:cstheme="minorHAnsi"/>
          <w:color w:val="6A8759"/>
          <w:sz w:val="22"/>
          <w:szCs w:val="22"/>
          <w:shd w:val="clear" w:color="auto" w:fill="000000"/>
        </w:rPr>
        <w:t>"ID_SEQ"</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int</w:t>
      </w:r>
      <w:r w:rsidRPr="003B17BC">
        <w:rPr>
          <w:rStyle w:val="HTMLCode"/>
          <w:rFonts w:asciiTheme="minorHAnsi" w:hAnsiTheme="minorHAnsi" w:cstheme="minorHAnsi"/>
          <w:color w:val="FFFFFF"/>
          <w:sz w:val="22"/>
          <w:szCs w:val="22"/>
          <w:shd w:val="clear" w:color="auto" w:fill="000000"/>
        </w:rPr>
        <w:t xml:space="preserve"> id;</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@Version</w:t>
      </w:r>
      <w:r w:rsidRPr="003B17BC">
        <w:rPr>
          <w:rFonts w:cstheme="minorHAnsi"/>
          <w:color w:val="000000"/>
        </w:rPr>
        <w:t>: We can control versioning or </w:t>
      </w:r>
      <w:hyperlink r:id="rId234" w:history="1">
        <w:r w:rsidRPr="003B17BC">
          <w:rPr>
            <w:rStyle w:val="Hyperlink"/>
            <w:rFonts w:cstheme="minorHAnsi"/>
            <w:color w:val="9B27B0"/>
          </w:rPr>
          <w:t>concurrency</w:t>
        </w:r>
      </w:hyperlink>
      <w:r w:rsidRPr="003B17BC">
        <w:rPr>
          <w:rFonts w:cstheme="minorHAnsi"/>
          <w:color w:val="000000"/>
        </w:rPr>
        <w:t> using this annotation.</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import</w:t>
      </w:r>
      <w:r w:rsidRPr="003B17BC">
        <w:rPr>
          <w:rStyle w:val="HTMLCode"/>
          <w:rFonts w:asciiTheme="minorHAnsi" w:hAnsiTheme="minorHAnsi" w:cstheme="minorHAnsi"/>
          <w:color w:val="FFFFFF"/>
          <w:sz w:val="22"/>
          <w:szCs w:val="22"/>
          <w:shd w:val="clear" w:color="auto" w:fill="000000"/>
        </w:rPr>
        <w:t xml:space="preserve"> javax.persistence.*;</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@Version</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"version"</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Date version;</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@OrderBy</w:t>
      </w:r>
      <w:r w:rsidRPr="003B17BC">
        <w:rPr>
          <w:rFonts w:cstheme="minorHAnsi"/>
          <w:color w:val="000000"/>
        </w:rPr>
        <w:t>: Sort your data using @OrderBy annotation. In example below, it will sort all employees_address by their id in ascending order.</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@OrderBy</w:t>
      </w:r>
      <w:r w:rsidRPr="003B17BC">
        <w:rPr>
          <w:rStyle w:val="HTMLCode"/>
          <w:rFonts w:asciiTheme="minorHAnsi" w:hAnsiTheme="minorHAnsi" w:cstheme="minorHAnsi"/>
          <w:color w:val="FFFFFF"/>
          <w:sz w:val="22"/>
          <w:szCs w:val="22"/>
          <w:shd w:val="clear" w:color="auto" w:fill="000000"/>
        </w:rPr>
        <w:t>(</w:t>
      </w:r>
      <w:r w:rsidRPr="003B17BC">
        <w:rPr>
          <w:rStyle w:val="hljs-string"/>
          <w:rFonts w:asciiTheme="minorHAnsi" w:hAnsiTheme="minorHAnsi" w:cstheme="minorHAnsi"/>
          <w:color w:val="6A8759"/>
          <w:sz w:val="22"/>
          <w:szCs w:val="22"/>
          <w:shd w:val="clear" w:color="auto" w:fill="000000"/>
        </w:rPr>
        <w:t>"id asc"</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Set employee_address;</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@Transient</w:t>
      </w:r>
      <w:r w:rsidRPr="003B17BC">
        <w:rPr>
          <w:rFonts w:cstheme="minorHAnsi"/>
          <w:color w:val="000000"/>
        </w:rPr>
        <w:t>: Every non static and non-transient property of an entity is considered persistent, unless you annotate it as @Transient.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r w:rsidRPr="003B17BC">
        <w:rPr>
          <w:rStyle w:val="hljs-keyword"/>
          <w:rFonts w:asciiTheme="minorHAnsi" w:hAnsiTheme="minorHAnsi" w:cstheme="minorHAnsi"/>
          <w:color w:val="CB7832"/>
          <w:sz w:val="22"/>
          <w:szCs w:val="22"/>
          <w:shd w:val="clear" w:color="auto" w:fill="000000"/>
        </w:rPr>
        <w:t>Transient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Private int employeePhone;</w:t>
      </w:r>
    </w:p>
    <w:p w:rsidR="00DB39C0" w:rsidRPr="003B17BC" w:rsidRDefault="00DB39C0" w:rsidP="0013606E">
      <w:pPr>
        <w:numPr>
          <w:ilvl w:val="0"/>
          <w:numId w:val="143"/>
        </w:numPr>
        <w:shd w:val="clear" w:color="auto" w:fill="FFFFFF"/>
        <w:spacing w:after="0" w:afterAutospacing="1" w:line="240" w:lineRule="auto"/>
        <w:ind w:left="0"/>
        <w:rPr>
          <w:rFonts w:cstheme="minorHAnsi"/>
          <w:color w:val="000000"/>
        </w:rPr>
      </w:pPr>
      <w:r w:rsidRPr="003B17BC">
        <w:rPr>
          <w:rStyle w:val="HTMLCode"/>
          <w:rFonts w:asciiTheme="minorHAnsi" w:eastAsiaTheme="minorHAnsi" w:hAnsiTheme="minorHAnsi" w:cstheme="minorHAnsi"/>
          <w:color w:val="FFFFFF"/>
          <w:sz w:val="22"/>
          <w:szCs w:val="22"/>
          <w:shd w:val="clear" w:color="auto" w:fill="000000"/>
        </w:rPr>
        <w:t>@Lob</w:t>
      </w:r>
      <w:r w:rsidRPr="003B17BC">
        <w:rPr>
          <w:rFonts w:cstheme="minorHAnsi"/>
          <w:color w:val="000000"/>
        </w:rPr>
        <w:t>: Large objects are declared with @Lob.</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@Lob</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ljs-function"/>
          <w:rFonts w:asciiTheme="minorHAnsi" w:hAnsiTheme="minorHAnsi" w:cstheme="minorHAnsi"/>
          <w:color w:val="FFFFFF"/>
          <w:sz w:val="22"/>
          <w:szCs w:val="22"/>
          <w:shd w:val="clear" w:color="auto" w:fill="000000"/>
        </w:rPr>
        <w:t xml:space="preserve"> String </w:t>
      </w:r>
      <w:r w:rsidRPr="003B17BC">
        <w:rPr>
          <w:rStyle w:val="hljs-title"/>
          <w:rFonts w:asciiTheme="minorHAnsi" w:hAnsiTheme="minorHAnsi" w:cstheme="minorHAnsi"/>
          <w:color w:val="FFFFFF"/>
          <w:sz w:val="22"/>
          <w:szCs w:val="22"/>
          <w:shd w:val="clear" w:color="auto" w:fill="000000"/>
        </w:rPr>
        <w:t>getEmployeeAddress</w:t>
      </w:r>
      <w:r w:rsidRPr="003B17BC">
        <w:rPr>
          <w:rStyle w:val="hljs-params"/>
          <w:rFonts w:asciiTheme="minorHAnsi" w:hAnsiTheme="minorHAnsi" w:cstheme="minorHAnsi"/>
          <w:color w:val="B9B9B9"/>
          <w:sz w:val="22"/>
          <w:szCs w:val="22"/>
          <w:shd w:val="clear" w:color="auto" w:fill="000000"/>
        </w:rPr>
        <w:t>()</w:t>
      </w:r>
      <w:r w:rsidRPr="003B17BC">
        <w:rPr>
          <w:rStyle w:val="hljs-function"/>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return</w:t>
      </w:r>
      <w:r w:rsidRPr="003B17BC">
        <w:rPr>
          <w:rStyle w:val="HTMLCode"/>
          <w:rFonts w:asciiTheme="minorHAnsi" w:hAnsiTheme="minorHAnsi" w:cstheme="minorHAnsi"/>
          <w:color w:val="FFFFFF"/>
          <w:sz w:val="22"/>
          <w:szCs w:val="22"/>
          <w:shd w:val="clear" w:color="auto" w:fill="000000"/>
        </w:rPr>
        <w:t xml:space="preserve"> employeeAddress;</w:t>
      </w:r>
    </w:p>
    <w:p w:rsidR="00DB39C0" w:rsidRPr="003B17BC" w:rsidRDefault="00DB39C0" w:rsidP="0013606E">
      <w:pPr>
        <w:pStyle w:val="HTMLPreformatted"/>
        <w:numPr>
          <w:ilvl w:val="0"/>
          <w:numId w:val="143"/>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The above set of annotation are most commonly used JPA annotations to define an entity.</w:t>
      </w:r>
    </w:p>
    <w:p w:rsidR="00DB39C0" w:rsidRPr="003B17BC" w:rsidRDefault="00DB39C0" w:rsidP="00DB39C0">
      <w:pPr>
        <w:pStyle w:val="Heading3"/>
        <w:shd w:val="clear" w:color="auto" w:fill="FFFFFF"/>
        <w:spacing w:before="450" w:after="300"/>
        <w:rPr>
          <w:rFonts w:asciiTheme="minorHAnsi" w:hAnsiTheme="minorHAnsi" w:cstheme="minorHAnsi"/>
          <w:sz w:val="22"/>
          <w:szCs w:val="22"/>
        </w:rPr>
      </w:pPr>
      <w:r w:rsidRPr="003B17BC">
        <w:rPr>
          <w:rFonts w:asciiTheme="minorHAnsi" w:hAnsiTheme="minorHAnsi" w:cstheme="minorHAnsi"/>
          <w:sz w:val="22"/>
          <w:szCs w:val="22"/>
        </w:rPr>
        <w:t>Hibernate Annotations for Mapping between tables</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We have another set of annotations that are used to specify the association mapping between different tables and entities.</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We will take an example considering the below mentioned scenario.</w:t>
      </w:r>
    </w:p>
    <w:p w:rsidR="00DB39C0" w:rsidRPr="003B17BC" w:rsidRDefault="00DB39C0" w:rsidP="0013606E">
      <w:pPr>
        <w:numPr>
          <w:ilvl w:val="0"/>
          <w:numId w:val="144"/>
        </w:numPr>
        <w:shd w:val="clear" w:color="auto" w:fill="FFFFFF"/>
        <w:spacing w:before="100" w:beforeAutospacing="1" w:after="100" w:afterAutospacing="1" w:line="240" w:lineRule="auto"/>
        <w:ind w:left="0"/>
        <w:rPr>
          <w:rFonts w:cstheme="minorHAnsi"/>
          <w:color w:val="000000"/>
        </w:rPr>
      </w:pPr>
      <w:r w:rsidRPr="003B17BC">
        <w:rPr>
          <w:rFonts w:cstheme="minorHAnsi"/>
          <w:color w:val="000000"/>
        </w:rPr>
        <w:lastRenderedPageBreak/>
        <w:t>Tables ’employee’ and ’employeeDetail’ have one-to-one association and they share the same primary key.</w:t>
      </w:r>
    </w:p>
    <w:p w:rsidR="00DB39C0" w:rsidRPr="003B17BC" w:rsidRDefault="00DB39C0" w:rsidP="0013606E">
      <w:pPr>
        <w:numPr>
          <w:ilvl w:val="0"/>
          <w:numId w:val="144"/>
        </w:numPr>
        <w:shd w:val="clear" w:color="auto" w:fill="FFFFFF"/>
        <w:spacing w:before="75" w:after="100" w:afterAutospacing="1" w:line="240" w:lineRule="auto"/>
        <w:ind w:left="0"/>
        <w:rPr>
          <w:rFonts w:cstheme="minorHAnsi"/>
          <w:color w:val="000000"/>
        </w:rPr>
      </w:pPr>
      <w:r w:rsidRPr="003B17BC">
        <w:rPr>
          <w:rFonts w:cstheme="minorHAnsi"/>
          <w:color w:val="000000"/>
        </w:rPr>
        <w:t>Tables ‘communication’ and ‘communicationDetail’ are linked by a foreign key. It is also a one to one association.</w:t>
      </w:r>
    </w:p>
    <w:p w:rsidR="00DB39C0" w:rsidRPr="003B17BC" w:rsidRDefault="00DB39C0" w:rsidP="0013606E">
      <w:pPr>
        <w:numPr>
          <w:ilvl w:val="0"/>
          <w:numId w:val="144"/>
        </w:numPr>
        <w:shd w:val="clear" w:color="auto" w:fill="FFFFFF"/>
        <w:spacing w:before="75" w:after="100" w:afterAutospacing="1" w:line="240" w:lineRule="auto"/>
        <w:ind w:left="0"/>
        <w:rPr>
          <w:rFonts w:cstheme="minorHAnsi"/>
          <w:color w:val="000000"/>
        </w:rPr>
      </w:pPr>
      <w:r w:rsidRPr="003B17BC">
        <w:rPr>
          <w:rFonts w:cstheme="minorHAnsi"/>
          <w:color w:val="000000"/>
        </w:rPr>
        <w:t>Tables ‘communication’ and ’employee’ are linked using a foreign key in many-to-one association with communication being the owner.</w:t>
      </w:r>
    </w:p>
    <w:p w:rsidR="00DB39C0" w:rsidRPr="003B17BC" w:rsidRDefault="00DB39C0" w:rsidP="0013606E">
      <w:pPr>
        <w:numPr>
          <w:ilvl w:val="0"/>
          <w:numId w:val="144"/>
        </w:numPr>
        <w:shd w:val="clear" w:color="auto" w:fill="FFFFFF"/>
        <w:spacing w:before="75" w:after="100" w:afterAutospacing="1" w:line="240" w:lineRule="auto"/>
        <w:ind w:left="0"/>
        <w:rPr>
          <w:rFonts w:cstheme="minorHAnsi"/>
          <w:color w:val="000000"/>
        </w:rPr>
      </w:pPr>
      <w:r w:rsidRPr="003B17BC">
        <w:rPr>
          <w:rFonts w:cstheme="minorHAnsi"/>
          <w:color w:val="000000"/>
        </w:rPr>
        <w:t>Tables ’employee’ and ’employeeStatus’ are linked through a foreign key in many-to-one association with employee being the owner.</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Style w:val="HTMLCode"/>
          <w:rFonts w:asciiTheme="minorHAnsi" w:hAnsiTheme="minorHAnsi" w:cstheme="minorHAnsi"/>
          <w:color w:val="FFFFFF"/>
          <w:sz w:val="22"/>
          <w:szCs w:val="22"/>
          <w:shd w:val="clear" w:color="auto" w:fill="000000"/>
        </w:rPr>
        <w:t>@OneToOne</w:t>
      </w:r>
      <w:r w:rsidRPr="003B17BC">
        <w:rPr>
          <w:rFonts w:asciiTheme="minorHAnsi" w:hAnsiTheme="minorHAnsi" w:cstheme="minorHAnsi"/>
          <w:sz w:val="22"/>
          <w:szCs w:val="22"/>
        </w:rPr>
        <w:br/>
        <w:t>Employee and EmployeeDetail entities share the same primary key and we can associate them using @OneToOne and @PrimaryKeyJoinColumn.</w:t>
      </w:r>
      <w:r w:rsidRPr="003B17BC">
        <w:rPr>
          <w:rFonts w:asciiTheme="minorHAnsi" w:hAnsiTheme="minorHAnsi" w:cstheme="minorHAnsi"/>
          <w:sz w:val="22"/>
          <w:szCs w:val="22"/>
        </w:rPr>
        <w:br/>
        <w:t>In this case the id property of EmployeeDetail is not annotated with @GeneratedValue. The id value of Employee will be used for used for id of EmployeeDetail.</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@GeneratedValue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int</w:t>
      </w:r>
      <w:r w:rsidRPr="003B17BC">
        <w:rPr>
          <w:rStyle w:val="HTMLCode"/>
          <w:rFonts w:asciiTheme="minorHAnsi" w:hAnsiTheme="minorHAnsi" w:cstheme="minorHAnsi"/>
          <w:color w:val="FFFFFF"/>
          <w:sz w:val="22"/>
          <w:szCs w:val="22"/>
          <w:shd w:val="clear" w:color="auto" w:fill="000000"/>
        </w:rPr>
        <w:t xml:space="preserve"> 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@OneToOne</w:t>
      </w:r>
      <w:r w:rsidRPr="003B17BC">
        <w:rPr>
          <w:rStyle w:val="HTMLCode"/>
          <w:rFonts w:asciiTheme="minorHAnsi" w:hAnsiTheme="minorHAnsi" w:cstheme="minorHAnsi"/>
          <w:color w:val="FFFFFF"/>
          <w:sz w:val="22"/>
          <w:szCs w:val="22"/>
          <w:shd w:val="clear" w:color="auto" w:fill="000000"/>
        </w:rPr>
        <w:t>(cascade = CascadeType.MERGE)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@PrimaryKeyJoinColumn</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EmployeeDetail employeeDetail;</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"employeeDetail"</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EmployeeDetail</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int</w:t>
      </w:r>
      <w:r w:rsidRPr="003B17BC">
        <w:rPr>
          <w:rStyle w:val="HTMLCode"/>
          <w:rFonts w:asciiTheme="minorHAnsi" w:hAnsiTheme="minorHAnsi" w:cstheme="minorHAnsi"/>
          <w:color w:val="FFFFFF"/>
          <w:sz w:val="22"/>
          <w:szCs w:val="22"/>
          <w:shd w:val="clear" w:color="auto" w:fill="000000"/>
        </w:rPr>
        <w:t xml:space="preserve"> 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Points to note:</w:t>
      </w:r>
    </w:p>
    <w:p w:rsidR="00DB39C0" w:rsidRPr="003B17BC" w:rsidRDefault="00DB39C0" w:rsidP="0013606E">
      <w:pPr>
        <w:numPr>
          <w:ilvl w:val="0"/>
          <w:numId w:val="145"/>
        </w:numPr>
        <w:shd w:val="clear" w:color="auto" w:fill="FFFFFF"/>
        <w:spacing w:before="100" w:beforeAutospacing="1" w:after="100" w:afterAutospacing="1" w:line="240" w:lineRule="auto"/>
        <w:ind w:left="0"/>
        <w:rPr>
          <w:rFonts w:cstheme="minorHAnsi"/>
          <w:color w:val="000000"/>
        </w:rPr>
      </w:pPr>
      <w:r w:rsidRPr="003B17BC">
        <w:rPr>
          <w:rFonts w:cstheme="minorHAnsi"/>
          <w:color w:val="000000"/>
        </w:rPr>
        <w:t>@PrimaryKeyJoinColumn should be used for associated entities sharing the same primary key.</w:t>
      </w:r>
    </w:p>
    <w:p w:rsidR="00DB39C0" w:rsidRPr="003B17BC" w:rsidRDefault="00DB39C0" w:rsidP="0013606E">
      <w:pPr>
        <w:numPr>
          <w:ilvl w:val="0"/>
          <w:numId w:val="145"/>
        </w:numPr>
        <w:shd w:val="clear" w:color="auto" w:fill="FFFFFF"/>
        <w:spacing w:before="75" w:after="100" w:afterAutospacing="1" w:line="240" w:lineRule="auto"/>
        <w:ind w:left="0"/>
        <w:rPr>
          <w:rFonts w:cstheme="minorHAnsi"/>
          <w:color w:val="000000"/>
        </w:rPr>
      </w:pPr>
      <w:r w:rsidRPr="003B17BC">
        <w:rPr>
          <w:rFonts w:cstheme="minorHAnsi"/>
          <w:color w:val="000000"/>
        </w:rPr>
        <w:t>@JoinColumn &amp; @OneToOne should be mappedBy attribute when foreign key is held by one of the entities.</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 xml:space="preserve">Communication and CommunicationDetail are linked through a foreign key, so @OneToOne and @JoinColumn annotations can be used. In snippet mentioned below, the id genereated for </w:t>
      </w:r>
      <w:r w:rsidRPr="003B17BC">
        <w:rPr>
          <w:rFonts w:asciiTheme="minorHAnsi" w:hAnsiTheme="minorHAnsi" w:cstheme="minorHAnsi"/>
          <w:sz w:val="22"/>
          <w:szCs w:val="22"/>
        </w:rPr>
        <w:lastRenderedPageBreak/>
        <w:t>Communication will be mapped to ‘communication_id’ column of CommunicationDetail table. @MapsId is used for the same.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"communicationDetail"</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CommunicationDetail</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@GeneratedValue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int</w:t>
      </w:r>
      <w:r w:rsidRPr="003B17BC">
        <w:rPr>
          <w:rStyle w:val="HTMLCode"/>
          <w:rFonts w:asciiTheme="minorHAnsi" w:hAnsiTheme="minorHAnsi" w:cstheme="minorHAnsi"/>
          <w:color w:val="FFFFFF"/>
          <w:sz w:val="22"/>
          <w:szCs w:val="22"/>
          <w:shd w:val="clear" w:color="auto" w:fill="000000"/>
        </w:rPr>
        <w:t xml:space="preserve"> 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@OneToOne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@MapsId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@JoinColumn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"communicationId"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Communication communication;</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"communication"</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Communication</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@GeneratedValue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Integer 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@OneToOne</w:t>
      </w:r>
      <w:r w:rsidRPr="003B17BC">
        <w:rPr>
          <w:rStyle w:val="HTMLCode"/>
          <w:rFonts w:asciiTheme="minorHAnsi" w:hAnsiTheme="minorHAnsi" w:cstheme="minorHAnsi"/>
          <w:color w:val="FFFFFF"/>
          <w:sz w:val="22"/>
          <w:szCs w:val="22"/>
          <w:shd w:val="clear" w:color="auto" w:fill="000000"/>
        </w:rPr>
        <w:t xml:space="preserve">(mappedBy = </w:t>
      </w:r>
      <w:r w:rsidRPr="003B17BC">
        <w:rPr>
          <w:rStyle w:val="hljs-string"/>
          <w:rFonts w:asciiTheme="minorHAnsi" w:hAnsiTheme="minorHAnsi" w:cstheme="minorHAnsi"/>
          <w:color w:val="6A8759"/>
          <w:sz w:val="22"/>
          <w:szCs w:val="22"/>
          <w:shd w:val="clear" w:color="auto" w:fill="000000"/>
        </w:rPr>
        <w:t>"communication"</w:t>
      </w:r>
      <w:r w:rsidRPr="003B17BC">
        <w:rPr>
          <w:rStyle w:val="HTMLCode"/>
          <w:rFonts w:asciiTheme="minorHAnsi" w:hAnsiTheme="minorHAnsi" w:cstheme="minorHAnsi"/>
          <w:color w:val="FFFFFF"/>
          <w:sz w:val="22"/>
          <w:szCs w:val="22"/>
          <w:shd w:val="clear" w:color="auto" w:fill="000000"/>
        </w:rPr>
        <w:t>, cascade = CascadeType.ALL)</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CommunicationDetail communicationDetail;</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Style w:val="HTMLCode"/>
          <w:rFonts w:asciiTheme="minorHAnsi" w:hAnsiTheme="minorHAnsi" w:cstheme="minorHAnsi"/>
          <w:color w:val="FFFFFF"/>
          <w:sz w:val="22"/>
          <w:szCs w:val="22"/>
          <w:shd w:val="clear" w:color="auto" w:fill="000000"/>
        </w:rPr>
        <w:t>@ManyToOne</w:t>
      </w:r>
      <w:r w:rsidRPr="003B17BC">
        <w:rPr>
          <w:rFonts w:asciiTheme="minorHAnsi" w:hAnsiTheme="minorHAnsi" w:cstheme="minorHAnsi"/>
          <w:sz w:val="22"/>
          <w:szCs w:val="22"/>
        </w:rPr>
        <w:br/>
        <w:t>Many employees can share the same status. So, employee to employeeStatus is a many to one relation. @ManyToOne annotation can be used for the same.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@ManyToOne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@JoinColumn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"statusId"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EmployeeStatus status;</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Style w:val="HTMLCode"/>
          <w:rFonts w:asciiTheme="minorHAnsi" w:hAnsiTheme="minorHAnsi" w:cstheme="minorHAnsi"/>
          <w:color w:val="FFFFFF"/>
          <w:sz w:val="22"/>
          <w:szCs w:val="22"/>
          <w:shd w:val="clear" w:color="auto" w:fill="000000"/>
        </w:rPr>
        <w:t>@OneToMany</w:t>
      </w:r>
      <w:r w:rsidRPr="003B17BC">
        <w:rPr>
          <w:rFonts w:asciiTheme="minorHAnsi" w:hAnsiTheme="minorHAnsi" w:cstheme="minorHAnsi"/>
          <w:sz w:val="22"/>
          <w:szCs w:val="22"/>
        </w:rPr>
        <w:br/>
        <w:t>Employee to Communication will be a one-to-many relationship. The owner of this relationship is Communication so, we will use ‘mappedBy’ attribute in Employee to make it bi-directional relationship.</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lastRenderedPageBreak/>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@OneToMany</w:t>
      </w:r>
      <w:r w:rsidRPr="003B17BC">
        <w:rPr>
          <w:rStyle w:val="HTMLCode"/>
          <w:rFonts w:asciiTheme="minorHAnsi" w:hAnsiTheme="minorHAnsi" w:cstheme="minorHAnsi"/>
          <w:color w:val="FFFFFF"/>
          <w:sz w:val="22"/>
          <w:szCs w:val="22"/>
          <w:shd w:val="clear" w:color="auto" w:fill="000000"/>
        </w:rPr>
        <w:t xml:space="preserve">(mappedBy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 fetch = FetchType.EAGER)</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@OrderBy</w:t>
      </w:r>
      <w:r w:rsidRPr="003B17BC">
        <w:rPr>
          <w:rStyle w:val="HTMLCode"/>
          <w:rFonts w:asciiTheme="minorHAnsi" w:hAnsiTheme="minorHAnsi" w:cstheme="minorHAnsi"/>
          <w:color w:val="FFFFFF"/>
          <w:sz w:val="22"/>
          <w:szCs w:val="22"/>
          <w:shd w:val="clear" w:color="auto" w:fill="000000"/>
        </w:rPr>
        <w:t>(</w:t>
      </w:r>
      <w:r w:rsidRPr="003B17BC">
        <w:rPr>
          <w:rStyle w:val="hljs-string"/>
          <w:rFonts w:asciiTheme="minorHAnsi" w:hAnsiTheme="minorHAnsi" w:cstheme="minorHAnsi"/>
          <w:color w:val="6A8759"/>
          <w:sz w:val="22"/>
          <w:szCs w:val="22"/>
          <w:shd w:val="clear" w:color="auto" w:fill="000000"/>
        </w:rPr>
        <w:t>"firstName asc"</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Set communications;</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Style w:val="HTMLCode"/>
          <w:rFonts w:asciiTheme="minorHAnsi" w:hAnsiTheme="minorHAnsi" w:cstheme="minorHAnsi"/>
          <w:color w:val="FFFFFF"/>
          <w:sz w:val="22"/>
          <w:szCs w:val="22"/>
          <w:shd w:val="clear" w:color="auto" w:fill="000000"/>
        </w:rPr>
        <w:t>@PrimaryKeyJoinColumn</w:t>
      </w:r>
      <w:r w:rsidRPr="003B17BC">
        <w:rPr>
          <w:rFonts w:asciiTheme="minorHAnsi" w:hAnsiTheme="minorHAnsi" w:cstheme="minorHAnsi"/>
          <w:sz w:val="22"/>
          <w:szCs w:val="22"/>
        </w:rPr>
        <w:br/>
        <w:t>This annotation is used to associate entities sharing the same primary key.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@Table</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"employee"</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Employee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@GeneratedValue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int</w:t>
      </w:r>
      <w:r w:rsidRPr="003B17BC">
        <w:rPr>
          <w:rStyle w:val="HTMLCode"/>
          <w:rFonts w:asciiTheme="minorHAnsi" w:hAnsiTheme="minorHAnsi" w:cstheme="minorHAnsi"/>
          <w:color w:val="FFFFFF"/>
          <w:sz w:val="22"/>
          <w:szCs w:val="22"/>
          <w:shd w:val="clear" w:color="auto" w:fill="000000"/>
        </w:rPr>
        <w:t xml:space="preserve"> 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@OneToOne</w:t>
      </w:r>
      <w:r w:rsidRPr="003B17BC">
        <w:rPr>
          <w:rStyle w:val="HTMLCode"/>
          <w:rFonts w:asciiTheme="minorHAnsi" w:hAnsiTheme="minorHAnsi" w:cstheme="minorHAnsi"/>
          <w:color w:val="FFFFFF"/>
          <w:sz w:val="22"/>
          <w:szCs w:val="22"/>
          <w:shd w:val="clear" w:color="auto" w:fill="000000"/>
        </w:rPr>
        <w:t>(cascade = CascadeType.MERGE)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meta"/>
          <w:rFonts w:asciiTheme="minorHAnsi" w:hAnsiTheme="minorHAnsi" w:cstheme="minorHAnsi"/>
          <w:color w:val="7F7F7F"/>
          <w:sz w:val="22"/>
          <w:szCs w:val="22"/>
          <w:shd w:val="clear" w:color="auto" w:fill="000000"/>
        </w:rPr>
        <w:t>@PrimaryKeyJoinColumn</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EmployeeDetail employeeDetail;</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Style w:val="HTMLCode"/>
          <w:rFonts w:asciiTheme="minorHAnsi" w:hAnsiTheme="minorHAnsi" w:cstheme="minorHAnsi"/>
          <w:color w:val="FFFFFF"/>
          <w:sz w:val="22"/>
          <w:szCs w:val="22"/>
          <w:shd w:val="clear" w:color="auto" w:fill="000000"/>
        </w:rPr>
        <w:t>@JoinColumn</w:t>
      </w:r>
      <w:r w:rsidRPr="003B17BC">
        <w:rPr>
          <w:rFonts w:asciiTheme="minorHAnsi" w:hAnsiTheme="minorHAnsi" w:cstheme="minorHAnsi"/>
          <w:sz w:val="22"/>
          <w:szCs w:val="22"/>
        </w:rPr>
        <w:br/>
        <w:t>@JoinColumn annotation is used for one-to-one or many-to-one associations when foreign key is held by one of the entities.</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@ManyToOne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@JoinColumn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"statusId"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EmployeeStatus status;</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Style w:val="HTMLCode"/>
          <w:rFonts w:asciiTheme="minorHAnsi" w:hAnsiTheme="minorHAnsi" w:cstheme="minorHAnsi"/>
          <w:color w:val="FFFFFF"/>
          <w:sz w:val="22"/>
          <w:szCs w:val="22"/>
          <w:shd w:val="clear" w:color="auto" w:fill="000000"/>
        </w:rPr>
        <w:t>@JoinTable</w:t>
      </w:r>
      <w:r w:rsidRPr="003B17BC">
        <w:rPr>
          <w:rFonts w:asciiTheme="minorHAnsi" w:hAnsiTheme="minorHAnsi" w:cstheme="minorHAnsi"/>
          <w:sz w:val="22"/>
          <w:szCs w:val="22"/>
        </w:rPr>
        <w:t>: @JoinTable and mappedBy should be used for entities linked through an association table.</w:t>
      </w:r>
    </w:p>
    <w:p w:rsidR="00DB39C0" w:rsidRPr="003B17BC" w:rsidRDefault="00DB39C0" w:rsidP="00DB39C0">
      <w:pPr>
        <w:pStyle w:val="NormalWeb"/>
        <w:shd w:val="clear" w:color="auto" w:fill="FFFFFF"/>
        <w:spacing w:before="0" w:beforeAutospacing="0" w:after="0" w:afterAutospacing="0" w:line="360" w:lineRule="atLeast"/>
        <w:rPr>
          <w:rFonts w:asciiTheme="minorHAnsi" w:hAnsiTheme="minorHAnsi" w:cstheme="minorHAnsi"/>
          <w:sz w:val="22"/>
          <w:szCs w:val="22"/>
        </w:rPr>
      </w:pPr>
      <w:r w:rsidRPr="003B17BC">
        <w:rPr>
          <w:rStyle w:val="HTMLCode"/>
          <w:rFonts w:asciiTheme="minorHAnsi" w:hAnsiTheme="minorHAnsi" w:cstheme="minorHAnsi"/>
          <w:color w:val="FFFFFF"/>
          <w:sz w:val="22"/>
          <w:szCs w:val="22"/>
          <w:shd w:val="clear" w:color="auto" w:fill="000000"/>
        </w:rPr>
        <w:t>@MapsId</w:t>
      </w:r>
      <w:r w:rsidRPr="003B17BC">
        <w:rPr>
          <w:rFonts w:asciiTheme="minorHAnsi" w:hAnsiTheme="minorHAnsi" w:cstheme="minorHAnsi"/>
          <w:sz w:val="22"/>
          <w:szCs w:val="22"/>
        </w:rPr>
        <w:t>: Two entities with shared key can be persisted using @MapsId annotation.</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@OneToOne</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@MapsId</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@JoinColumn</w:t>
      </w:r>
      <w:r w:rsidRPr="003B17BC">
        <w:rPr>
          <w:rStyle w:val="HTMLCode"/>
          <w:rFonts w:asciiTheme="minorHAnsi" w:hAnsiTheme="minorHAnsi" w:cstheme="minorHAnsi"/>
          <w:color w:val="FFFFFF"/>
          <w:sz w:val="22"/>
          <w:szCs w:val="22"/>
          <w:shd w:val="clear" w:color="auto" w:fill="000000"/>
        </w:rPr>
        <w:t xml:space="preserve">(name = </w:t>
      </w:r>
      <w:r w:rsidRPr="003B17BC">
        <w:rPr>
          <w:rStyle w:val="hljs-string"/>
          <w:rFonts w:asciiTheme="minorHAnsi" w:hAnsiTheme="minorHAnsi" w:cstheme="minorHAnsi"/>
          <w:color w:val="6A8759"/>
          <w:sz w:val="22"/>
          <w:szCs w:val="22"/>
          <w:shd w:val="clear" w:color="auto" w:fill="000000"/>
        </w:rPr>
        <w:t>"communicationId"</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DB39C0">
      <w:pPr>
        <w:pStyle w:val="HTMLPreformatted"/>
        <w:shd w:val="clear" w:color="auto" w:fill="FFFFFF"/>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private</w:t>
      </w:r>
      <w:r w:rsidRPr="003B17BC">
        <w:rPr>
          <w:rStyle w:val="HTMLCode"/>
          <w:rFonts w:asciiTheme="minorHAnsi" w:hAnsiTheme="minorHAnsi" w:cstheme="minorHAnsi"/>
          <w:color w:val="FFFFFF"/>
          <w:sz w:val="22"/>
          <w:szCs w:val="22"/>
          <w:shd w:val="clear" w:color="auto" w:fill="000000"/>
        </w:rPr>
        <w:t xml:space="preserve"> Communication communication;</w:t>
      </w:r>
    </w:p>
    <w:p w:rsidR="00DB39C0" w:rsidRPr="003B17BC" w:rsidRDefault="00DB39C0" w:rsidP="00DB39C0">
      <w:pPr>
        <w:pStyle w:val="Heading3"/>
        <w:shd w:val="clear" w:color="auto" w:fill="FFFFFF"/>
        <w:spacing w:before="450" w:after="300"/>
        <w:rPr>
          <w:rFonts w:asciiTheme="minorHAnsi" w:hAnsiTheme="minorHAnsi" w:cstheme="minorHAnsi"/>
          <w:sz w:val="22"/>
          <w:szCs w:val="22"/>
        </w:rPr>
      </w:pPr>
      <w:r w:rsidRPr="003B17BC">
        <w:rPr>
          <w:rFonts w:asciiTheme="minorHAnsi" w:hAnsiTheme="minorHAnsi" w:cstheme="minorHAnsi"/>
          <w:sz w:val="22"/>
          <w:szCs w:val="22"/>
        </w:rPr>
        <w:t>Hibernate Annotations for inheritance mapping</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Now let us try to understand the inheritance mapping annotation in Hibernate.</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Hibernate supports the three basic inheritance mapping strategies:</w:t>
      </w:r>
    </w:p>
    <w:p w:rsidR="00DB39C0" w:rsidRPr="003B17BC" w:rsidRDefault="00DB39C0" w:rsidP="0013606E">
      <w:pPr>
        <w:numPr>
          <w:ilvl w:val="0"/>
          <w:numId w:val="146"/>
        </w:numPr>
        <w:shd w:val="clear" w:color="auto" w:fill="FFFFFF"/>
        <w:spacing w:before="100" w:beforeAutospacing="1" w:after="100" w:afterAutospacing="1" w:line="240" w:lineRule="auto"/>
        <w:ind w:left="0"/>
        <w:rPr>
          <w:rFonts w:cstheme="minorHAnsi"/>
          <w:color w:val="000000"/>
        </w:rPr>
      </w:pPr>
      <w:r w:rsidRPr="003B17BC">
        <w:rPr>
          <w:rFonts w:cstheme="minorHAnsi"/>
          <w:color w:val="000000"/>
        </w:rPr>
        <w:t>table per class hierarchy</w:t>
      </w:r>
    </w:p>
    <w:p w:rsidR="00DB39C0" w:rsidRPr="003B17BC" w:rsidRDefault="00DB39C0" w:rsidP="0013606E">
      <w:pPr>
        <w:numPr>
          <w:ilvl w:val="0"/>
          <w:numId w:val="146"/>
        </w:numPr>
        <w:shd w:val="clear" w:color="auto" w:fill="FFFFFF"/>
        <w:spacing w:before="75" w:after="100" w:afterAutospacing="1" w:line="240" w:lineRule="auto"/>
        <w:ind w:left="0"/>
        <w:rPr>
          <w:rFonts w:cstheme="minorHAnsi"/>
          <w:color w:val="000000"/>
        </w:rPr>
      </w:pPr>
      <w:r w:rsidRPr="003B17BC">
        <w:rPr>
          <w:rFonts w:cstheme="minorHAnsi"/>
          <w:color w:val="000000"/>
        </w:rPr>
        <w:t>table per subclass</w:t>
      </w:r>
    </w:p>
    <w:p w:rsidR="00DB39C0" w:rsidRPr="003B17BC" w:rsidRDefault="00DB39C0" w:rsidP="0013606E">
      <w:pPr>
        <w:numPr>
          <w:ilvl w:val="0"/>
          <w:numId w:val="146"/>
        </w:numPr>
        <w:shd w:val="clear" w:color="auto" w:fill="FFFFFF"/>
        <w:spacing w:before="75" w:after="100" w:afterAutospacing="1" w:line="240" w:lineRule="auto"/>
        <w:ind w:left="0"/>
        <w:rPr>
          <w:rFonts w:cstheme="minorHAnsi"/>
          <w:color w:val="000000"/>
        </w:rPr>
      </w:pPr>
      <w:r w:rsidRPr="003B17BC">
        <w:rPr>
          <w:rFonts w:cstheme="minorHAnsi"/>
          <w:color w:val="000000"/>
        </w:rPr>
        <w:lastRenderedPageBreak/>
        <w:t>table per concrete class</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we will consider example for each type.</w:t>
      </w:r>
    </w:p>
    <w:p w:rsidR="00DB39C0" w:rsidRPr="003B17BC" w:rsidRDefault="00DB39C0" w:rsidP="0013606E">
      <w:pPr>
        <w:numPr>
          <w:ilvl w:val="0"/>
          <w:numId w:val="147"/>
        </w:numPr>
        <w:shd w:val="clear" w:color="auto" w:fill="FFFFFF"/>
        <w:spacing w:before="100" w:beforeAutospacing="1" w:after="100" w:afterAutospacing="1" w:line="240" w:lineRule="auto"/>
        <w:ind w:left="0"/>
        <w:rPr>
          <w:rFonts w:cstheme="minorHAnsi"/>
          <w:color w:val="000000"/>
        </w:rPr>
      </w:pPr>
      <w:r w:rsidRPr="003B17BC">
        <w:rPr>
          <w:rFonts w:cstheme="minorHAnsi"/>
          <w:color w:val="000000"/>
        </w:rPr>
        <w:t>Table per class hierarchy – single table per Class Hierarchy Strategy.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@Inheritance</w:t>
      </w:r>
      <w:r w:rsidRPr="003B17BC">
        <w:rPr>
          <w:rStyle w:val="HTMLCode"/>
          <w:rFonts w:asciiTheme="minorHAnsi" w:hAnsiTheme="minorHAnsi" w:cstheme="minorHAnsi"/>
          <w:color w:val="FFFFFF"/>
          <w:sz w:val="22"/>
          <w:szCs w:val="22"/>
          <w:shd w:val="clear" w:color="auto" w:fill="000000"/>
        </w:rPr>
        <w:t>(strategy=InheritanceType.SINGLE_TABLE)</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@DiscriminatorColumn</w:t>
      </w:r>
      <w:r w:rsidRPr="003B17BC">
        <w:rPr>
          <w:rStyle w:val="HTMLCode"/>
          <w:rFonts w:asciiTheme="minorHAnsi" w:hAnsiTheme="minorHAnsi" w:cstheme="minorHAnsi"/>
          <w:color w:val="FFFFFF"/>
          <w:sz w:val="22"/>
          <w:szCs w:val="22"/>
          <w:shd w:val="clear" w:color="auto" w:fill="000000"/>
        </w:rPr>
        <w:t>(name=</w:t>
      </w:r>
      <w:r w:rsidRPr="003B17BC">
        <w:rPr>
          <w:rStyle w:val="hljs-string"/>
          <w:rFonts w:asciiTheme="minorHAnsi" w:hAnsiTheme="minorHAnsi" w:cstheme="minorHAnsi"/>
          <w:color w:val="6A8759"/>
          <w:sz w:val="22"/>
          <w:szCs w:val="22"/>
          <w:shd w:val="clear" w:color="auto" w:fill="000000"/>
        </w:rPr>
        <w:t>"cartype"</w:t>
      </w:r>
      <w:r w:rsidRPr="003B17BC">
        <w:rPr>
          <w:rStyle w:val="HTMLCode"/>
          <w:rFonts w:asciiTheme="minorHAnsi" w:hAnsiTheme="minorHAnsi" w:cstheme="minorHAnsi"/>
          <w:color w:val="FFFFFF"/>
          <w:sz w:val="22"/>
          <w:szCs w:val="22"/>
          <w:shd w:val="clear" w:color="auto" w:fill="000000"/>
        </w:rPr>
        <w:t>, discriminatorType=DiscriminatorType.STRING )</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@DiscriminatorValue</w:t>
      </w:r>
      <w:r w:rsidRPr="003B17BC">
        <w:rPr>
          <w:rStyle w:val="HTMLCode"/>
          <w:rFonts w:asciiTheme="minorHAnsi" w:hAnsiTheme="minorHAnsi" w:cstheme="minorHAnsi"/>
          <w:color w:val="FFFFFF"/>
          <w:sz w:val="22"/>
          <w:szCs w:val="22"/>
          <w:shd w:val="clear" w:color="auto" w:fill="000000"/>
        </w:rPr>
        <w:t>(</w:t>
      </w:r>
      <w:r w:rsidRPr="003B17BC">
        <w:rPr>
          <w:rStyle w:val="hljs-string"/>
          <w:rFonts w:asciiTheme="minorHAnsi" w:hAnsiTheme="minorHAnsi" w:cstheme="minorHAnsi"/>
          <w:color w:val="6A8759"/>
          <w:sz w:val="22"/>
          <w:szCs w:val="22"/>
          <w:shd w:val="clear" w:color="auto" w:fill="000000"/>
        </w:rPr>
        <w:t>"Car"</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Car</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  }</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@DiscriminatorValue</w:t>
      </w:r>
      <w:r w:rsidRPr="003B17BC">
        <w:rPr>
          <w:rStyle w:val="HTMLCode"/>
          <w:rFonts w:asciiTheme="minorHAnsi" w:hAnsiTheme="minorHAnsi" w:cstheme="minorHAnsi"/>
          <w:color w:val="FFFFFF"/>
          <w:sz w:val="22"/>
          <w:szCs w:val="22"/>
          <w:shd w:val="clear" w:color="auto" w:fill="000000"/>
        </w:rPr>
        <w:t>(</w:t>
      </w:r>
      <w:r w:rsidRPr="003B17BC">
        <w:rPr>
          <w:rStyle w:val="hljs-string"/>
          <w:rFonts w:asciiTheme="minorHAnsi" w:hAnsiTheme="minorHAnsi" w:cstheme="minorHAnsi"/>
          <w:color w:val="6A8759"/>
          <w:sz w:val="22"/>
          <w:szCs w:val="22"/>
          <w:shd w:val="clear" w:color="auto" w:fill="000000"/>
        </w:rPr>
        <w:t>"BMW"</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BMW</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extends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Car</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  }</w:t>
      </w:r>
    </w:p>
    <w:p w:rsidR="00DB39C0" w:rsidRPr="003B17BC" w:rsidRDefault="00DB39C0" w:rsidP="0013606E">
      <w:pPr>
        <w:numPr>
          <w:ilvl w:val="0"/>
          <w:numId w:val="147"/>
        </w:numPr>
        <w:shd w:val="clear" w:color="auto" w:fill="FFFFFF"/>
        <w:spacing w:before="75" w:after="100" w:afterAutospacing="1" w:line="240" w:lineRule="auto"/>
        <w:ind w:left="0"/>
        <w:rPr>
          <w:rFonts w:cstheme="minorHAnsi"/>
          <w:color w:val="000000"/>
        </w:rPr>
      </w:pPr>
      <w:r w:rsidRPr="003B17BC">
        <w:rPr>
          <w:rFonts w:cstheme="minorHAnsi"/>
          <w:color w:val="000000"/>
        </w:rPr>
        <w:t>Table per class/subclass – joined subclass Strategy.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@Inheritance</w:t>
      </w:r>
      <w:r w:rsidRPr="003B17BC">
        <w:rPr>
          <w:rStyle w:val="HTMLCode"/>
          <w:rFonts w:asciiTheme="minorHAnsi" w:hAnsiTheme="minorHAnsi" w:cstheme="minorHAnsi"/>
          <w:color w:val="FFFFFF"/>
          <w:sz w:val="22"/>
          <w:szCs w:val="22"/>
          <w:shd w:val="clear" w:color="auto" w:fill="000000"/>
        </w:rPr>
        <w:t>(strategy=InheritanceType.JOINED)</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Ship</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 xml:space="preserve"> </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@PrimaryKeyJoinColumn</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Titanic</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extends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Ship</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7"/>
        </w:numPr>
        <w:shd w:val="clear" w:color="auto" w:fill="FFFFFF"/>
        <w:spacing w:before="75" w:after="100" w:afterAutospacing="1" w:line="240" w:lineRule="auto"/>
        <w:ind w:left="0"/>
        <w:rPr>
          <w:rFonts w:cstheme="minorHAnsi"/>
          <w:color w:val="000000"/>
        </w:rPr>
      </w:pPr>
      <w:r w:rsidRPr="003B17BC">
        <w:rPr>
          <w:rFonts w:cstheme="minorHAnsi"/>
          <w:color w:val="000000"/>
        </w:rPr>
        <w:t>Table per concrete class.</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@Entity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meta"/>
          <w:rFonts w:asciiTheme="minorHAnsi" w:hAnsiTheme="minorHAnsi" w:cstheme="minorHAnsi"/>
          <w:color w:val="7F7F7F"/>
          <w:sz w:val="22"/>
          <w:szCs w:val="22"/>
          <w:shd w:val="clear" w:color="auto" w:fill="000000"/>
        </w:rPr>
        <w:t>@Inheritance</w:t>
      </w:r>
      <w:r w:rsidRPr="003B17BC">
        <w:rPr>
          <w:rStyle w:val="HTMLCode"/>
          <w:rFonts w:asciiTheme="minorHAnsi" w:hAnsiTheme="minorHAnsi" w:cstheme="minorHAnsi"/>
          <w:color w:val="FFFFFF"/>
          <w:sz w:val="22"/>
          <w:szCs w:val="22"/>
          <w:shd w:val="clear" w:color="auto" w:fill="000000"/>
        </w:rPr>
        <w:t>(strategy = InheritanceType.TABLE_PER_CLASS)</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ljs-keyword"/>
          <w:rFonts w:asciiTheme="minorHAnsi" w:hAnsiTheme="minorHAnsi" w:cstheme="minorHAnsi"/>
          <w:color w:val="CB7832"/>
          <w:sz w:val="22"/>
          <w:szCs w:val="22"/>
          <w:shd w:val="clear" w:color="auto" w:fill="000000"/>
        </w:rPr>
        <w:t>public</w:t>
      </w:r>
      <w:r w:rsidRPr="003B17BC">
        <w:rPr>
          <w:rStyle w:val="HTMLCode"/>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class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Aeroplane</w:t>
      </w:r>
      <w:r w:rsidRPr="003B17BC">
        <w:rPr>
          <w:rStyle w:val="hljs-class"/>
          <w:rFonts w:asciiTheme="minorHAnsi" w:hAnsiTheme="minorHAnsi" w:cstheme="minorHAnsi"/>
          <w:color w:val="FFFFFF"/>
          <w:sz w:val="22"/>
          <w:szCs w:val="22"/>
          <w:shd w:val="clear" w:color="auto" w:fill="000000"/>
        </w:rPr>
        <w:t xml:space="preserve"> </w:t>
      </w:r>
      <w:r w:rsidRPr="003B17BC">
        <w:rPr>
          <w:rStyle w:val="hljs-keyword"/>
          <w:rFonts w:asciiTheme="minorHAnsi" w:hAnsiTheme="minorHAnsi" w:cstheme="minorHAnsi"/>
          <w:color w:val="CB7832"/>
          <w:sz w:val="22"/>
          <w:szCs w:val="22"/>
          <w:shd w:val="clear" w:color="auto" w:fill="000000"/>
        </w:rPr>
        <w:t>implements</w:t>
      </w:r>
      <w:r w:rsidRPr="003B17BC">
        <w:rPr>
          <w:rStyle w:val="hljs-class"/>
          <w:rFonts w:asciiTheme="minorHAnsi" w:hAnsiTheme="minorHAnsi" w:cstheme="minorHAnsi"/>
          <w:color w:val="FFFFFF"/>
          <w:sz w:val="22"/>
          <w:szCs w:val="22"/>
          <w:shd w:val="clear" w:color="auto" w:fill="000000"/>
        </w:rPr>
        <w:t xml:space="preserve"> </w:t>
      </w:r>
      <w:r w:rsidRPr="003B17BC">
        <w:rPr>
          <w:rStyle w:val="hljs-title"/>
          <w:rFonts w:asciiTheme="minorHAnsi" w:hAnsiTheme="minorHAnsi" w:cstheme="minorHAnsi"/>
          <w:color w:val="FFFFFF"/>
          <w:sz w:val="22"/>
          <w:szCs w:val="22"/>
          <w:shd w:val="clear" w:color="auto" w:fill="000000"/>
        </w:rPr>
        <w:t>Serializable</w:t>
      </w:r>
      <w:r w:rsidRPr="003B17BC">
        <w:rPr>
          <w:rStyle w:val="hljs-class"/>
          <w:rFonts w:asciiTheme="minorHAnsi" w:hAnsiTheme="minorHAnsi" w:cstheme="minorHAnsi"/>
          <w:color w:val="FFFFFF"/>
          <w:sz w:val="22"/>
          <w:szCs w:val="22"/>
          <w:shd w:val="clear" w:color="auto" w:fill="000000"/>
        </w:rPr>
        <w:t xml:space="preserve"> </w:t>
      </w:r>
      <w:r w:rsidRPr="003B17BC">
        <w:rPr>
          <w:rStyle w:val="HTMLCode"/>
          <w:rFonts w:asciiTheme="minorHAnsi" w:hAnsiTheme="minorHAnsi" w:cstheme="minorHAnsi"/>
          <w:color w:val="FFFFFF"/>
          <w:sz w:val="22"/>
          <w:szCs w:val="22"/>
          <w:shd w:val="clear" w:color="auto" w:fill="000000"/>
        </w:rPr>
        <w:t>{}</w:t>
      </w:r>
    </w:p>
    <w:p w:rsidR="00DB39C0" w:rsidRPr="003B17BC" w:rsidRDefault="00DB39C0" w:rsidP="0013606E">
      <w:pPr>
        <w:numPr>
          <w:ilvl w:val="0"/>
          <w:numId w:val="147"/>
        </w:numPr>
        <w:shd w:val="clear" w:color="auto" w:fill="FFFFFF"/>
        <w:spacing w:before="75" w:after="100" w:afterAutospacing="1" w:line="240" w:lineRule="auto"/>
        <w:ind w:left="0"/>
        <w:rPr>
          <w:rFonts w:cstheme="minorHAnsi"/>
          <w:color w:val="000000"/>
        </w:rPr>
      </w:pPr>
      <w:r w:rsidRPr="003B17BC">
        <w:rPr>
          <w:rFonts w:cstheme="minorHAnsi"/>
          <w:color w:val="000000"/>
        </w:rPr>
        <w:t>@DiscriminatorColumn: As the name suggests this column is the descriminator and this annotation specifies the discriminator column for the SINGLE_TABLE and JOINED Inheritance mapping strategies.</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@Entity</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@Inheritance(strategy=InheritanceType.SINGLE_TABLE)</w:t>
      </w:r>
    </w:p>
    <w:p w:rsidR="00DB39C0" w:rsidRPr="003B17BC" w:rsidRDefault="00DB39C0" w:rsidP="0013606E">
      <w:pPr>
        <w:pStyle w:val="HTMLPreformatted"/>
        <w:numPr>
          <w:ilvl w:val="0"/>
          <w:numId w:val="147"/>
        </w:numPr>
        <w:shd w:val="clear" w:color="auto" w:fill="FFFFFF"/>
        <w:tabs>
          <w:tab w:val="clear" w:pos="720"/>
        </w:tabs>
        <w:ind w:left="75" w:right="75"/>
        <w:rPr>
          <w:rStyle w:val="HTMLCode"/>
          <w:rFonts w:asciiTheme="minorHAnsi" w:hAnsiTheme="minorHAnsi" w:cstheme="minorHAnsi"/>
          <w:color w:val="FFFFFF"/>
          <w:sz w:val="22"/>
          <w:szCs w:val="22"/>
          <w:shd w:val="clear" w:color="auto" w:fill="000000"/>
        </w:rPr>
      </w:pPr>
      <w:r w:rsidRPr="003B17BC">
        <w:rPr>
          <w:rStyle w:val="HTMLCode"/>
          <w:rFonts w:asciiTheme="minorHAnsi" w:hAnsiTheme="minorHAnsi" w:cstheme="minorHAnsi"/>
          <w:color w:val="FFFFFF"/>
          <w:sz w:val="22"/>
          <w:szCs w:val="22"/>
          <w:shd w:val="clear" w:color="auto" w:fill="000000"/>
        </w:rPr>
        <w:t>@DiscriminatorColumn(name=</w:t>
      </w:r>
      <w:r w:rsidRPr="003B17BC">
        <w:rPr>
          <w:rStyle w:val="hljs-string"/>
          <w:rFonts w:asciiTheme="minorHAnsi" w:hAnsiTheme="minorHAnsi" w:cstheme="minorHAnsi"/>
          <w:color w:val="6A8759"/>
          <w:sz w:val="22"/>
          <w:szCs w:val="22"/>
          <w:shd w:val="clear" w:color="auto" w:fill="000000"/>
        </w:rPr>
        <w:t>"cartype"</w:t>
      </w:r>
      <w:r w:rsidRPr="003B17BC">
        <w:rPr>
          <w:rStyle w:val="HTMLCode"/>
          <w:rFonts w:asciiTheme="minorHAnsi" w:hAnsiTheme="minorHAnsi" w:cstheme="minorHAnsi"/>
          <w:color w:val="FFFFFF"/>
          <w:sz w:val="22"/>
          <w:szCs w:val="22"/>
          <w:shd w:val="clear" w:color="auto" w:fill="000000"/>
        </w:rPr>
        <w:t>, discriminatorType=DiscriminatorType.STRING )</w:t>
      </w:r>
    </w:p>
    <w:p w:rsidR="00DB39C0" w:rsidRPr="003B17BC" w:rsidRDefault="00DB39C0" w:rsidP="00DB39C0">
      <w:pPr>
        <w:pStyle w:val="NormalWeb"/>
        <w:shd w:val="clear" w:color="auto" w:fill="FFFFFF"/>
        <w:spacing w:before="150" w:beforeAutospacing="0" w:after="150" w:afterAutospacing="0" w:line="360" w:lineRule="atLeast"/>
        <w:rPr>
          <w:rFonts w:asciiTheme="minorHAnsi" w:hAnsiTheme="minorHAnsi" w:cstheme="minorHAnsi"/>
          <w:sz w:val="22"/>
          <w:szCs w:val="22"/>
        </w:rPr>
      </w:pPr>
      <w:r w:rsidRPr="003B17BC">
        <w:rPr>
          <w:rFonts w:asciiTheme="minorHAnsi" w:hAnsiTheme="minorHAnsi" w:cstheme="minorHAnsi"/>
          <w:sz w:val="22"/>
          <w:szCs w:val="22"/>
        </w:rPr>
        <w:t>That’s all for JPA and Hibernate annotations.</w:t>
      </w:r>
    </w:p>
    <w:p w:rsidR="003B17BC"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5.What is underlying data structure of hash map?.</w:t>
      </w:r>
    </w:p>
    <w:p w:rsidR="003B17BC" w:rsidRDefault="003B17BC" w:rsidP="003B17BC">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t>Implement</w:t>
      </w:r>
      <w:r>
        <w:rPr>
          <w:rStyle w:val="pln"/>
          <w:rFonts w:ascii="inherit" w:hAnsi="inherit"/>
          <w:color w:val="303336"/>
          <w:bdr w:val="none" w:sz="0" w:space="0" w:color="auto" w:frame="1"/>
        </w:rPr>
        <w:t xml:space="preserve"> a hash</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map data structure from scratch </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where both key and value are of string data type</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t>The</w:t>
      </w:r>
      <w:r>
        <w:rPr>
          <w:rStyle w:val="pln"/>
          <w:rFonts w:ascii="inherit" w:hAnsi="inherit"/>
          <w:color w:val="303336"/>
          <w:bdr w:val="none" w:sz="0" w:space="0" w:color="auto" w:frame="1"/>
        </w:rPr>
        <w:t xml:space="preserve"> details of how a hash works can be found in </w:t>
      </w:r>
      <w:r>
        <w:rPr>
          <w:rStyle w:val="typ"/>
          <w:rFonts w:ascii="inherit" w:hAnsi="inherit"/>
          <w:color w:val="2B91AF"/>
          <w:bdr w:val="none" w:sz="0" w:space="0" w:color="auto" w:frame="1"/>
        </w:rPr>
        <w:t>Chapter</w:t>
      </w:r>
      <w:r>
        <w:rPr>
          <w:rStyle w:val="pln"/>
          <w:rFonts w:ascii="inherit" w:hAnsi="inherit"/>
          <w:color w:val="303336"/>
          <w:bdr w:val="none" w:sz="0" w:space="0" w:color="auto" w:frame="1"/>
        </w:rPr>
        <w:t xml:space="preserve"> </w:t>
      </w:r>
      <w:r>
        <w:rPr>
          <w:rStyle w:val="lit"/>
          <w:rFonts w:ascii="inherit" w:hAnsi="inherit"/>
          <w:color w:val="7D2727"/>
          <w:bdr w:val="none" w:sz="0" w:space="0" w:color="auto" w:frame="1"/>
        </w:rPr>
        <w:t>11</w:t>
      </w:r>
      <w:r>
        <w:rPr>
          <w:rStyle w:val="pln"/>
          <w:rFonts w:ascii="inherit" w:hAnsi="inherit"/>
          <w:color w:val="303336"/>
          <w:bdr w:val="none" w:sz="0" w:space="0" w:color="auto" w:frame="1"/>
        </w:rPr>
        <w:t xml:space="preserve"> of the book </w:t>
      </w:r>
      <w:r>
        <w:rPr>
          <w:rStyle w:val="str"/>
          <w:rFonts w:ascii="inherit" w:hAnsi="inherit"/>
          <w:color w:val="7D2727"/>
          <w:bdr w:val="none" w:sz="0" w:space="0" w:color="auto" w:frame="1"/>
        </w:rPr>
        <w:t>"</w:t>
      </w:r>
      <w:r>
        <w:rPr>
          <w:rStyle w:val="typ"/>
          <w:rFonts w:ascii="inherit" w:hAnsi="inherit"/>
          <w:color w:val="2B91AF"/>
          <w:bdr w:val="none" w:sz="0" w:space="0" w:color="auto" w:frame="1"/>
        </w:rPr>
        <w:t>Introduction</w:t>
      </w:r>
      <w:r>
        <w:rPr>
          <w:rStyle w:val="pln"/>
          <w:rFonts w:ascii="inherit" w:hAnsi="inherit"/>
          <w:color w:val="303336"/>
          <w:bdr w:val="none" w:sz="0" w:space="0" w:color="auto" w:frame="1"/>
        </w:rPr>
        <w:t xml:space="preserve"> to</w:t>
      </w:r>
    </w:p>
    <w:p w:rsidR="003B17BC" w:rsidRDefault="003B17BC" w:rsidP="003B17BC">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t>Algorithms</w:t>
      </w:r>
      <w:r>
        <w:rPr>
          <w:rStyle w:val="str"/>
          <w:rFonts w:ascii="inherit" w:hAnsi="inherit"/>
          <w:color w:val="7D2727"/>
          <w:bdr w:val="none" w:sz="0" w:space="0" w:color="auto" w:frame="1"/>
        </w:rPr>
        <w:t>" by Cormen, Leiserson, Rivest. You should also refer to Section 3.7 of "</w:t>
      </w:r>
      <w:r>
        <w:rPr>
          <w:rStyle w:val="typ"/>
          <w:rFonts w:ascii="inherit" w:hAnsi="inherit"/>
          <w:color w:val="2B91AF"/>
          <w:bdr w:val="none" w:sz="0" w:space="0" w:color="auto" w:frame="1"/>
        </w:rPr>
        <w:t>The</w:t>
      </w:r>
    </w:p>
    <w:p w:rsidR="003B17BC" w:rsidRDefault="003B17BC" w:rsidP="003B17BC">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t>Algorithm</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Design</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Manual</w:t>
      </w:r>
      <w:r>
        <w:rPr>
          <w:rStyle w:val="str"/>
          <w:rFonts w:ascii="inherit" w:hAnsi="inherit"/>
          <w:color w:val="7D2727"/>
          <w:bdr w:val="none" w:sz="0" w:space="0" w:color="auto" w:frame="1"/>
        </w:rPr>
        <w:t>"</w:t>
      </w:r>
      <w:r>
        <w:rPr>
          <w:rStyle w:val="pln"/>
          <w:rFonts w:ascii="inherit" w:hAnsi="inherit"/>
          <w:color w:val="303336"/>
          <w:bdr w:val="none" w:sz="0" w:space="0" w:color="auto" w:frame="1"/>
        </w:rPr>
        <w:t xml:space="preserve"> by </w:t>
      </w:r>
      <w:r>
        <w:rPr>
          <w:rStyle w:val="typ"/>
          <w:rFonts w:ascii="inherit" w:hAnsi="inherit"/>
          <w:color w:val="2B91AF"/>
          <w:bdr w:val="none" w:sz="0" w:space="0" w:color="auto" w:frame="1"/>
        </w:rPr>
        <w:t>Steven</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Skiena</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For</w:t>
      </w:r>
      <w:r>
        <w:rPr>
          <w:rStyle w:val="pln"/>
          <w:rFonts w:ascii="inherit" w:hAnsi="inherit"/>
          <w:color w:val="303336"/>
          <w:bdr w:val="none" w:sz="0" w:space="0" w:color="auto" w:frame="1"/>
        </w:rPr>
        <w:t xml:space="preserve"> the required hash</w:t>
      </w:r>
      <w:r>
        <w:rPr>
          <w:rStyle w:val="pun"/>
          <w:rFonts w:ascii="inherit" w:hAnsi="inherit"/>
          <w:color w:val="303336"/>
          <w:bdr w:val="none" w:sz="0" w:space="0" w:color="auto" w:frame="1"/>
        </w:rPr>
        <w:t>-</w:t>
      </w:r>
      <w:r>
        <w:rPr>
          <w:rStyle w:val="pln"/>
          <w:rFonts w:ascii="inherit" w:hAnsi="inherit"/>
          <w:color w:val="303336"/>
          <w:bdr w:val="none" w:sz="0" w:space="0" w:color="auto" w:frame="1"/>
        </w:rPr>
        <w:t>map implementation</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the following conditions hold </w:t>
      </w:r>
      <w:r>
        <w:rPr>
          <w:rStyle w:val="kwd"/>
          <w:rFonts w:ascii="inherit" w:hAnsi="inherit"/>
          <w:color w:val="101094"/>
          <w:bdr w:val="none" w:sz="0" w:space="0" w:color="auto" w:frame="1"/>
        </w:rPr>
        <w:t>true</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1.</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The</w:t>
      </w:r>
      <w:r>
        <w:rPr>
          <w:rStyle w:val="pln"/>
          <w:rFonts w:ascii="inherit" w:hAnsi="inherit"/>
          <w:color w:val="303336"/>
          <w:bdr w:val="none" w:sz="0" w:space="0" w:color="auto" w:frame="1"/>
        </w:rPr>
        <w:t xml:space="preserve"> key is made up of lower</w:t>
      </w:r>
      <w:r>
        <w:rPr>
          <w:rStyle w:val="pun"/>
          <w:rFonts w:ascii="inherit" w:hAnsi="inherit"/>
          <w:color w:val="303336"/>
          <w:bdr w:val="none" w:sz="0" w:space="0" w:color="auto" w:frame="1"/>
        </w:rPr>
        <w:t>-</w:t>
      </w:r>
      <w:r>
        <w:rPr>
          <w:rStyle w:val="kwd"/>
          <w:rFonts w:ascii="inherit" w:hAnsi="inherit"/>
          <w:color w:val="101094"/>
          <w:bdr w:val="none" w:sz="0" w:space="0" w:color="auto" w:frame="1"/>
        </w:rPr>
        <w:t>case</w:t>
      </w:r>
      <w:r>
        <w:rPr>
          <w:rStyle w:val="pln"/>
          <w:rFonts w:ascii="inherit" w:hAnsi="inherit"/>
          <w:color w:val="303336"/>
          <w:bdr w:val="none" w:sz="0" w:space="0" w:color="auto" w:frame="1"/>
        </w:rPr>
        <w:t xml:space="preserve"> english alphabets only </w:t>
      </w:r>
      <w:r>
        <w:rPr>
          <w:rStyle w:val="pun"/>
          <w:rFonts w:ascii="inherit" w:hAnsi="inherit"/>
          <w:color w:val="303336"/>
          <w:bdr w:val="none" w:sz="0" w:space="0" w:color="auto" w:frame="1"/>
        </w:rPr>
        <w:t>(</w:t>
      </w:r>
      <w:r>
        <w:rPr>
          <w:rStyle w:val="pln"/>
          <w:rFonts w:ascii="inherit" w:hAnsi="inherit"/>
          <w:color w:val="303336"/>
          <w:bdr w:val="none" w:sz="0" w:space="0" w:color="auto" w:frame="1"/>
        </w:rPr>
        <w:t>a</w:t>
      </w:r>
      <w:r>
        <w:rPr>
          <w:rStyle w:val="pun"/>
          <w:rFonts w:ascii="inherit" w:hAnsi="inherit"/>
          <w:color w:val="303336"/>
          <w:bdr w:val="none" w:sz="0" w:space="0" w:color="auto" w:frame="1"/>
        </w:rPr>
        <w:t>,</w:t>
      </w:r>
      <w:r>
        <w:rPr>
          <w:rStyle w:val="pln"/>
          <w:rFonts w:ascii="inherit" w:hAnsi="inherit"/>
          <w:color w:val="303336"/>
          <w:bdr w:val="none" w:sz="0" w:space="0" w:color="auto" w:frame="1"/>
        </w:rPr>
        <w:t>b</w:t>
      </w:r>
      <w:r>
        <w:rPr>
          <w:rStyle w:val="pun"/>
          <w:rFonts w:ascii="inherit" w:hAnsi="inherit"/>
          <w:color w:val="303336"/>
          <w:bdr w:val="none" w:sz="0" w:space="0" w:color="auto" w:frame="1"/>
        </w:rPr>
        <w:t>,</w:t>
      </w:r>
      <w:r>
        <w:rPr>
          <w:rStyle w:val="pln"/>
          <w:rFonts w:ascii="inherit" w:hAnsi="inherit"/>
          <w:color w:val="303336"/>
          <w:bdr w:val="none" w:sz="0" w:space="0" w:color="auto" w:frame="1"/>
        </w:rPr>
        <w:t>c</w:t>
      </w:r>
      <w:r>
        <w:rPr>
          <w:rStyle w:val="pun"/>
          <w:rFonts w:ascii="inherit" w:hAnsi="inherit"/>
          <w:color w:val="303336"/>
          <w:bdr w:val="none" w:sz="0" w:space="0" w:color="auto" w:frame="1"/>
        </w:rPr>
        <w:t>...</w:t>
      </w:r>
      <w:r>
        <w:rPr>
          <w:rStyle w:val="pln"/>
          <w:rFonts w:ascii="inherit" w:hAnsi="inherit"/>
          <w:color w:val="303336"/>
          <w:bdr w:val="none" w:sz="0" w:space="0" w:color="auto" w:frame="1"/>
        </w:rPr>
        <w:t>z</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It</w:t>
      </w:r>
      <w:r>
        <w:rPr>
          <w:rStyle w:val="pln"/>
          <w:rFonts w:ascii="inherit" w:hAnsi="inherit"/>
          <w:color w:val="303336"/>
          <w:bdr w:val="none" w:sz="0" w:space="0" w:color="auto" w:frame="1"/>
        </w:rPr>
        <w:t xml:space="preserve"> can be of any</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length</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2.</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Values</w:t>
      </w:r>
      <w:r>
        <w:rPr>
          <w:rStyle w:val="pln"/>
          <w:rFonts w:ascii="inherit" w:hAnsi="inherit"/>
          <w:color w:val="303336"/>
          <w:bdr w:val="none" w:sz="0" w:space="0" w:color="auto" w:frame="1"/>
        </w:rPr>
        <w:t xml:space="preserve"> are of string data type</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3.</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The</w:t>
      </w:r>
      <w:r>
        <w:rPr>
          <w:rStyle w:val="pln"/>
          <w:rFonts w:ascii="inherit" w:hAnsi="inherit"/>
          <w:color w:val="303336"/>
          <w:bdr w:val="none" w:sz="0" w:space="0" w:color="auto" w:frame="1"/>
        </w:rPr>
        <w:t xml:space="preserve"> hash function to be used is the one given in </w:t>
      </w:r>
      <w:r>
        <w:rPr>
          <w:rStyle w:val="typ"/>
          <w:rFonts w:ascii="inherit" w:hAnsi="inherit"/>
          <w:color w:val="2B91AF"/>
          <w:bdr w:val="none" w:sz="0" w:space="0" w:color="auto" w:frame="1"/>
        </w:rPr>
        <w:t>Section</w:t>
      </w:r>
      <w:r>
        <w:rPr>
          <w:rStyle w:val="pln"/>
          <w:rFonts w:ascii="inherit" w:hAnsi="inherit"/>
          <w:color w:val="303336"/>
          <w:bdr w:val="none" w:sz="0" w:space="0" w:color="auto" w:frame="1"/>
        </w:rPr>
        <w:t xml:space="preserve"> </w:t>
      </w:r>
      <w:r>
        <w:rPr>
          <w:rStyle w:val="lit"/>
          <w:rFonts w:ascii="inherit" w:hAnsi="inherit"/>
          <w:color w:val="7D2727"/>
          <w:bdr w:val="none" w:sz="0" w:space="0" w:color="auto" w:frame="1"/>
        </w:rPr>
        <w:t>3.7</w:t>
      </w:r>
      <w:r>
        <w:rPr>
          <w:rStyle w:val="pln"/>
          <w:rFonts w:ascii="inherit" w:hAnsi="inherit"/>
          <w:color w:val="303336"/>
          <w:bdr w:val="none" w:sz="0" w:space="0" w:color="auto" w:frame="1"/>
        </w:rPr>
        <w:t xml:space="preserve"> of </w:t>
      </w:r>
      <w:r>
        <w:rPr>
          <w:rStyle w:val="typ"/>
          <w:rFonts w:ascii="inherit" w:hAnsi="inherit"/>
          <w:color w:val="2B91AF"/>
          <w:bdr w:val="none" w:sz="0" w:space="0" w:color="auto" w:frame="1"/>
        </w:rPr>
        <w:t>Skiena</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lastRenderedPageBreak/>
        <w:t>4.</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Choose</w:t>
      </w:r>
      <w:r>
        <w:rPr>
          <w:rStyle w:val="pln"/>
          <w:rFonts w:ascii="inherit" w:hAnsi="inherit"/>
          <w:color w:val="303336"/>
          <w:bdr w:val="none" w:sz="0" w:space="0" w:color="auto" w:frame="1"/>
        </w:rPr>
        <w:t xml:space="preserve"> a suitable size of the hash</w:t>
      </w:r>
      <w:r>
        <w:rPr>
          <w:rStyle w:val="pun"/>
          <w:rFonts w:ascii="inherit" w:hAnsi="inherit"/>
          <w:color w:val="303336"/>
          <w:bdr w:val="none" w:sz="0" w:space="0" w:color="auto" w:frame="1"/>
        </w:rPr>
        <w:t>-</w:t>
      </w:r>
      <w:r>
        <w:rPr>
          <w:rStyle w:val="pln"/>
          <w:rFonts w:ascii="inherit" w:hAnsi="inherit"/>
          <w:color w:val="303336"/>
          <w:bdr w:val="none" w:sz="0" w:space="0" w:color="auto" w:frame="1"/>
        </w:rPr>
        <w:t>map</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that is</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the number of buckets</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It</w:t>
      </w:r>
      <w:r>
        <w:rPr>
          <w:rStyle w:val="pln"/>
          <w:rFonts w:ascii="inherit" w:hAnsi="inherit"/>
          <w:color w:val="303336"/>
          <w:bdr w:val="none" w:sz="0" w:space="0" w:color="auto" w:frame="1"/>
        </w:rPr>
        <w:t xml:space="preserve"> should be</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 xml:space="preserve">greater than </w:t>
      </w:r>
      <w:r>
        <w:rPr>
          <w:rStyle w:val="lit"/>
          <w:rFonts w:ascii="inherit" w:hAnsi="inherit"/>
          <w:color w:val="7D2727"/>
          <w:bdr w:val="none" w:sz="0" w:space="0" w:color="auto" w:frame="1"/>
        </w:rPr>
        <w:t>100.</w:t>
      </w:r>
    </w:p>
    <w:p w:rsidR="003B17BC" w:rsidRDefault="003B17BC" w:rsidP="003B17BC">
      <w:pPr>
        <w:pStyle w:val="HTMLPreformatted"/>
        <w:textAlignment w:val="baseline"/>
        <w:rPr>
          <w:rStyle w:val="pln"/>
          <w:rFonts w:ascii="inherit" w:hAnsi="inherit"/>
          <w:color w:val="303336"/>
          <w:bdr w:val="none" w:sz="0" w:space="0" w:color="auto" w:frame="1"/>
        </w:rPr>
      </w:pPr>
      <w:r>
        <w:rPr>
          <w:rStyle w:val="lit"/>
          <w:rFonts w:ascii="inherit" w:hAnsi="inherit"/>
          <w:color w:val="7D2727"/>
          <w:bdr w:val="none" w:sz="0" w:space="0" w:color="auto" w:frame="1"/>
        </w:rPr>
        <w:t>4.</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Collisions</w:t>
      </w:r>
      <w:r>
        <w:rPr>
          <w:rStyle w:val="pln"/>
          <w:rFonts w:ascii="inherit" w:hAnsi="inherit"/>
          <w:color w:val="303336"/>
          <w:bdr w:val="none" w:sz="0" w:space="0" w:color="auto" w:frame="1"/>
        </w:rPr>
        <w:t xml:space="preserve"> will be resolved using </w:t>
      </w:r>
      <w:r>
        <w:rPr>
          <w:rStyle w:val="typ"/>
          <w:rFonts w:ascii="inherit" w:hAnsi="inherit"/>
          <w:color w:val="2B91AF"/>
          <w:bdr w:val="none" w:sz="0" w:space="0" w:color="auto" w:frame="1"/>
        </w:rPr>
        <w:t>Chaining</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Doubly</w:t>
      </w:r>
      <w:r>
        <w:rPr>
          <w:rStyle w:val="pln"/>
          <w:rFonts w:ascii="inherit" w:hAnsi="inherit"/>
          <w:color w:val="303336"/>
          <w:bdr w:val="none" w:sz="0" w:space="0" w:color="auto" w:frame="1"/>
        </w:rPr>
        <w:t xml:space="preserve"> linked lists will be used to store</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colliding entries</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typ"/>
          <w:rFonts w:ascii="inherit" w:hAnsi="inherit"/>
          <w:color w:val="2B91AF"/>
          <w:bdr w:val="none" w:sz="0" w:space="0" w:color="auto" w:frame="1"/>
        </w:rPr>
        <w:t>You</w:t>
      </w:r>
      <w:r>
        <w:rPr>
          <w:rStyle w:val="pln"/>
          <w:rFonts w:ascii="inherit" w:hAnsi="inherit"/>
          <w:color w:val="303336"/>
          <w:bdr w:val="none" w:sz="0" w:space="0" w:color="auto" w:frame="1"/>
        </w:rPr>
        <w:t xml:space="preserve"> will have to implement the following operations on the hash</w:t>
      </w:r>
      <w:r>
        <w:rPr>
          <w:rStyle w:val="pun"/>
          <w:rFonts w:ascii="inherit" w:hAnsi="inherit"/>
          <w:color w:val="303336"/>
          <w:bdr w:val="none" w:sz="0" w:space="0" w:color="auto" w:frame="1"/>
        </w:rPr>
        <w:t>-</w:t>
      </w:r>
      <w:r>
        <w:rPr>
          <w:rStyle w:val="pln"/>
          <w:rFonts w:ascii="inherit" w:hAnsi="inherit"/>
          <w:color w:val="303336"/>
          <w:bdr w:val="none" w:sz="0" w:space="0" w:color="auto" w:frame="1"/>
        </w:rPr>
        <w:t>map</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a</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Create</w:t>
      </w:r>
      <w:r>
        <w:rPr>
          <w:rStyle w:val="pln"/>
          <w:rFonts w:ascii="inherit" w:hAnsi="inherit"/>
          <w:color w:val="303336"/>
          <w:bdr w:val="none" w:sz="0" w:space="0" w:color="auto" w:frame="1"/>
        </w:rPr>
        <w:t xml:space="preserve"> an empty hash</w:t>
      </w:r>
      <w:r>
        <w:rPr>
          <w:rStyle w:val="pun"/>
          <w:rFonts w:ascii="inherit" w:hAnsi="inherit"/>
          <w:color w:val="303336"/>
          <w:bdr w:val="none" w:sz="0" w:space="0" w:color="auto" w:frame="1"/>
        </w:rPr>
        <w:t>-</w:t>
      </w:r>
      <w:r>
        <w:rPr>
          <w:rStyle w:val="pln"/>
          <w:rFonts w:ascii="inherit" w:hAnsi="inherit"/>
          <w:color w:val="303336"/>
          <w:bdr w:val="none" w:sz="0" w:space="0" w:color="auto" w:frame="1"/>
        </w:rPr>
        <w:t>map</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b</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Insert</w:t>
      </w:r>
      <w:r>
        <w:rPr>
          <w:rStyle w:val="pln"/>
          <w:rFonts w:ascii="inherit" w:hAnsi="inherit"/>
          <w:color w:val="303336"/>
          <w:bdr w:val="none" w:sz="0" w:space="0" w:color="auto" w:frame="1"/>
        </w:rPr>
        <w:t xml:space="preserve"> a </w:t>
      </w:r>
      <w:r>
        <w:rPr>
          <w:rStyle w:val="pun"/>
          <w:rFonts w:ascii="inherit" w:hAnsi="inherit"/>
          <w:color w:val="303336"/>
          <w:bdr w:val="none" w:sz="0" w:space="0" w:color="auto" w:frame="1"/>
        </w:rPr>
        <w:t>(</w:t>
      </w:r>
      <w:r>
        <w:rPr>
          <w:rStyle w:val="pln"/>
          <w:rFonts w:ascii="inherit" w:hAnsi="inherit"/>
          <w:color w:val="303336"/>
          <w:bdr w:val="none" w:sz="0" w:space="0" w:color="auto" w:frame="1"/>
        </w:rPr>
        <w:t>key</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value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pair into the hash</w:t>
      </w:r>
      <w:r>
        <w:rPr>
          <w:rStyle w:val="pun"/>
          <w:rFonts w:ascii="inherit" w:hAnsi="inherit"/>
          <w:color w:val="303336"/>
          <w:bdr w:val="none" w:sz="0" w:space="0" w:color="auto" w:frame="1"/>
        </w:rPr>
        <w:t>-</w:t>
      </w:r>
      <w:r>
        <w:rPr>
          <w:rStyle w:val="pln"/>
          <w:rFonts w:ascii="inherit" w:hAnsi="inherit"/>
          <w:color w:val="303336"/>
          <w:bdr w:val="none" w:sz="0" w:space="0" w:color="auto" w:frame="1"/>
        </w:rPr>
        <w:t>map</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c</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Delete</w:t>
      </w:r>
      <w:r>
        <w:rPr>
          <w:rStyle w:val="pln"/>
          <w:rFonts w:ascii="inherit" w:hAnsi="inherit"/>
          <w:color w:val="303336"/>
          <w:bdr w:val="none" w:sz="0" w:space="0" w:color="auto" w:frame="1"/>
        </w:rPr>
        <w:t xml:space="preserve"> a </w:t>
      </w:r>
      <w:r>
        <w:rPr>
          <w:rStyle w:val="pun"/>
          <w:rFonts w:ascii="inherit" w:hAnsi="inherit"/>
          <w:color w:val="303336"/>
          <w:bdr w:val="none" w:sz="0" w:space="0" w:color="auto" w:frame="1"/>
        </w:rPr>
        <w:t>(</w:t>
      </w:r>
      <w:r>
        <w:rPr>
          <w:rStyle w:val="pln"/>
          <w:rFonts w:ascii="inherit" w:hAnsi="inherit"/>
          <w:color w:val="303336"/>
          <w:bdr w:val="none" w:sz="0" w:space="0" w:color="auto" w:frame="1"/>
        </w:rPr>
        <w:t>key</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from the hash</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map </w:t>
      </w:r>
      <w:r>
        <w:rPr>
          <w:rStyle w:val="pun"/>
          <w:rFonts w:ascii="inherit" w:hAnsi="inherit"/>
          <w:color w:val="303336"/>
          <w:bdr w:val="none" w:sz="0" w:space="0" w:color="auto" w:frame="1"/>
        </w:rPr>
        <w:t>(</w:t>
      </w:r>
      <w:r>
        <w:rPr>
          <w:rStyle w:val="kwd"/>
          <w:rFonts w:ascii="inherit" w:hAnsi="inherit"/>
          <w:color w:val="101094"/>
          <w:bdr w:val="none" w:sz="0" w:space="0" w:color="auto" w:frame="1"/>
        </w:rPr>
        <w:t>if</w:t>
      </w:r>
      <w:r>
        <w:rPr>
          <w:rStyle w:val="pln"/>
          <w:rFonts w:ascii="inherit" w:hAnsi="inherit"/>
          <w:color w:val="303336"/>
          <w:bdr w:val="none" w:sz="0" w:space="0" w:color="auto" w:frame="1"/>
        </w:rPr>
        <w:t xml:space="preserve"> present</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r>
        <w:rPr>
          <w:rStyle w:val="pln"/>
          <w:rFonts w:ascii="inherit" w:hAnsi="inherit"/>
          <w:color w:val="303336"/>
          <w:bdr w:val="none" w:sz="0" w:space="0" w:color="auto" w:frame="1"/>
        </w:rPr>
        <w:t>d</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Search</w:t>
      </w: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for</w:t>
      </w:r>
      <w:r>
        <w:rPr>
          <w:rStyle w:val="pln"/>
          <w:rFonts w:ascii="inherit" w:hAnsi="inherit"/>
          <w:color w:val="303336"/>
          <w:bdr w:val="none" w:sz="0" w:space="0" w:color="auto" w:frame="1"/>
        </w:rPr>
        <w:t xml:space="preserve"> a </w:t>
      </w:r>
      <w:r>
        <w:rPr>
          <w:rStyle w:val="pun"/>
          <w:rFonts w:ascii="inherit" w:hAnsi="inherit"/>
          <w:color w:val="303336"/>
          <w:bdr w:val="none" w:sz="0" w:space="0" w:color="auto" w:frame="1"/>
        </w:rPr>
        <w:t>(</w:t>
      </w:r>
      <w:r>
        <w:rPr>
          <w:rStyle w:val="pln"/>
          <w:rFonts w:ascii="inherit" w:hAnsi="inherit"/>
          <w:color w:val="303336"/>
          <w:bdr w:val="none" w:sz="0" w:space="0" w:color="auto" w:frame="1"/>
        </w:rPr>
        <w:t>key</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in the hash</w:t>
      </w:r>
      <w:r>
        <w:rPr>
          <w:rStyle w:val="pun"/>
          <w:rFonts w:ascii="inherit" w:hAnsi="inherit"/>
          <w:color w:val="303336"/>
          <w:bdr w:val="none" w:sz="0" w:space="0" w:color="auto" w:frame="1"/>
        </w:rPr>
        <w:t>-</w:t>
      </w:r>
      <w:r>
        <w:rPr>
          <w:rStyle w:val="pln"/>
          <w:rFonts w:ascii="inherit" w:hAnsi="inherit"/>
          <w:color w:val="303336"/>
          <w:bdr w:val="none" w:sz="0" w:space="0" w:color="auto" w:frame="1"/>
        </w:rPr>
        <w:t>map</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and </w:t>
      </w:r>
      <w:r>
        <w:rPr>
          <w:rStyle w:val="kwd"/>
          <w:rFonts w:ascii="inherit" w:hAnsi="inherit"/>
          <w:color w:val="101094"/>
          <w:bdr w:val="none" w:sz="0" w:space="0" w:color="auto" w:frame="1"/>
        </w:rPr>
        <w:t>if</w:t>
      </w:r>
      <w:r>
        <w:rPr>
          <w:rStyle w:val="pln"/>
          <w:rFonts w:ascii="inherit" w:hAnsi="inherit"/>
          <w:color w:val="303336"/>
          <w:bdr w:val="none" w:sz="0" w:space="0" w:color="auto" w:frame="1"/>
        </w:rPr>
        <w:t xml:space="preserve"> present </w:t>
      </w:r>
      <w:r>
        <w:rPr>
          <w:rStyle w:val="kwd"/>
          <w:rFonts w:ascii="inherit" w:hAnsi="inherit"/>
          <w:color w:val="101094"/>
          <w:bdr w:val="none" w:sz="0" w:space="0" w:color="auto" w:frame="1"/>
        </w:rPr>
        <w:t>return</w:t>
      </w:r>
      <w:r>
        <w:rPr>
          <w:rStyle w:val="pln"/>
          <w:rFonts w:ascii="inherit" w:hAnsi="inherit"/>
          <w:color w:val="303336"/>
          <w:bdr w:val="none" w:sz="0" w:space="0" w:color="auto" w:frame="1"/>
        </w:rPr>
        <w:t xml:space="preserve"> its value</w:t>
      </w:r>
      <w:r>
        <w:rPr>
          <w:rStyle w:val="pun"/>
          <w:rFonts w:ascii="inherit" w:hAnsi="inherit"/>
          <w:color w:val="303336"/>
          <w:bdr w:val="none" w:sz="0" w:space="0" w:color="auto" w:frame="1"/>
        </w:rPr>
        <w:t>.</w:t>
      </w:r>
      <w:r>
        <w:rPr>
          <w:rStyle w:val="pln"/>
          <w:rFonts w:ascii="inherit" w:hAnsi="inherit"/>
          <w:color w:val="303336"/>
          <w:bdr w:val="none" w:sz="0" w:space="0" w:color="auto" w:frame="1"/>
        </w:rPr>
        <w:t xml:space="preserve"> </w:t>
      </w:r>
      <w:r>
        <w:rPr>
          <w:rStyle w:val="typ"/>
          <w:rFonts w:ascii="inherit" w:hAnsi="inherit"/>
          <w:color w:val="2B91AF"/>
          <w:bdr w:val="none" w:sz="0" w:space="0" w:color="auto" w:frame="1"/>
        </w:rPr>
        <w:t>Else</w:t>
      </w: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return</w:t>
      </w:r>
      <w:r>
        <w:rPr>
          <w:rStyle w:val="pln"/>
          <w:rFonts w:ascii="inherit" w:hAnsi="inherit"/>
          <w:color w:val="303336"/>
          <w:bdr w:val="none" w:sz="0" w:space="0" w:color="auto" w:frame="1"/>
        </w:rPr>
        <w:t xml:space="preserve"> </w:t>
      </w:r>
      <w:r>
        <w:rPr>
          <w:rStyle w:val="kwd"/>
          <w:rFonts w:ascii="inherit" w:hAnsi="inherit"/>
          <w:color w:val="101094"/>
          <w:bdr w:val="none" w:sz="0" w:space="0" w:color="auto" w:frame="1"/>
        </w:rPr>
        <w:t>null</w:t>
      </w:r>
      <w:r>
        <w:rPr>
          <w:rStyle w:val="pun"/>
          <w:rFonts w:ascii="inherit" w:hAnsi="inherit"/>
          <w:color w:val="303336"/>
          <w:bdr w:val="none" w:sz="0" w:space="0" w:color="auto" w:frame="1"/>
        </w:rPr>
        <w:t>.</w:t>
      </w:r>
    </w:p>
    <w:p w:rsidR="003B17BC" w:rsidRDefault="003B17BC" w:rsidP="003B17BC">
      <w:pPr>
        <w:pStyle w:val="HTMLPreformatted"/>
        <w:textAlignment w:val="baseline"/>
        <w:rPr>
          <w:rStyle w:val="pln"/>
          <w:rFonts w:ascii="inherit" w:hAnsi="inherit"/>
          <w:color w:val="303336"/>
          <w:bdr w:val="none" w:sz="0" w:space="0" w:color="auto" w:frame="1"/>
        </w:rPr>
      </w:pPr>
    </w:p>
    <w:p w:rsidR="003B17BC" w:rsidRDefault="003B17BC" w:rsidP="003B17BC">
      <w:pPr>
        <w:pStyle w:val="HTMLPreformatted"/>
        <w:textAlignment w:val="baseline"/>
        <w:rPr>
          <w:rFonts w:ascii="Consolas" w:hAnsi="Consolas"/>
          <w:color w:val="393318"/>
        </w:rPr>
      </w:pPr>
      <w:r>
        <w:rPr>
          <w:rStyle w:val="typ"/>
          <w:rFonts w:ascii="inherit" w:hAnsi="inherit"/>
          <w:color w:val="2B91AF"/>
          <w:bdr w:val="none" w:sz="0" w:space="0" w:color="auto" w:frame="1"/>
        </w:rPr>
        <w:t>Thanks</w:t>
      </w:r>
      <w:r>
        <w:rPr>
          <w:rStyle w:val="pln"/>
          <w:rFonts w:ascii="inherit" w:hAnsi="inherit"/>
          <w:color w:val="303336"/>
          <w:bdr w:val="none" w:sz="0" w:space="0" w:color="auto" w:frame="1"/>
        </w:rPr>
        <w:t xml:space="preserve"> in advance</w:t>
      </w:r>
      <w:r>
        <w:rPr>
          <w:rStyle w:val="pun"/>
          <w:rFonts w:ascii="inherit" w:hAnsi="inherit"/>
          <w:color w:val="303336"/>
          <w:bdr w:val="none" w:sz="0" w:space="0" w:color="auto" w:frame="1"/>
        </w:rPr>
        <w:t>.</w:t>
      </w:r>
    </w:p>
    <w:p w:rsidR="003B17BC"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6.What are the collections you use?.</w:t>
      </w:r>
      <w:r w:rsidRPr="00094CB6">
        <w:rPr>
          <w:rFonts w:asciiTheme="minorHAnsi" w:hAnsiTheme="minorHAnsi" w:cstheme="minorHAnsi"/>
          <w:color w:val="FF0000"/>
          <w:sz w:val="28"/>
          <w:szCs w:val="28"/>
        </w:rPr>
        <w:br/>
        <w:t>7.What is underlying data structure of arraylist?</w:t>
      </w:r>
    </w:p>
    <w:p w:rsidR="003B17BC" w:rsidRDefault="003B17BC" w:rsidP="00956485">
      <w:pPr>
        <w:pStyle w:val="NormalWeb"/>
        <w:shd w:val="clear" w:color="auto" w:fill="FFFFFF"/>
        <w:spacing w:before="90" w:beforeAutospacing="0" w:after="90" w:afterAutospacing="0"/>
        <w:rPr>
          <w:rFonts w:ascii="Arial" w:hAnsi="Arial" w:cs="Arial"/>
          <w:color w:val="222222"/>
          <w:shd w:val="clear" w:color="auto" w:fill="FFFFFF"/>
        </w:rPr>
      </w:pPr>
      <w:r>
        <w:rPr>
          <w:rFonts w:ascii="Arial" w:hAnsi="Arial" w:cs="Arial"/>
          <w:b/>
          <w:bCs/>
          <w:color w:val="222222"/>
          <w:shd w:val="clear" w:color="auto" w:fill="FFFFFF"/>
        </w:rPr>
        <w:t>ArrayList</w:t>
      </w:r>
      <w:r>
        <w:rPr>
          <w:rFonts w:ascii="Arial" w:hAnsi="Arial" w:cs="Arial"/>
          <w:color w:val="222222"/>
          <w:shd w:val="clear" w:color="auto" w:fill="FFFFFF"/>
        </w:rPr>
        <w:t>. The </w:t>
      </w:r>
      <w:r>
        <w:rPr>
          <w:rFonts w:ascii="Arial" w:hAnsi="Arial" w:cs="Arial"/>
          <w:b/>
          <w:bCs/>
          <w:color w:val="222222"/>
          <w:shd w:val="clear" w:color="auto" w:fill="FFFFFF"/>
        </w:rPr>
        <w:t>ArrayList</w:t>
      </w:r>
      <w:r>
        <w:rPr>
          <w:rFonts w:ascii="Arial" w:hAnsi="Arial" w:cs="Arial"/>
          <w:color w:val="222222"/>
          <w:shd w:val="clear" w:color="auto" w:fill="FFFFFF"/>
        </w:rPr>
        <w:t> class is an array-based implementation of the List interface. Specifically, all elements of an </w:t>
      </w:r>
      <w:r>
        <w:rPr>
          <w:rFonts w:ascii="Arial" w:hAnsi="Arial" w:cs="Arial"/>
          <w:b/>
          <w:bCs/>
          <w:color w:val="222222"/>
          <w:shd w:val="clear" w:color="auto" w:fill="FFFFFF"/>
        </w:rPr>
        <w:t>ArrayList</w:t>
      </w:r>
      <w:r>
        <w:rPr>
          <w:rFonts w:ascii="Arial" w:hAnsi="Arial" w:cs="Arial"/>
          <w:color w:val="222222"/>
          <w:shd w:val="clear" w:color="auto" w:fill="FFFFFF"/>
        </w:rPr>
        <w:t> are stored in a Java array. For example, an </w:t>
      </w:r>
      <w:r>
        <w:rPr>
          <w:rFonts w:ascii="Arial" w:hAnsi="Arial" w:cs="Arial"/>
          <w:b/>
          <w:bCs/>
          <w:color w:val="222222"/>
          <w:shd w:val="clear" w:color="auto" w:fill="FFFFFF"/>
        </w:rPr>
        <w:t>ArrayList</w:t>
      </w:r>
      <w:r>
        <w:rPr>
          <w:rFonts w:ascii="Arial" w:hAnsi="Arial" w:cs="Arial"/>
          <w:color w:val="222222"/>
          <w:shd w:val="clear" w:color="auto" w:fill="FFFFFF"/>
        </w:rPr>
        <w:t> named words has its </w:t>
      </w:r>
      <w:r>
        <w:rPr>
          <w:rFonts w:ascii="Arial" w:hAnsi="Arial" w:cs="Arial"/>
          <w:b/>
          <w:bCs/>
          <w:color w:val="222222"/>
          <w:shd w:val="clear" w:color="auto" w:fill="FFFFFF"/>
        </w:rPr>
        <w:t>underlying</w:t>
      </w:r>
      <w:r>
        <w:rPr>
          <w:rFonts w:ascii="Arial" w:hAnsi="Arial" w:cs="Arial"/>
          <w:color w:val="222222"/>
          <w:shd w:val="clear" w:color="auto" w:fill="FFFFFF"/>
        </w:rPr>
        <w:t> array of the size n.</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8.Checked vs unchecked exceptions?</w:t>
      </w:r>
      <w:r w:rsidRPr="00094CB6">
        <w:rPr>
          <w:rFonts w:asciiTheme="minorHAnsi" w:hAnsiTheme="minorHAnsi" w:cstheme="minorHAnsi"/>
          <w:color w:val="FF0000"/>
          <w:sz w:val="28"/>
          <w:szCs w:val="28"/>
        </w:rPr>
        <w:br/>
        <w:t>9.how do you validate the user is valid or not to your application?.</w:t>
      </w:r>
      <w:r w:rsidRPr="00094CB6">
        <w:rPr>
          <w:rFonts w:asciiTheme="minorHAnsi" w:hAnsiTheme="minorHAnsi" w:cstheme="minorHAnsi"/>
          <w:color w:val="FF0000"/>
          <w:sz w:val="28"/>
          <w:szCs w:val="28"/>
        </w:rPr>
        <w:br/>
        <w:t>10.What are the design patterns you used in java?.</w:t>
      </w:r>
    </w:p>
    <w:p w:rsidR="003B17BC"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#Carlon Technologies:</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1)how to convert integer to string in java with example?</w:t>
      </w:r>
    </w:p>
    <w:p w:rsidR="00956485" w:rsidRPr="00094CB6" w:rsidRDefault="003B17BC"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Pr>
          <w:noProof/>
        </w:rPr>
        <w:drawing>
          <wp:inline distT="0" distB="0" distL="0" distR="0">
            <wp:extent cx="5731510" cy="3223974"/>
            <wp:effectExtent l="0" t="0" r="2540" b="0"/>
            <wp:docPr id="49" name="Picture 49" descr="https://4.bp.blogspot.com/-_jU-IexejZE/WGRtM_6axII/AAAAAAAAHng/WuAoupGLwXQ5ZCdFAkNvNSrLD8ni6ErzwCLcB/s1600/Best%2Bway%2Bto%2Bconvert%2BInteger%2Bto%2BString%2Bin%2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4.bp.blogspot.com/-_jU-IexejZE/WGRtM_6axII/AAAAAAAAHng/WuAoupGLwXQ5ZCdFAkNvNSrLD8ni6ErzwCLcB/s1600/Best%2Bway%2Bto%2Bconvert%2BInteger%2Bto%2BString%2Bin%2BJava.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00956485" w:rsidRPr="00094CB6">
        <w:rPr>
          <w:rFonts w:asciiTheme="minorHAnsi" w:hAnsiTheme="minorHAnsi" w:cstheme="minorHAnsi"/>
          <w:color w:val="FF0000"/>
          <w:sz w:val="28"/>
          <w:szCs w:val="28"/>
        </w:rPr>
        <w:br/>
        <w:t>2)What is polymorphism in java?</w:t>
      </w:r>
      <w:r w:rsidR="00956485" w:rsidRPr="00094CB6">
        <w:rPr>
          <w:rFonts w:asciiTheme="minorHAnsi" w:hAnsiTheme="minorHAnsi" w:cstheme="minorHAnsi"/>
          <w:color w:val="FF0000"/>
          <w:sz w:val="28"/>
          <w:szCs w:val="28"/>
        </w:rPr>
        <w:br/>
        <w:t>3)What is connection pooling?.</w:t>
      </w:r>
      <w:r w:rsidR="00956485" w:rsidRPr="00094CB6">
        <w:rPr>
          <w:rFonts w:asciiTheme="minorHAnsi" w:hAnsiTheme="minorHAnsi" w:cstheme="minorHAnsi"/>
          <w:color w:val="FF0000"/>
          <w:sz w:val="28"/>
          <w:szCs w:val="28"/>
        </w:rPr>
        <w:br/>
        <w:t>4)What is HQL?.</w:t>
      </w:r>
      <w:r w:rsidR="00956485" w:rsidRPr="00094CB6">
        <w:rPr>
          <w:rFonts w:asciiTheme="minorHAnsi" w:hAnsiTheme="minorHAnsi" w:cstheme="minorHAnsi"/>
          <w:color w:val="FF0000"/>
          <w:sz w:val="28"/>
          <w:szCs w:val="28"/>
        </w:rPr>
        <w:br/>
        <w:t>5)What are types of exception in java?</w:t>
      </w:r>
      <w:r w:rsidR="00956485" w:rsidRPr="00094CB6">
        <w:rPr>
          <w:rFonts w:asciiTheme="minorHAnsi" w:hAnsiTheme="minorHAnsi" w:cstheme="minorHAnsi"/>
          <w:color w:val="FF0000"/>
          <w:sz w:val="28"/>
          <w:szCs w:val="28"/>
        </w:rPr>
        <w:br/>
      </w:r>
      <w:r w:rsidR="00956485" w:rsidRPr="00094CB6">
        <w:rPr>
          <w:rFonts w:asciiTheme="minorHAnsi" w:hAnsiTheme="minorHAnsi" w:cstheme="minorHAnsi"/>
          <w:color w:val="FF0000"/>
          <w:sz w:val="28"/>
          <w:szCs w:val="28"/>
        </w:rPr>
        <w:lastRenderedPageBreak/>
        <w:t>6)What is difference between IOC and dependency injection?</w:t>
      </w:r>
      <w:r w:rsidR="00956485" w:rsidRPr="00094CB6">
        <w:rPr>
          <w:rFonts w:asciiTheme="minorHAnsi" w:hAnsiTheme="minorHAnsi" w:cstheme="minorHAnsi"/>
          <w:color w:val="FF0000"/>
          <w:sz w:val="28"/>
          <w:szCs w:val="28"/>
        </w:rPr>
        <w:br/>
        <w:t>7)What is autowiring?.</w:t>
      </w:r>
      <w:r w:rsidR="00956485" w:rsidRPr="00094CB6">
        <w:rPr>
          <w:rFonts w:asciiTheme="minorHAnsi" w:hAnsiTheme="minorHAnsi" w:cstheme="minorHAnsi"/>
          <w:color w:val="FF0000"/>
          <w:sz w:val="28"/>
          <w:szCs w:val="28"/>
        </w:rPr>
        <w:br/>
        <w:t>8)What is immutable?.</w:t>
      </w:r>
    </w:p>
    <w:p w:rsidR="00956485"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#Capgemini:</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1.What is polymorphism?</w:t>
      </w:r>
      <w:r w:rsidRPr="00094CB6">
        <w:rPr>
          <w:rFonts w:asciiTheme="minorHAnsi" w:hAnsiTheme="minorHAnsi" w:cstheme="minorHAnsi"/>
          <w:color w:val="FF0000"/>
          <w:sz w:val="28"/>
          <w:szCs w:val="28"/>
        </w:rPr>
        <w:br/>
        <w:t>2.</w:t>
      </w:r>
      <w:r w:rsidRPr="003B17BC">
        <w:rPr>
          <w:rFonts w:asciiTheme="minorHAnsi" w:hAnsiTheme="minorHAnsi" w:cstheme="minorHAnsi"/>
          <w:color w:val="002060"/>
          <w:sz w:val="28"/>
          <w:szCs w:val="28"/>
        </w:rPr>
        <w:t>class Test</w:t>
      </w:r>
      <w:r w:rsidRPr="003B17BC">
        <w:rPr>
          <w:rFonts w:asciiTheme="minorHAnsi" w:hAnsiTheme="minorHAnsi" w:cstheme="minorHAnsi"/>
          <w:color w:val="002060"/>
          <w:sz w:val="28"/>
          <w:szCs w:val="28"/>
        </w:rPr>
        <w:br/>
        <w:t>{</w:t>
      </w:r>
      <w:r w:rsidRPr="003B17BC">
        <w:rPr>
          <w:rFonts w:asciiTheme="minorHAnsi" w:hAnsiTheme="minorHAnsi" w:cstheme="minorHAnsi"/>
          <w:color w:val="002060"/>
          <w:sz w:val="28"/>
          <w:szCs w:val="28"/>
        </w:rPr>
        <w:br/>
        <w:t>public int m1()</w:t>
      </w:r>
      <w:r w:rsidRPr="003B17BC">
        <w:rPr>
          <w:rFonts w:asciiTheme="minorHAnsi" w:hAnsiTheme="minorHAnsi" w:cstheme="minorHAnsi"/>
          <w:color w:val="002060"/>
          <w:sz w:val="28"/>
          <w:szCs w:val="28"/>
        </w:rPr>
        <w:br/>
        <w:t>{</w:t>
      </w:r>
      <w:r w:rsidRPr="003B17BC">
        <w:rPr>
          <w:rFonts w:asciiTheme="minorHAnsi" w:hAnsiTheme="minorHAnsi" w:cstheme="minorHAnsi"/>
          <w:color w:val="002060"/>
          <w:sz w:val="28"/>
          <w:szCs w:val="28"/>
        </w:rPr>
        <w:br/>
        <w:t>System.out.println("Exception");</w:t>
      </w:r>
      <w:r w:rsidRPr="003B17BC">
        <w:rPr>
          <w:rFonts w:asciiTheme="minorHAnsi" w:hAnsiTheme="minorHAnsi" w:cstheme="minorHAnsi"/>
          <w:color w:val="002060"/>
          <w:sz w:val="28"/>
          <w:szCs w:val="28"/>
        </w:rPr>
        <w:br/>
        <w:t>return 10;</w:t>
      </w:r>
      <w:r w:rsidRPr="003B17BC">
        <w:rPr>
          <w:rFonts w:asciiTheme="minorHAnsi" w:hAnsiTheme="minorHAnsi" w:cstheme="minorHAnsi"/>
          <w:color w:val="002060"/>
          <w:sz w:val="28"/>
          <w:szCs w:val="28"/>
        </w:rPr>
        <w:br/>
        <w:t>}</w:t>
      </w:r>
      <w:r w:rsidRPr="003B17BC">
        <w:rPr>
          <w:rFonts w:asciiTheme="minorHAnsi" w:hAnsiTheme="minorHAnsi" w:cstheme="minorHAnsi"/>
          <w:color w:val="002060"/>
          <w:sz w:val="28"/>
          <w:szCs w:val="28"/>
        </w:rPr>
        <w:br/>
        <w:t>public int m1(int x)</w:t>
      </w:r>
      <w:r w:rsidRPr="003B17BC">
        <w:rPr>
          <w:rFonts w:asciiTheme="minorHAnsi" w:hAnsiTheme="minorHAnsi" w:cstheme="minorHAnsi"/>
          <w:color w:val="002060"/>
          <w:sz w:val="28"/>
          <w:szCs w:val="28"/>
        </w:rPr>
        <w:br/>
        <w:t>{</w:t>
      </w:r>
      <w:r w:rsidRPr="003B17BC">
        <w:rPr>
          <w:rFonts w:asciiTheme="minorHAnsi" w:hAnsiTheme="minorHAnsi" w:cstheme="minorHAnsi"/>
          <w:color w:val="002060"/>
          <w:sz w:val="28"/>
          <w:szCs w:val="28"/>
        </w:rPr>
        <w:br/>
        <w:t>System.out.println("Exception");</w:t>
      </w:r>
      <w:r w:rsidRPr="003B17BC">
        <w:rPr>
          <w:rFonts w:asciiTheme="minorHAnsi" w:hAnsiTheme="minorHAnsi" w:cstheme="minorHAnsi"/>
          <w:color w:val="002060"/>
          <w:sz w:val="28"/>
          <w:szCs w:val="28"/>
        </w:rPr>
        <w:br/>
        <w:t>return 10;</w:t>
      </w:r>
      <w:r w:rsidRPr="003B17BC">
        <w:rPr>
          <w:rFonts w:asciiTheme="minorHAnsi" w:hAnsiTheme="minorHAnsi" w:cstheme="minorHAnsi"/>
          <w:color w:val="002060"/>
          <w:sz w:val="28"/>
          <w:szCs w:val="28"/>
        </w:rPr>
        <w:br/>
        <w:t>}</w:t>
      </w:r>
      <w:r w:rsidRPr="00094CB6">
        <w:rPr>
          <w:rFonts w:asciiTheme="minorHAnsi" w:hAnsiTheme="minorHAnsi" w:cstheme="minorHAnsi"/>
          <w:color w:val="FF0000"/>
          <w:sz w:val="28"/>
          <w:szCs w:val="28"/>
        </w:rPr>
        <w:br/>
        <w:t>3.What is exception and how many types of exceptions are availble?</w:t>
      </w:r>
      <w:r w:rsidRPr="00094CB6">
        <w:rPr>
          <w:rFonts w:asciiTheme="minorHAnsi" w:hAnsiTheme="minorHAnsi" w:cstheme="minorHAnsi"/>
          <w:color w:val="FF0000"/>
          <w:sz w:val="28"/>
          <w:szCs w:val="28"/>
        </w:rPr>
        <w:br/>
        <w:t>4.if we insert null in hash map as key and while retriving will it give any Run time error?</w:t>
      </w:r>
    </w:p>
    <w:p w:rsidR="0058396C" w:rsidRPr="0058396C" w:rsidRDefault="0058396C" w:rsidP="00956485">
      <w:pPr>
        <w:pStyle w:val="NormalWeb"/>
        <w:shd w:val="clear" w:color="auto" w:fill="FFFFFF"/>
        <w:spacing w:before="90" w:beforeAutospacing="0" w:after="90" w:afterAutospacing="0"/>
        <w:rPr>
          <w:rFonts w:asciiTheme="minorHAnsi" w:hAnsiTheme="minorHAnsi" w:cstheme="minorHAnsi"/>
          <w:color w:val="002060"/>
          <w:sz w:val="28"/>
          <w:szCs w:val="28"/>
        </w:rPr>
      </w:pPr>
      <w:r>
        <w:rPr>
          <w:rFonts w:asciiTheme="minorHAnsi" w:hAnsiTheme="minorHAnsi" w:cstheme="minorHAnsi"/>
          <w:color w:val="002060"/>
          <w:sz w:val="28"/>
          <w:szCs w:val="28"/>
        </w:rPr>
        <w:t>Work fine</w:t>
      </w:r>
    </w:p>
    <w:p w:rsidR="007E6152"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#SLK software:</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1.What is composition and aggregation?</w:t>
      </w:r>
      <w:r w:rsidRPr="00094CB6">
        <w:rPr>
          <w:rFonts w:asciiTheme="minorHAnsi" w:hAnsiTheme="minorHAnsi" w:cstheme="minorHAnsi"/>
          <w:color w:val="FF0000"/>
          <w:sz w:val="28"/>
          <w:szCs w:val="28"/>
        </w:rPr>
        <w:br/>
        <w:t>2.What is the super class of java?</w:t>
      </w:r>
      <w:r w:rsidRPr="00094CB6">
        <w:rPr>
          <w:rFonts w:asciiTheme="minorHAnsi" w:hAnsiTheme="minorHAnsi" w:cstheme="minorHAnsi"/>
          <w:color w:val="FF0000"/>
          <w:sz w:val="28"/>
          <w:szCs w:val="28"/>
        </w:rPr>
        <w:br/>
        <w:t>3.Internal implemenation of hashmap?</w:t>
      </w:r>
      <w:r w:rsidRPr="00094CB6">
        <w:rPr>
          <w:rFonts w:asciiTheme="minorHAnsi" w:hAnsiTheme="minorHAnsi" w:cstheme="minorHAnsi"/>
          <w:color w:val="FF0000"/>
          <w:sz w:val="28"/>
          <w:szCs w:val="28"/>
        </w:rPr>
        <w:br/>
        <w:t>4.What will happen if there is collision in values of map?</w:t>
      </w:r>
      <w:r w:rsidRPr="00094CB6">
        <w:rPr>
          <w:rFonts w:asciiTheme="minorHAnsi" w:hAnsiTheme="minorHAnsi" w:cstheme="minorHAnsi"/>
          <w:color w:val="FF0000"/>
          <w:sz w:val="28"/>
          <w:szCs w:val="28"/>
        </w:rPr>
        <w:br/>
        <w:t>5.What is static key word in java?</w:t>
      </w:r>
      <w:r w:rsidRPr="00094CB6">
        <w:rPr>
          <w:rFonts w:asciiTheme="minorHAnsi" w:hAnsiTheme="minorHAnsi" w:cstheme="minorHAnsi"/>
          <w:color w:val="FF0000"/>
          <w:sz w:val="28"/>
          <w:szCs w:val="28"/>
        </w:rPr>
        <w:br/>
        <w:t>6.What are JSP implict objects?</w:t>
      </w:r>
      <w:r w:rsidRPr="00094CB6">
        <w:rPr>
          <w:rFonts w:asciiTheme="minorHAnsi" w:hAnsiTheme="minorHAnsi" w:cstheme="minorHAnsi"/>
          <w:color w:val="FF0000"/>
          <w:sz w:val="28"/>
          <w:szCs w:val="28"/>
        </w:rPr>
        <w:br/>
        <w:t>7.Spring MVC flow</w:t>
      </w:r>
      <w:r w:rsidRPr="00094CB6">
        <w:rPr>
          <w:rFonts w:asciiTheme="minorHAnsi" w:hAnsiTheme="minorHAnsi" w:cstheme="minorHAnsi"/>
          <w:color w:val="FF0000"/>
          <w:sz w:val="28"/>
          <w:szCs w:val="28"/>
        </w:rPr>
        <w:br/>
        <w:t>8.How can configure spring in web.xml?</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333333"/>
          <w:sz w:val="20"/>
          <w:szCs w:val="20"/>
          <w:lang w:eastAsia="en-IN"/>
        </w:rPr>
        <w:t>&lt;servlet&gt;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&lt;servlet-name&gt;SpringController&lt;/servlet-name&gt;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&lt;servlet-class&gt;org.springframework.web.servlet.DispatcherServlet&lt;/servlet-class&gt;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&lt;init-param&gt;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&lt;param-name&gt;contextConfigLocation&lt;/param-name&gt;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&lt;param-value&gt;/WEB-INF/spring-mvc.xml&lt;/param-value&gt;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&lt;/init-param&gt;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&lt;load-on-startup&gt;1&lt;/load-on-startup&gt;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333333"/>
          <w:sz w:val="20"/>
          <w:szCs w:val="20"/>
          <w:lang w:eastAsia="en-IN"/>
        </w:rPr>
        <w:t>&lt;/servlet&gt;</w:t>
      </w:r>
    </w:p>
    <w:p w:rsidR="007E6152" w:rsidRDefault="007E6152" w:rsidP="00956485">
      <w:pPr>
        <w:pStyle w:val="NormalWeb"/>
        <w:shd w:val="clear" w:color="auto" w:fill="FFFFFF"/>
        <w:spacing w:before="90" w:beforeAutospacing="0" w:after="90" w:afterAutospacing="0"/>
        <w:rPr>
          <w:rFonts w:asciiTheme="minorHAnsi" w:hAnsiTheme="minorHAnsi" w:cstheme="minorHAnsi"/>
          <w:color w:val="FF0000"/>
          <w:sz w:val="28"/>
          <w:szCs w:val="28"/>
        </w:rPr>
      </w:pP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333333"/>
          <w:sz w:val="20"/>
          <w:szCs w:val="20"/>
          <w:lang w:eastAsia="en-IN"/>
        </w:rPr>
        <w:t>&lt;servlet-mapping&gt;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&lt;servlet-name&gt;SpringController&lt;/servlet-name&gt;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DD1144"/>
          <w:sz w:val="20"/>
          <w:szCs w:val="20"/>
          <w:lang w:eastAsia="en-IN"/>
        </w:rPr>
        <w:t>    </w:t>
      </w:r>
      <w:r w:rsidRPr="007E6152">
        <w:rPr>
          <w:rFonts w:ascii="Courier New" w:eastAsia="Times New Roman" w:hAnsi="Courier New" w:cs="Courier New"/>
          <w:color w:val="333333"/>
          <w:sz w:val="20"/>
          <w:szCs w:val="20"/>
          <w:lang w:eastAsia="en-IN"/>
        </w:rPr>
        <w:t>&lt;url-pattern&gt;*.htm&lt;/url-pattern&gt;</w:t>
      </w:r>
    </w:p>
    <w:p w:rsidR="007E6152" w:rsidRPr="007E6152" w:rsidRDefault="007E6152" w:rsidP="007E6152">
      <w:pPr>
        <w:spacing w:after="0" w:line="240" w:lineRule="auto"/>
        <w:rPr>
          <w:rFonts w:ascii="Consolas" w:eastAsia="Times New Roman" w:hAnsi="Consolas" w:cs="Times New Roman"/>
          <w:color w:val="333333"/>
          <w:sz w:val="19"/>
          <w:szCs w:val="19"/>
          <w:lang w:eastAsia="en-IN"/>
        </w:rPr>
      </w:pPr>
      <w:r w:rsidRPr="007E6152">
        <w:rPr>
          <w:rFonts w:ascii="Courier New" w:eastAsia="Times New Roman" w:hAnsi="Courier New" w:cs="Courier New"/>
          <w:color w:val="333333"/>
          <w:sz w:val="20"/>
          <w:szCs w:val="20"/>
          <w:lang w:eastAsia="en-IN"/>
        </w:rPr>
        <w:t>&lt;/servlet-mapping&gt;</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9.What is dependency injection?</w:t>
      </w:r>
      <w:r w:rsidRPr="00094CB6">
        <w:rPr>
          <w:rFonts w:asciiTheme="minorHAnsi" w:hAnsiTheme="minorHAnsi" w:cstheme="minorHAnsi"/>
          <w:color w:val="FF0000"/>
          <w:sz w:val="28"/>
          <w:szCs w:val="28"/>
        </w:rPr>
        <w:br/>
        <w:t>10.How can you create your own immutable class?.</w:t>
      </w:r>
      <w:r w:rsidRPr="00094CB6">
        <w:rPr>
          <w:rFonts w:asciiTheme="minorHAnsi" w:hAnsiTheme="minorHAnsi" w:cstheme="minorHAnsi"/>
          <w:color w:val="FF0000"/>
          <w:sz w:val="28"/>
          <w:szCs w:val="28"/>
        </w:rPr>
        <w:br/>
        <w:t>11.Scopes of spring?</w:t>
      </w:r>
      <w:r w:rsidRPr="00094CB6">
        <w:rPr>
          <w:rFonts w:asciiTheme="minorHAnsi" w:hAnsiTheme="minorHAnsi" w:cstheme="minorHAnsi"/>
          <w:color w:val="FF0000"/>
          <w:sz w:val="28"/>
          <w:szCs w:val="28"/>
        </w:rPr>
        <w:br/>
        <w:t>12.Is the class needs to be singleton?.</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1.What is difference between hashmap and concurrenthashmap?</w:t>
      </w:r>
      <w:r w:rsidRPr="00094CB6">
        <w:rPr>
          <w:rFonts w:asciiTheme="minorHAnsi" w:hAnsiTheme="minorHAnsi" w:cstheme="minorHAnsi"/>
          <w:color w:val="FF0000"/>
          <w:sz w:val="28"/>
          <w:szCs w:val="28"/>
        </w:rPr>
        <w:br/>
        <w:t>2.Methods present in java.lang.Object?</w:t>
      </w:r>
      <w:r w:rsidRPr="00094CB6">
        <w:rPr>
          <w:rFonts w:asciiTheme="minorHAnsi" w:hAnsiTheme="minorHAnsi" w:cstheme="minorHAnsi"/>
          <w:color w:val="FF0000"/>
          <w:sz w:val="28"/>
          <w:szCs w:val="28"/>
        </w:rPr>
        <w:br/>
        <w:t>3.Different types of clonning?.</w:t>
      </w:r>
      <w:r w:rsidRPr="00094CB6">
        <w:rPr>
          <w:rFonts w:asciiTheme="minorHAnsi" w:hAnsiTheme="minorHAnsi" w:cstheme="minorHAnsi"/>
          <w:color w:val="FF0000"/>
          <w:sz w:val="28"/>
          <w:szCs w:val="28"/>
        </w:rPr>
        <w:br/>
        <w:t>4.What is blocking Queue?.</w:t>
      </w:r>
      <w:r w:rsidRPr="00094CB6">
        <w:rPr>
          <w:rFonts w:asciiTheme="minorHAnsi" w:hAnsiTheme="minorHAnsi" w:cstheme="minorHAnsi"/>
          <w:color w:val="FF0000"/>
          <w:sz w:val="28"/>
          <w:szCs w:val="28"/>
        </w:rPr>
        <w:br/>
        <w:t>5.Differences between comparable and comparator?.</w:t>
      </w:r>
      <w:r w:rsidRPr="00094CB6">
        <w:rPr>
          <w:rFonts w:asciiTheme="minorHAnsi" w:hAnsiTheme="minorHAnsi" w:cstheme="minorHAnsi"/>
          <w:color w:val="FF0000"/>
          <w:sz w:val="28"/>
          <w:szCs w:val="28"/>
        </w:rPr>
        <w:br/>
        <w:t>6.Ways of implementing threads?.</w:t>
      </w:r>
      <w:r w:rsidRPr="00094CB6">
        <w:rPr>
          <w:rFonts w:asciiTheme="minorHAnsi" w:hAnsiTheme="minorHAnsi" w:cstheme="minorHAnsi"/>
          <w:color w:val="FF0000"/>
          <w:sz w:val="28"/>
          <w:szCs w:val="28"/>
        </w:rPr>
        <w:br/>
        <w:t>7.Exceutor service?.</w:t>
      </w:r>
      <w:r w:rsidRPr="00094CB6">
        <w:rPr>
          <w:rFonts w:asciiTheme="minorHAnsi" w:hAnsiTheme="minorHAnsi" w:cstheme="minorHAnsi"/>
          <w:color w:val="FF0000"/>
          <w:sz w:val="28"/>
          <w:szCs w:val="28"/>
        </w:rPr>
        <w:br/>
        <w:t>8.Thread Local?.</w:t>
      </w:r>
      <w:r w:rsidRPr="00094CB6">
        <w:rPr>
          <w:rFonts w:asciiTheme="minorHAnsi" w:hAnsiTheme="minorHAnsi" w:cstheme="minorHAnsi"/>
          <w:color w:val="FF0000"/>
          <w:sz w:val="28"/>
          <w:szCs w:val="28"/>
        </w:rPr>
        <w:br/>
        <w:t>9.What is the use of thread pool?</w:t>
      </w:r>
      <w:r w:rsidRPr="00094CB6">
        <w:rPr>
          <w:rFonts w:asciiTheme="minorHAnsi" w:hAnsiTheme="minorHAnsi" w:cstheme="minorHAnsi"/>
          <w:color w:val="FF0000"/>
          <w:sz w:val="28"/>
          <w:szCs w:val="28"/>
        </w:rPr>
        <w:br/>
        <w:t>10.What happens if i clone singleton object?.</w:t>
      </w:r>
      <w:r w:rsidRPr="00094CB6">
        <w:rPr>
          <w:rFonts w:asciiTheme="minorHAnsi" w:hAnsiTheme="minorHAnsi" w:cstheme="minorHAnsi"/>
          <w:color w:val="FF0000"/>
          <w:sz w:val="28"/>
          <w:szCs w:val="28"/>
        </w:rPr>
        <w:br/>
        <w:t>11.How can you make multi threaded as synchronized in singleton object?.</w:t>
      </w:r>
      <w:r w:rsidRPr="00094CB6">
        <w:rPr>
          <w:rFonts w:asciiTheme="minorHAnsi" w:hAnsiTheme="minorHAnsi" w:cstheme="minorHAnsi"/>
          <w:color w:val="FF0000"/>
          <w:sz w:val="28"/>
          <w:szCs w:val="28"/>
        </w:rPr>
        <w:br/>
        <w:t>12.What is serialization and how we can make use of transisent keyword?</w:t>
      </w:r>
      <w:r w:rsidRPr="00094CB6">
        <w:rPr>
          <w:rFonts w:asciiTheme="minorHAnsi" w:hAnsiTheme="minorHAnsi" w:cstheme="minorHAnsi"/>
          <w:color w:val="FF0000"/>
          <w:sz w:val="28"/>
          <w:szCs w:val="28"/>
        </w:rPr>
        <w:br/>
        <w:t>13.What will happen if i deserialize the variable which is already serialized?.</w:t>
      </w:r>
      <w:r w:rsidRPr="00094CB6">
        <w:rPr>
          <w:rFonts w:asciiTheme="minorHAnsi" w:hAnsiTheme="minorHAnsi" w:cstheme="minorHAnsi"/>
          <w:color w:val="FF0000"/>
          <w:sz w:val="28"/>
          <w:szCs w:val="28"/>
        </w:rPr>
        <w:br/>
        <w:t>14.Exception Hierachy?.</w:t>
      </w:r>
      <w:r w:rsidRPr="00094CB6">
        <w:rPr>
          <w:rFonts w:asciiTheme="minorHAnsi" w:hAnsiTheme="minorHAnsi" w:cstheme="minorHAnsi"/>
          <w:color w:val="FF0000"/>
          <w:sz w:val="28"/>
          <w:szCs w:val="28"/>
        </w:rPr>
        <w:br/>
        <w:t>15.Throw vs throw</w:t>
      </w:r>
      <w:r w:rsidR="00381F9C">
        <w:rPr>
          <w:rFonts w:asciiTheme="minorHAnsi" w:hAnsiTheme="minorHAnsi" w:cstheme="minorHAnsi"/>
          <w:color w:val="FF0000"/>
          <w:sz w:val="28"/>
          <w:szCs w:val="28"/>
        </w:rPr>
        <w:t>s</w:t>
      </w:r>
      <w:r w:rsidRPr="00094CB6">
        <w:rPr>
          <w:rFonts w:asciiTheme="minorHAnsi" w:hAnsiTheme="minorHAnsi" w:cstheme="minorHAnsi"/>
          <w:color w:val="FF0000"/>
          <w:sz w:val="28"/>
          <w:szCs w:val="28"/>
        </w:rPr>
        <w:t>?</w:t>
      </w:r>
      <w:r w:rsidRPr="00094CB6">
        <w:rPr>
          <w:rFonts w:asciiTheme="minorHAnsi" w:hAnsiTheme="minorHAnsi" w:cstheme="minorHAnsi"/>
          <w:color w:val="FF0000"/>
          <w:sz w:val="28"/>
          <w:szCs w:val="28"/>
        </w:rPr>
        <w:br/>
        <w:t>16.How can you create our own customized exception?.</w:t>
      </w:r>
      <w:r w:rsidRPr="00094CB6">
        <w:rPr>
          <w:rFonts w:asciiTheme="minorHAnsi" w:hAnsiTheme="minorHAnsi" w:cstheme="minorHAnsi"/>
          <w:color w:val="FF0000"/>
          <w:sz w:val="28"/>
          <w:szCs w:val="28"/>
        </w:rPr>
        <w:br/>
        <w:t>17.Name some of the checked exception?.</w:t>
      </w:r>
      <w:r w:rsidRPr="00094CB6">
        <w:rPr>
          <w:rFonts w:asciiTheme="minorHAnsi" w:hAnsiTheme="minorHAnsi" w:cstheme="minorHAnsi"/>
          <w:color w:val="FF0000"/>
          <w:sz w:val="28"/>
          <w:szCs w:val="28"/>
        </w:rPr>
        <w:br/>
        <w:t>18.Classloaders in java?.</w:t>
      </w:r>
      <w:r w:rsidRPr="00094CB6">
        <w:rPr>
          <w:rFonts w:asciiTheme="minorHAnsi" w:hAnsiTheme="minorHAnsi" w:cstheme="minorHAnsi"/>
          <w:color w:val="FF0000"/>
          <w:sz w:val="28"/>
          <w:szCs w:val="28"/>
        </w:rPr>
        <w:br/>
        <w:t>19.Pattern and matcher?</w:t>
      </w:r>
      <w:r w:rsidRPr="00094CB6">
        <w:rPr>
          <w:rFonts w:asciiTheme="minorHAnsi" w:hAnsiTheme="minorHAnsi" w:cstheme="minorHAnsi"/>
          <w:color w:val="FF0000"/>
          <w:sz w:val="28"/>
          <w:szCs w:val="28"/>
        </w:rPr>
        <w:br/>
        <w:t>20.What is fail safe and fail fast means?</w:t>
      </w:r>
      <w:r w:rsidRPr="00094CB6">
        <w:rPr>
          <w:rFonts w:asciiTheme="minorHAnsi" w:hAnsiTheme="minorHAnsi" w:cstheme="minorHAnsi"/>
          <w:color w:val="FF0000"/>
          <w:sz w:val="28"/>
          <w:szCs w:val="28"/>
        </w:rPr>
        <w:br/>
        <w:t>21.What will happen if i insert duplicate keys in hashmap?.</w:t>
      </w:r>
    </w:p>
    <w:p w:rsidR="003B407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Spring:</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1.What is DI?</w:t>
      </w:r>
      <w:r w:rsidRPr="00094CB6">
        <w:rPr>
          <w:rFonts w:asciiTheme="minorHAnsi" w:hAnsiTheme="minorHAnsi" w:cstheme="minorHAnsi"/>
          <w:color w:val="FF0000"/>
          <w:sz w:val="28"/>
          <w:szCs w:val="28"/>
        </w:rPr>
        <w:br/>
        <w:t>2.What are the scopes?.</w:t>
      </w:r>
      <w:r w:rsidRPr="00094CB6">
        <w:rPr>
          <w:rFonts w:asciiTheme="minorHAnsi" w:hAnsiTheme="minorHAnsi" w:cstheme="minorHAnsi"/>
          <w:color w:val="FF0000"/>
          <w:sz w:val="28"/>
          <w:szCs w:val="28"/>
        </w:rPr>
        <w:br/>
        <w:t>3.Difference between request and prototype?.</w:t>
      </w:r>
      <w:r w:rsidRPr="00094CB6">
        <w:rPr>
          <w:rFonts w:asciiTheme="minorHAnsi" w:hAnsiTheme="minorHAnsi" w:cstheme="minorHAnsi"/>
          <w:color w:val="FF0000"/>
          <w:sz w:val="28"/>
          <w:szCs w:val="28"/>
        </w:rPr>
        <w:br/>
        <w:t>4.Difference between singleton and prototype?.</w:t>
      </w:r>
      <w:r w:rsidRPr="00094CB6">
        <w:rPr>
          <w:rFonts w:asciiTheme="minorHAnsi" w:hAnsiTheme="minorHAnsi" w:cstheme="minorHAnsi"/>
          <w:color w:val="FF0000"/>
          <w:sz w:val="28"/>
          <w:szCs w:val="28"/>
        </w:rPr>
        <w:br/>
        <w:t>5.How can you configure multiple properties file?.</w:t>
      </w:r>
    </w:p>
    <w:p w:rsidR="003B4076" w:rsidRDefault="003B4076" w:rsidP="003B4076">
      <w:pPr>
        <w:pStyle w:val="NormalWeb"/>
        <w:shd w:val="clear" w:color="auto" w:fill="FFFFFF"/>
        <w:spacing w:before="0" w:beforeAutospacing="0" w:after="150" w:afterAutospacing="0" w:line="360" w:lineRule="atLeast"/>
        <w:textAlignment w:val="baseline"/>
        <w:rPr>
          <w:rFonts w:ascii="Arial" w:hAnsi="Arial" w:cs="Arial"/>
          <w:color w:val="333333"/>
        </w:rPr>
      </w:pPr>
      <w:r>
        <w:rPr>
          <w:rFonts w:ascii="Arial" w:hAnsi="Arial" w:cs="Arial"/>
          <w:color w:val="333333"/>
        </w:rPr>
        <w:lastRenderedPageBreak/>
        <w:t>Loading multiple properties files in spring framework can be accomplished in following ways.</w:t>
      </w:r>
    </w:p>
    <w:p w:rsidR="003B4076" w:rsidRDefault="003B4076" w:rsidP="0013606E">
      <w:pPr>
        <w:numPr>
          <w:ilvl w:val="0"/>
          <w:numId w:val="148"/>
        </w:numPr>
        <w:shd w:val="clear" w:color="auto" w:fill="FFFFFF"/>
        <w:spacing w:after="0" w:line="240" w:lineRule="auto"/>
        <w:ind w:left="0"/>
        <w:textAlignment w:val="baseline"/>
        <w:rPr>
          <w:rFonts w:ascii="inherit" w:hAnsi="inherit" w:cs="Times New Roman"/>
          <w:color w:val="333333"/>
        </w:rPr>
      </w:pPr>
      <w:r>
        <w:rPr>
          <w:rFonts w:ascii="inherit" w:hAnsi="inherit"/>
          <w:color w:val="333333"/>
        </w:rPr>
        <w:t>JavaConfig approach using </w:t>
      </w:r>
      <w:r>
        <w:rPr>
          <w:rStyle w:val="HTMLCode"/>
          <w:rFonts w:ascii="Consolas" w:eastAsiaTheme="majorEastAsia" w:hAnsi="Consolas"/>
          <w:color w:val="C7254E"/>
          <w:sz w:val="22"/>
          <w:szCs w:val="22"/>
          <w:bdr w:val="none" w:sz="0" w:space="0" w:color="auto" w:frame="1"/>
          <w:shd w:val="clear" w:color="auto" w:fill="F9F2F4"/>
        </w:rPr>
        <w:t>@PropertySources</w:t>
      </w:r>
      <w:r>
        <w:rPr>
          <w:rFonts w:ascii="inherit" w:hAnsi="inherit"/>
          <w:color w:val="333333"/>
        </w:rPr>
        <w:t> annotation</w:t>
      </w:r>
    </w:p>
    <w:p w:rsidR="003B4076" w:rsidRDefault="003B4076" w:rsidP="0013606E">
      <w:pPr>
        <w:numPr>
          <w:ilvl w:val="0"/>
          <w:numId w:val="148"/>
        </w:numPr>
        <w:shd w:val="clear" w:color="auto" w:fill="FFFFFF"/>
        <w:spacing w:after="0" w:line="240" w:lineRule="auto"/>
        <w:ind w:left="0"/>
        <w:textAlignment w:val="baseline"/>
        <w:rPr>
          <w:rFonts w:ascii="inherit" w:hAnsi="inherit"/>
          <w:color w:val="333333"/>
        </w:rPr>
      </w:pPr>
      <w:r>
        <w:rPr>
          <w:rFonts w:ascii="inherit" w:hAnsi="inherit"/>
          <w:color w:val="333333"/>
        </w:rPr>
        <w:t>XML configuration approach using </w:t>
      </w:r>
      <w:r>
        <w:rPr>
          <w:rStyle w:val="HTMLCode"/>
          <w:rFonts w:ascii="Consolas" w:eastAsiaTheme="majorEastAsia" w:hAnsi="Consolas"/>
          <w:color w:val="C7254E"/>
          <w:sz w:val="22"/>
          <w:szCs w:val="22"/>
          <w:bdr w:val="none" w:sz="0" w:space="0" w:color="auto" w:frame="1"/>
          <w:shd w:val="clear" w:color="auto" w:fill="F9F2F4"/>
        </w:rPr>
        <w:t>context:property-placeholder</w:t>
      </w:r>
    </w:p>
    <w:p w:rsidR="003B4076" w:rsidRDefault="003B4076" w:rsidP="003B4076">
      <w:pPr>
        <w:pStyle w:val="Heading2"/>
        <w:shd w:val="clear" w:color="auto" w:fill="FFFFFF"/>
        <w:spacing w:before="300" w:after="150"/>
        <w:textAlignment w:val="baseline"/>
        <w:rPr>
          <w:rFonts w:ascii="Helvetica" w:hAnsi="Helvetica"/>
          <w:color w:val="333333"/>
          <w:sz w:val="45"/>
          <w:szCs w:val="45"/>
        </w:rPr>
      </w:pPr>
      <w:r>
        <w:rPr>
          <w:rFonts w:ascii="Helvetica" w:hAnsi="Helvetica"/>
          <w:b/>
          <w:bCs/>
          <w:color w:val="333333"/>
          <w:sz w:val="45"/>
          <w:szCs w:val="45"/>
        </w:rPr>
        <w:t>Sample Property files</w:t>
      </w:r>
    </w:p>
    <w:p w:rsidR="003B4076" w:rsidRDefault="003B4076" w:rsidP="003B4076">
      <w:pPr>
        <w:pStyle w:val="NormalWeb"/>
        <w:shd w:val="clear" w:color="auto" w:fill="FFFFFF"/>
        <w:spacing w:before="0" w:beforeAutospacing="0" w:after="0" w:afterAutospacing="0" w:line="360" w:lineRule="atLeast"/>
        <w:textAlignment w:val="baseline"/>
        <w:rPr>
          <w:rFonts w:ascii="Arial" w:hAnsi="Arial" w:cs="Arial"/>
          <w:color w:val="333333"/>
        </w:rPr>
      </w:pPr>
      <w:r>
        <w:rPr>
          <w:rStyle w:val="Strong"/>
          <w:rFonts w:ascii="inherit" w:hAnsi="inherit" w:cs="Arial"/>
          <w:color w:val="333333"/>
          <w:bdr w:val="none" w:sz="0" w:space="0" w:color="auto" w:frame="1"/>
        </w:rPr>
        <w:t>env.properties:</w:t>
      </w:r>
    </w:p>
    <w:p w:rsidR="003B4076" w:rsidRDefault="003B4076" w:rsidP="003B4076">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150"/>
        <w:textAlignment w:val="baseline"/>
        <w:rPr>
          <w:rFonts w:ascii="Consolas" w:hAnsi="Consolas"/>
          <w:color w:val="333333"/>
        </w:rPr>
      </w:pPr>
      <w:r>
        <w:rPr>
          <w:rFonts w:ascii="Consolas" w:hAnsi="Consolas"/>
          <w:color w:val="333333"/>
        </w:rPr>
        <w:t>jdbc.url=127.0.0.1</w:t>
      </w:r>
    </w:p>
    <w:p w:rsidR="003B4076" w:rsidRDefault="003B4076" w:rsidP="003B4076">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150"/>
        <w:textAlignment w:val="baseline"/>
        <w:rPr>
          <w:rFonts w:ascii="Consolas" w:hAnsi="Consolas"/>
          <w:color w:val="333333"/>
        </w:rPr>
      </w:pPr>
      <w:r>
        <w:rPr>
          <w:rFonts w:ascii="Consolas" w:hAnsi="Consolas"/>
          <w:color w:val="333333"/>
        </w:rPr>
        <w:t>jdbc.userid=</w:t>
      </w:r>
    </w:p>
    <w:p w:rsidR="003B4076" w:rsidRDefault="003B4076" w:rsidP="003B4076">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150"/>
        <w:textAlignment w:val="baseline"/>
        <w:rPr>
          <w:rFonts w:ascii="Consolas" w:hAnsi="Consolas"/>
          <w:color w:val="333333"/>
        </w:rPr>
      </w:pPr>
      <w:r>
        <w:rPr>
          <w:rFonts w:ascii="Consolas" w:hAnsi="Consolas"/>
          <w:color w:val="333333"/>
        </w:rPr>
        <w:t>jdbc.userid.default=admin</w:t>
      </w:r>
    </w:p>
    <w:p w:rsidR="003B4076" w:rsidRDefault="003B4076" w:rsidP="003B4076">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150"/>
        <w:textAlignment w:val="baseline"/>
        <w:rPr>
          <w:rFonts w:ascii="Consolas" w:hAnsi="Consolas"/>
          <w:color w:val="333333"/>
        </w:rPr>
      </w:pPr>
      <w:r>
        <w:rPr>
          <w:rFonts w:ascii="Consolas" w:hAnsi="Consolas"/>
          <w:color w:val="333333"/>
        </w:rPr>
        <w:t>jdbc.port=1521</w:t>
      </w:r>
    </w:p>
    <w:p w:rsidR="003B4076" w:rsidRDefault="003B4076" w:rsidP="003B4076">
      <w:pPr>
        <w:pStyle w:val="NormalWeb"/>
        <w:shd w:val="clear" w:color="auto" w:fill="FFFFFF"/>
        <w:spacing w:before="0" w:beforeAutospacing="0" w:after="0" w:afterAutospacing="0" w:line="360" w:lineRule="atLeast"/>
        <w:textAlignment w:val="baseline"/>
        <w:rPr>
          <w:rFonts w:ascii="Arial" w:hAnsi="Arial" w:cs="Arial"/>
          <w:color w:val="333333"/>
        </w:rPr>
      </w:pPr>
      <w:r>
        <w:rPr>
          <w:rStyle w:val="Strong"/>
          <w:rFonts w:ascii="inherit" w:hAnsi="inherit" w:cs="Arial"/>
          <w:color w:val="333333"/>
          <w:bdr w:val="none" w:sz="0" w:space="0" w:color="auto" w:frame="1"/>
        </w:rPr>
        <w:t>env2.properties:</w:t>
      </w:r>
    </w:p>
    <w:p w:rsidR="003B4076" w:rsidRDefault="003B4076" w:rsidP="003B4076">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150"/>
        <w:textAlignment w:val="baseline"/>
        <w:rPr>
          <w:rFonts w:ascii="Consolas" w:hAnsi="Consolas"/>
          <w:color w:val="333333"/>
        </w:rPr>
      </w:pPr>
      <w:r>
        <w:rPr>
          <w:rFonts w:ascii="Consolas" w:hAnsi="Consolas"/>
          <w:color w:val="333333"/>
        </w:rPr>
        <w:t>jdbc.userid=codesimplify</w:t>
      </w:r>
    </w:p>
    <w:p w:rsidR="003B4076" w:rsidRDefault="003B4076" w:rsidP="003B4076">
      <w:pPr>
        <w:pStyle w:val="HTMLPreformatted"/>
        <w:pBdr>
          <w:top w:val="single" w:sz="6" w:space="7" w:color="CCCCCC"/>
          <w:left w:val="single" w:sz="6" w:space="7" w:color="CCCCCC"/>
          <w:bottom w:val="single" w:sz="6" w:space="7" w:color="CCCCCC"/>
          <w:right w:val="single" w:sz="6" w:space="7" w:color="CCCCCC"/>
        </w:pBdr>
        <w:shd w:val="clear" w:color="auto" w:fill="F7F7F9"/>
        <w:wordWrap w:val="0"/>
        <w:spacing w:after="150"/>
        <w:textAlignment w:val="baseline"/>
        <w:rPr>
          <w:rFonts w:ascii="Consolas" w:hAnsi="Consolas"/>
          <w:color w:val="333333"/>
        </w:rPr>
      </w:pPr>
      <w:r>
        <w:rPr>
          <w:rFonts w:ascii="Consolas" w:hAnsi="Consolas"/>
          <w:color w:val="333333"/>
        </w:rPr>
        <w:t>jdbc.port=1111</w:t>
      </w:r>
    </w:p>
    <w:p w:rsidR="003B4076" w:rsidRDefault="003B4076" w:rsidP="003B4076">
      <w:pPr>
        <w:pStyle w:val="Heading2"/>
        <w:shd w:val="clear" w:color="auto" w:fill="FFFFFF"/>
        <w:spacing w:before="0"/>
        <w:textAlignment w:val="baseline"/>
        <w:rPr>
          <w:rFonts w:ascii="Helvetica" w:hAnsi="Helvetica"/>
          <w:color w:val="333333"/>
          <w:sz w:val="45"/>
          <w:szCs w:val="45"/>
        </w:rPr>
      </w:pPr>
      <w:r>
        <w:rPr>
          <w:rFonts w:ascii="Helvetica" w:hAnsi="Helvetica"/>
          <w:b/>
          <w:bCs/>
          <w:color w:val="333333"/>
          <w:sz w:val="45"/>
          <w:szCs w:val="45"/>
        </w:rPr>
        <w:t>1. JavaConfig approach using </w:t>
      </w:r>
      <w:r>
        <w:rPr>
          <w:rStyle w:val="Strong"/>
          <w:rFonts w:ascii="inherit" w:hAnsi="inherit"/>
          <w:b w:val="0"/>
          <w:bCs w:val="0"/>
          <w:color w:val="333333"/>
          <w:sz w:val="45"/>
          <w:szCs w:val="45"/>
          <w:bdr w:val="none" w:sz="0" w:space="0" w:color="auto" w:frame="1"/>
        </w:rPr>
        <w:t>@PropertySources</w:t>
      </w:r>
      <w:r>
        <w:rPr>
          <w:rFonts w:ascii="Helvetica" w:hAnsi="Helvetica"/>
          <w:b/>
          <w:bCs/>
          <w:color w:val="333333"/>
          <w:sz w:val="45"/>
          <w:szCs w:val="45"/>
        </w:rPr>
        <w:t> annotation</w:t>
      </w:r>
    </w:p>
    <w:p w:rsidR="003B4076" w:rsidRDefault="003B4076" w:rsidP="003B4076">
      <w:pPr>
        <w:rPr>
          <w:rFonts w:ascii="Times New Roman" w:hAnsi="Times New Roman"/>
          <w:sz w:val="24"/>
          <w:szCs w:val="24"/>
        </w:rPr>
      </w:pPr>
      <w:r>
        <w:rPr>
          <w:rFonts w:ascii="Helvetica" w:hAnsi="Helvetica"/>
          <w:color w:val="333333"/>
        </w:rPr>
        <w:br/>
      </w:r>
    </w:p>
    <w:p w:rsidR="003B4076" w:rsidRDefault="003B4076" w:rsidP="003B4076">
      <w:pPr>
        <w:pStyle w:val="Heading3"/>
        <w:shd w:val="clear" w:color="auto" w:fill="FFFFFF"/>
        <w:spacing w:before="300" w:after="150"/>
        <w:textAlignment w:val="baseline"/>
        <w:rPr>
          <w:rFonts w:ascii="Helvetica" w:hAnsi="Helvetica"/>
          <w:color w:val="333333"/>
          <w:sz w:val="36"/>
          <w:szCs w:val="36"/>
        </w:rPr>
      </w:pPr>
      <w:r>
        <w:rPr>
          <w:rFonts w:ascii="Helvetica" w:hAnsi="Helvetica"/>
          <w:b/>
          <w:bCs/>
          <w:color w:val="333333"/>
          <w:sz w:val="36"/>
          <w:szCs w:val="36"/>
        </w:rPr>
        <w:t>1.1 Define @PropertySources annotation</w:t>
      </w:r>
    </w:p>
    <w:p w:rsidR="003B4076" w:rsidRDefault="003B4076" w:rsidP="003B4076">
      <w:pPr>
        <w:pStyle w:val="NormalWeb"/>
        <w:shd w:val="clear" w:color="auto" w:fill="FFFFFF"/>
        <w:spacing w:before="0" w:beforeAutospacing="0" w:after="0" w:afterAutospacing="0" w:line="360" w:lineRule="atLeast"/>
        <w:textAlignment w:val="baseline"/>
        <w:rPr>
          <w:rFonts w:ascii="Arial" w:hAnsi="Arial" w:cs="Arial"/>
          <w:color w:val="333333"/>
        </w:rPr>
      </w:pPr>
      <w:r>
        <w:rPr>
          <w:rFonts w:ascii="Arial" w:hAnsi="Arial" w:cs="Arial"/>
          <w:color w:val="333333"/>
        </w:rPr>
        <w:t>@PropertySources annotation is expected to be defined on configuration class(@Configuration annotated class). @PropertySources acts as container annotation that aggregates multiple </w:t>
      </w:r>
      <w:hyperlink r:id="rId236" w:history="1">
        <w:r>
          <w:rPr>
            <w:rStyle w:val="Hyperlink"/>
            <w:rFonts w:ascii="inherit" w:hAnsi="inherit" w:cs="Arial"/>
            <w:color w:val="337AB7"/>
            <w:bdr w:val="none" w:sz="0" w:space="0" w:color="auto" w:frame="1"/>
          </w:rPr>
          <w:t>@PropertySource</w:t>
        </w:r>
      </w:hyperlink>
      <w:r>
        <w:rPr>
          <w:rFonts w:ascii="Arial" w:hAnsi="Arial" w:cs="Arial"/>
          <w:color w:val="333333"/>
        </w:rPr>
        <w:t> annotations.</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token"/>
          <w:rFonts w:ascii="inherit" w:hAnsi="inherit"/>
          <w:color w:val="0077AA"/>
          <w:bdr w:val="none" w:sz="0" w:space="0" w:color="auto" w:frame="1"/>
        </w:rPr>
        <w:t>package</w:t>
      </w:r>
      <w:r>
        <w:rPr>
          <w:rStyle w:val="HTMLCode"/>
          <w:rFonts w:ascii="Consolas" w:eastAsiaTheme="majorEastAsia" w:hAnsi="Consolas"/>
          <w:color w:val="000000"/>
          <w:bdr w:val="none" w:sz="0" w:space="0" w:color="auto" w:frame="1"/>
        </w:rPr>
        <w:t xml:space="preserve"> com</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codesimplify</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config</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token"/>
          <w:rFonts w:ascii="inherit" w:hAnsi="inherit"/>
          <w:color w:val="0077AA"/>
          <w:bdr w:val="none" w:sz="0" w:space="0" w:color="auto" w:frame="1"/>
        </w:rPr>
        <w:t>import</w:t>
      </w:r>
      <w:r>
        <w:rPr>
          <w:rStyle w:val="HTMLCode"/>
          <w:rFonts w:ascii="Consolas" w:eastAsiaTheme="majorEastAsia" w:hAnsi="Consolas"/>
          <w:color w:val="000000"/>
          <w:bdr w:val="none" w:sz="0" w:space="0" w:color="auto" w:frame="1"/>
        </w:rPr>
        <w:t xml:space="preserve"> org</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springframework</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context</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annotation</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Configuration</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token"/>
          <w:rFonts w:ascii="inherit" w:hAnsi="inherit"/>
          <w:color w:val="0077AA"/>
          <w:bdr w:val="none" w:sz="0" w:space="0" w:color="auto" w:frame="1"/>
        </w:rPr>
        <w:t>import</w:t>
      </w:r>
      <w:r>
        <w:rPr>
          <w:rStyle w:val="HTMLCode"/>
          <w:rFonts w:ascii="Consolas" w:eastAsiaTheme="majorEastAsia" w:hAnsi="Consolas"/>
          <w:color w:val="000000"/>
          <w:bdr w:val="none" w:sz="0" w:space="0" w:color="auto" w:frame="1"/>
        </w:rPr>
        <w:t xml:space="preserve"> org</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springframework</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context</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annotation</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PropertySource</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token"/>
          <w:rFonts w:ascii="inherit" w:hAnsi="inherit"/>
          <w:color w:val="0077AA"/>
          <w:bdr w:val="none" w:sz="0" w:space="0" w:color="auto" w:frame="1"/>
        </w:rPr>
        <w:t>import</w:t>
      </w:r>
      <w:r>
        <w:rPr>
          <w:rStyle w:val="HTMLCode"/>
          <w:rFonts w:ascii="Consolas" w:eastAsiaTheme="majorEastAsia" w:hAnsi="Consolas"/>
          <w:color w:val="000000"/>
          <w:bdr w:val="none" w:sz="0" w:space="0" w:color="auto" w:frame="1"/>
        </w:rPr>
        <w:t xml:space="preserve"> org</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springframework</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context</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annotation</w:t>
      </w:r>
      <w:r>
        <w:rPr>
          <w:rStyle w:val="token"/>
          <w:rFonts w:ascii="inherit" w:hAnsi="inherit"/>
          <w:color w:val="999999"/>
          <w:bdr w:val="none" w:sz="0" w:space="0" w:color="auto" w:frame="1"/>
        </w:rPr>
        <w:t>.</w:t>
      </w:r>
      <w:r>
        <w:rPr>
          <w:rStyle w:val="HTMLCode"/>
          <w:rFonts w:ascii="Consolas" w:eastAsiaTheme="majorEastAsia" w:hAnsi="Consolas"/>
          <w:color w:val="000000"/>
          <w:bdr w:val="none" w:sz="0" w:space="0" w:color="auto" w:frame="1"/>
        </w:rPr>
        <w:t>PropertySources</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@Configuration</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w:t>
      </w:r>
      <w:r>
        <w:rPr>
          <w:rStyle w:val="token"/>
          <w:rFonts w:ascii="inherit" w:hAnsi="inherit"/>
          <w:color w:val="DD4A68"/>
          <w:bdr w:val="none" w:sz="0" w:space="0" w:color="auto" w:frame="1"/>
        </w:rPr>
        <w:t>PropertySources</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ab/>
      </w:r>
      <w:r>
        <w:rPr>
          <w:rStyle w:val="HTMLCode"/>
          <w:rFonts w:ascii="Consolas" w:eastAsiaTheme="majorEastAsia" w:hAnsi="Consolas"/>
          <w:color w:val="000000"/>
          <w:bdr w:val="none" w:sz="0" w:space="0" w:color="auto" w:frame="1"/>
        </w:rPr>
        <w:tab/>
        <w:t>@</w:t>
      </w:r>
      <w:r>
        <w:rPr>
          <w:rStyle w:val="token"/>
          <w:rFonts w:ascii="inherit" w:hAnsi="inherit"/>
          <w:color w:val="DD4A68"/>
          <w:bdr w:val="none" w:sz="0" w:space="0" w:color="auto" w:frame="1"/>
        </w:rPr>
        <w:t>PropertySource</w:t>
      </w:r>
      <w:r>
        <w:rPr>
          <w:rStyle w:val="token"/>
          <w:rFonts w:ascii="inherit" w:hAnsi="inherit"/>
          <w:color w:val="999999"/>
          <w:bdr w:val="none" w:sz="0" w:space="0" w:color="auto" w:frame="1"/>
        </w:rPr>
        <w:t>(</w:t>
      </w:r>
      <w:r>
        <w:rPr>
          <w:rStyle w:val="token"/>
          <w:rFonts w:ascii="inherit" w:hAnsi="inherit"/>
          <w:color w:val="669900"/>
          <w:bdr w:val="none" w:sz="0" w:space="0" w:color="auto" w:frame="1"/>
        </w:rPr>
        <w:t>"classpath:env.properties"</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ab/>
      </w:r>
      <w:r>
        <w:rPr>
          <w:rStyle w:val="HTMLCode"/>
          <w:rFonts w:ascii="Consolas" w:eastAsiaTheme="majorEastAsia" w:hAnsi="Consolas"/>
          <w:color w:val="000000"/>
          <w:bdr w:val="none" w:sz="0" w:space="0" w:color="auto" w:frame="1"/>
        </w:rPr>
        <w:tab/>
        <w:t>@</w:t>
      </w:r>
      <w:r>
        <w:rPr>
          <w:rStyle w:val="token"/>
          <w:rFonts w:ascii="inherit" w:hAnsi="inherit"/>
          <w:color w:val="DD4A68"/>
          <w:bdr w:val="none" w:sz="0" w:space="0" w:color="auto" w:frame="1"/>
        </w:rPr>
        <w:t>PropertySource</w:t>
      </w:r>
      <w:r>
        <w:rPr>
          <w:rStyle w:val="token"/>
          <w:rFonts w:ascii="inherit" w:hAnsi="inherit"/>
          <w:color w:val="999999"/>
          <w:bdr w:val="none" w:sz="0" w:space="0" w:color="auto" w:frame="1"/>
        </w:rPr>
        <w:t>(</w:t>
      </w:r>
      <w:r>
        <w:rPr>
          <w:rStyle w:val="token"/>
          <w:rFonts w:ascii="inherit" w:hAnsi="inherit"/>
          <w:color w:val="669900"/>
          <w:bdr w:val="none" w:sz="0" w:space="0" w:color="auto" w:frame="1"/>
        </w:rPr>
        <w:t>"classpath:env2.properties"</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token"/>
          <w:rFonts w:ascii="inherit" w:hAnsi="inherit"/>
          <w:color w:val="0077AA"/>
          <w:bdr w:val="none" w:sz="0" w:space="0" w:color="auto" w:frame="1"/>
        </w:rPr>
        <w:t>public</w:t>
      </w:r>
      <w:r>
        <w:rPr>
          <w:rStyle w:val="HTMLCode"/>
          <w:rFonts w:ascii="Consolas" w:eastAsiaTheme="majorEastAsia" w:hAnsi="Consolas"/>
          <w:color w:val="000000"/>
          <w:bdr w:val="none" w:sz="0" w:space="0" w:color="auto" w:frame="1"/>
        </w:rPr>
        <w:t xml:space="preserve"> </w:t>
      </w:r>
      <w:r>
        <w:rPr>
          <w:rStyle w:val="token"/>
          <w:rFonts w:ascii="inherit" w:hAnsi="inherit"/>
          <w:color w:val="0077AA"/>
          <w:bdr w:val="none" w:sz="0" w:space="0" w:color="auto" w:frame="1"/>
        </w:rPr>
        <w:t>class</w:t>
      </w:r>
      <w:r>
        <w:rPr>
          <w:rStyle w:val="HTMLCode"/>
          <w:rFonts w:ascii="Consolas" w:eastAsiaTheme="majorEastAsia" w:hAnsi="Consolas"/>
          <w:color w:val="000000"/>
          <w:bdr w:val="none" w:sz="0" w:space="0" w:color="auto" w:frame="1"/>
        </w:rPr>
        <w:t xml:space="preserve"> </w:t>
      </w:r>
      <w:r>
        <w:rPr>
          <w:rStyle w:val="token"/>
          <w:rFonts w:ascii="inherit" w:hAnsi="inherit"/>
          <w:color w:val="000000"/>
          <w:bdr w:val="none" w:sz="0" w:space="0" w:color="auto" w:frame="1"/>
        </w:rPr>
        <w:t>AppConfig</w:t>
      </w:r>
      <w:r>
        <w:rPr>
          <w:rStyle w:val="HTMLCode"/>
          <w:rFonts w:ascii="Consolas" w:eastAsiaTheme="majorEastAsia" w:hAnsi="Consolas"/>
          <w:color w:val="000000"/>
          <w:bdr w:val="none" w:sz="0" w:space="0" w:color="auto" w:frame="1"/>
        </w:rPr>
        <w:t xml:space="preserve"> </w:t>
      </w:r>
      <w:r>
        <w:rPr>
          <w:rStyle w:val="token"/>
          <w:rFonts w:ascii="inherit" w:hAnsi="inherit"/>
          <w:color w:val="999999"/>
          <w:bdr w:val="none" w:sz="0" w:space="0" w:color="auto" w:frame="1"/>
        </w:rPr>
        <w:t>{</w:t>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HTMLCode"/>
          <w:rFonts w:ascii="Consolas" w:eastAsiaTheme="majorEastAsia" w:hAnsi="Consolas"/>
          <w:color w:val="000000"/>
          <w:bdr w:val="none" w:sz="0" w:space="0" w:color="auto" w:frame="1"/>
        </w:rPr>
        <w:tab/>
      </w:r>
    </w:p>
    <w:p w:rsidR="003B4076" w:rsidRDefault="003B4076" w:rsidP="003B4076">
      <w:pPr>
        <w:pStyle w:val="HTMLPreformatted"/>
        <w:pBdr>
          <w:top w:val="single" w:sz="6" w:space="12" w:color="D1D1E8"/>
          <w:left w:val="single" w:sz="6" w:space="12" w:color="D1D1E8"/>
          <w:bottom w:val="single" w:sz="6" w:space="12" w:color="D1D1E8"/>
          <w:right w:val="single" w:sz="6" w:space="12" w:color="D1D1E8"/>
        </w:pBdr>
        <w:shd w:val="clear" w:color="auto" w:fill="F7F7F9"/>
        <w:textAlignment w:val="baseline"/>
        <w:rPr>
          <w:rStyle w:val="HTMLCode"/>
          <w:rFonts w:ascii="Consolas" w:eastAsiaTheme="majorEastAsia" w:hAnsi="Consolas"/>
          <w:color w:val="000000"/>
          <w:bdr w:val="none" w:sz="0" w:space="0" w:color="auto" w:frame="1"/>
        </w:rPr>
      </w:pPr>
      <w:r>
        <w:rPr>
          <w:rStyle w:val="token"/>
          <w:rFonts w:ascii="inherit" w:hAnsi="inherit"/>
          <w:color w:val="999999"/>
          <w:bdr w:val="none" w:sz="0" w:space="0" w:color="auto" w:frame="1"/>
        </w:rPr>
        <w:t>}</w:t>
      </w:r>
    </w:p>
    <w:p w:rsidR="003B4076" w:rsidRDefault="003B4076" w:rsidP="003B4076">
      <w:pPr>
        <w:shd w:val="clear" w:color="auto" w:fill="E6E6FC"/>
        <w:textAlignment w:val="baseline"/>
        <w:rPr>
          <w:rFonts w:ascii="Helvetica" w:hAnsi="Helvetica" w:cs="Times New Roman"/>
          <w:color w:val="333333"/>
        </w:rPr>
      </w:pPr>
      <w:r>
        <w:rPr>
          <w:rStyle w:val="Strong"/>
          <w:rFonts w:ascii="inherit" w:hAnsi="inherit"/>
          <w:color w:val="333333"/>
          <w:bdr w:val="none" w:sz="0" w:space="0" w:color="auto" w:frame="1"/>
        </w:rPr>
        <w:lastRenderedPageBreak/>
        <w:t>NOTE: </w:t>
      </w:r>
      <w:r>
        <w:rPr>
          <w:rFonts w:ascii="Helvetica" w:hAnsi="Helvetica"/>
          <w:color w:val="333333"/>
        </w:rPr>
        <w:t>If you wanted to use Property placeholder ‘$’, you are expected to define </w:t>
      </w:r>
      <w:r>
        <w:rPr>
          <w:rStyle w:val="Strong"/>
          <w:rFonts w:ascii="inherit" w:hAnsi="inherit"/>
          <w:color w:val="333333"/>
          <w:bdr w:val="none" w:sz="0" w:space="0" w:color="auto" w:frame="1"/>
        </w:rPr>
        <w:t>PropertySourcesPlaceholderConfigurer </w:t>
      </w:r>
      <w:r>
        <w:rPr>
          <w:rFonts w:ascii="Helvetica" w:hAnsi="Helvetica"/>
          <w:color w:val="333333"/>
        </w:rPr>
        <w:t>bean. For more information, see section 2.2 in </w:t>
      </w:r>
      <w:hyperlink r:id="rId237" w:history="1">
        <w:r>
          <w:rPr>
            <w:rStyle w:val="Hyperlink"/>
            <w:rFonts w:ascii="inherit" w:hAnsi="inherit"/>
            <w:color w:val="337AB7"/>
            <w:bdr w:val="none" w:sz="0" w:space="0" w:color="auto" w:frame="1"/>
          </w:rPr>
          <w:t>Spring @Value annotation usage using SpringEL</w:t>
        </w:r>
      </w:hyperlink>
    </w:p>
    <w:p w:rsidR="003B4076" w:rsidRDefault="003B4076" w:rsidP="00956485">
      <w:pPr>
        <w:pStyle w:val="NormalWeb"/>
        <w:shd w:val="clear" w:color="auto" w:fill="FFFFFF"/>
        <w:spacing w:before="90" w:beforeAutospacing="0" w:after="90" w:afterAutospacing="0"/>
        <w:rPr>
          <w:rFonts w:asciiTheme="minorHAnsi" w:hAnsiTheme="minorHAnsi" w:cstheme="minorHAnsi"/>
          <w:color w:val="FF0000"/>
          <w:sz w:val="28"/>
          <w:szCs w:val="28"/>
        </w:rPr>
      </w:pP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br/>
        <w:t>6.What is autowiring?.</w:t>
      </w:r>
      <w:r w:rsidRPr="00094CB6">
        <w:rPr>
          <w:rFonts w:asciiTheme="minorHAnsi" w:hAnsiTheme="minorHAnsi" w:cstheme="minorHAnsi"/>
          <w:color w:val="FF0000"/>
          <w:sz w:val="28"/>
          <w:szCs w:val="28"/>
        </w:rPr>
        <w:br/>
        <w:t>7.What will happen if i make @autowired as false?</w:t>
      </w:r>
      <w:r w:rsidRPr="00094CB6">
        <w:rPr>
          <w:rFonts w:asciiTheme="minorHAnsi" w:hAnsiTheme="minorHAnsi" w:cstheme="minorHAnsi"/>
          <w:color w:val="FF0000"/>
          <w:sz w:val="28"/>
          <w:szCs w:val="28"/>
        </w:rPr>
        <w:br/>
        <w:t>8.What is application context?.</w:t>
      </w:r>
      <w:r w:rsidRPr="00094CB6">
        <w:rPr>
          <w:rFonts w:asciiTheme="minorHAnsi" w:hAnsiTheme="minorHAnsi" w:cstheme="minorHAnsi"/>
          <w:color w:val="FF0000"/>
          <w:sz w:val="28"/>
          <w:szCs w:val="28"/>
        </w:rPr>
        <w:br/>
        <w:t>9.What is Advice?</w:t>
      </w:r>
      <w:r w:rsidRPr="00094CB6">
        <w:rPr>
          <w:rFonts w:asciiTheme="minorHAnsi" w:hAnsiTheme="minorHAnsi" w:cstheme="minorHAnsi"/>
          <w:color w:val="FF0000"/>
          <w:sz w:val="28"/>
          <w:szCs w:val="28"/>
        </w:rPr>
        <w:br/>
        <w:t>10.How do you write a programm for AOP?.</w:t>
      </w:r>
    </w:p>
    <w:p w:rsidR="00956485" w:rsidRPr="00094CB6" w:rsidRDefault="00956485" w:rsidP="00956485">
      <w:pPr>
        <w:pStyle w:val="NormalWeb"/>
        <w:shd w:val="clear" w:color="auto" w:fill="FFFFFF"/>
        <w:spacing w:before="90" w:beforeAutospacing="0" w:after="9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Webservices:</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1.Difference between soap and rest?.</w:t>
      </w:r>
      <w:r w:rsidRPr="00094CB6">
        <w:rPr>
          <w:rFonts w:asciiTheme="minorHAnsi" w:hAnsiTheme="minorHAnsi" w:cstheme="minorHAnsi"/>
          <w:color w:val="FF0000"/>
          <w:sz w:val="28"/>
          <w:szCs w:val="28"/>
        </w:rPr>
        <w:br/>
        <w:t>2.How can you declare different response types in REST?.</w:t>
      </w:r>
      <w:r w:rsidRPr="00094CB6">
        <w:rPr>
          <w:rFonts w:asciiTheme="minorHAnsi" w:hAnsiTheme="minorHAnsi" w:cstheme="minorHAnsi"/>
          <w:color w:val="FF0000"/>
          <w:sz w:val="28"/>
          <w:szCs w:val="28"/>
        </w:rPr>
        <w:br/>
        <w:t>3.How we can implement security in webservices?.</w:t>
      </w:r>
      <w:r w:rsidRPr="00094CB6">
        <w:rPr>
          <w:rFonts w:asciiTheme="minorHAnsi" w:hAnsiTheme="minorHAnsi" w:cstheme="minorHAnsi"/>
          <w:color w:val="FF0000"/>
          <w:sz w:val="28"/>
          <w:szCs w:val="28"/>
        </w:rPr>
        <w:br/>
        <w:t>4.What implementations did you use for soap?</w:t>
      </w:r>
    </w:p>
    <w:p w:rsidR="00956485" w:rsidRPr="00094CB6" w:rsidRDefault="00956485" w:rsidP="00956485">
      <w:pPr>
        <w:pStyle w:val="NormalWeb"/>
        <w:shd w:val="clear" w:color="auto" w:fill="FFFFFF"/>
        <w:spacing w:before="90" w:beforeAutospacing="0" w:after="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#Vodafone:</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1.How can you integrate Spring and hibernate?.</w:t>
      </w:r>
      <w:r w:rsidRPr="00094CB6">
        <w:rPr>
          <w:rFonts w:asciiTheme="minorHAnsi" w:hAnsiTheme="minorHAnsi" w:cstheme="minorHAnsi"/>
          <w:color w:val="FF0000"/>
          <w:sz w:val="28"/>
          <w:szCs w:val="28"/>
        </w:rPr>
        <w:br/>
        <w:t>2.How hashmap works?.</w:t>
      </w:r>
      <w:r w:rsidRPr="00094CB6">
        <w:rPr>
          <w:rFonts w:asciiTheme="minorHAnsi" w:hAnsiTheme="minorHAnsi" w:cstheme="minorHAnsi"/>
          <w:color w:val="FF0000"/>
          <w:sz w:val="28"/>
          <w:szCs w:val="28"/>
        </w:rPr>
        <w:br/>
        <w:t>3.What is difference between get and load?.</w:t>
      </w:r>
      <w:r w:rsidRPr="00094CB6">
        <w:rPr>
          <w:rFonts w:asciiTheme="minorHAnsi" w:hAnsiTheme="minorHAnsi" w:cstheme="minorHAnsi"/>
          <w:color w:val="FF0000"/>
          <w:sz w:val="28"/>
          <w:szCs w:val="28"/>
        </w:rPr>
        <w:br/>
        <w:t>4.How can you implement transactions?.</w:t>
      </w:r>
    </w:p>
    <w:p w:rsidR="00956485" w:rsidRPr="00094CB6" w:rsidRDefault="00956485" w:rsidP="00690CD3">
      <w:pPr>
        <w:pStyle w:val="ListParagraph"/>
        <w:rPr>
          <w:rFonts w:cstheme="minorHAnsi"/>
          <w:color w:val="FF0000"/>
          <w:sz w:val="28"/>
          <w:szCs w:val="28"/>
        </w:rPr>
      </w:pPr>
    </w:p>
    <w:p w:rsidR="002912CA" w:rsidRPr="00094CB6" w:rsidRDefault="002912CA" w:rsidP="00690CD3">
      <w:pPr>
        <w:pStyle w:val="ListParagraph"/>
        <w:rPr>
          <w:rFonts w:cstheme="minorHAnsi"/>
          <w:color w:val="FF0000"/>
          <w:sz w:val="28"/>
          <w:szCs w:val="28"/>
        </w:rPr>
      </w:pP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 Explian Your Project Arch?</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2)Explain about Layers used in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3)In which layer you are involed?</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4)What are technologies are used in your Project?</w:t>
      </w:r>
      <w:r w:rsidRPr="00094CB6">
        <w:rPr>
          <w:rFonts w:asciiTheme="minorHAnsi" w:hAnsiTheme="minorHAnsi" w:cstheme="minorHAnsi"/>
          <w:color w:val="FF0000"/>
          <w:sz w:val="28"/>
          <w:szCs w:val="28"/>
        </w:rPr>
        <w:br/>
        <w:t>//scamstandup mettings,</w:t>
      </w:r>
      <w:r w:rsidRPr="00094CB6">
        <w:rPr>
          <w:rFonts w:asciiTheme="minorHAnsi" w:hAnsiTheme="minorHAnsi" w:cstheme="minorHAnsi"/>
          <w:color w:val="FF0000"/>
          <w:sz w:val="28"/>
          <w:szCs w:val="28"/>
        </w:rPr>
        <w:br/>
        <w:t>5)Are your attended any meetings?</w:t>
      </w:r>
      <w:r w:rsidRPr="00094CB6">
        <w:rPr>
          <w:rFonts w:asciiTheme="minorHAnsi" w:hAnsiTheme="minorHAnsi" w:cstheme="minorHAnsi"/>
          <w:color w:val="FF0000"/>
          <w:sz w:val="28"/>
          <w:szCs w:val="28"/>
        </w:rPr>
        <w:br/>
        <w:t>If your attending then how much time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6)Your Client name?</w:t>
      </w:r>
      <w:r w:rsidRPr="00094CB6">
        <w:rPr>
          <w:rFonts w:asciiTheme="minorHAnsi" w:hAnsiTheme="minorHAnsi" w:cstheme="minorHAnsi"/>
          <w:color w:val="FF0000"/>
          <w:sz w:val="28"/>
          <w:szCs w:val="28"/>
        </w:rPr>
        <w:br/>
        <w:t>//</w:t>
      </w:r>
      <w:r w:rsidRPr="00094CB6">
        <w:rPr>
          <w:rFonts w:asciiTheme="minorHAnsi" w:hAnsiTheme="minorHAnsi" w:cstheme="minorHAnsi"/>
          <w:color w:val="FF0000"/>
          <w:sz w:val="28"/>
          <w:szCs w:val="28"/>
        </w:rPr>
        <w:br/>
        <w:t>7)What is your HR name and TL names etc...?</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8)How security is implemented in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t>9)What are the exceptions handled and avoided?</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10) How many modules are there in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11)How many roles (like admin,customer etc..)</w:t>
      </w:r>
      <w:r w:rsidRPr="00094CB6">
        <w:rPr>
          <w:rFonts w:asciiTheme="minorHAnsi" w:hAnsiTheme="minorHAnsi" w:cstheme="minorHAnsi"/>
          <w:color w:val="FF0000"/>
          <w:sz w:val="28"/>
          <w:szCs w:val="28"/>
        </w:rPr>
        <w:br/>
        <w:t>are there?</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12)How many tables are there?</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13)What is need of webservice for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14) Which implementation used from webservices?</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15)Total Duration of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16)What is scrum and scrum master?</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17)How the tasks are assigning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18)What is sprint and story -points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19)what is difference between</w:t>
      </w:r>
      <w:r w:rsidRPr="00094CB6">
        <w:rPr>
          <w:rFonts w:asciiTheme="minorHAnsi" w:hAnsiTheme="minorHAnsi" w:cstheme="minorHAnsi"/>
          <w:color w:val="FF0000"/>
          <w:sz w:val="28"/>
          <w:szCs w:val="28"/>
        </w:rPr>
        <w:br/>
        <w:t>agile and waterfall model?</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20) Sample Unit Test cases of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21)From Which Repository your checkedout Project?</w:t>
      </w:r>
      <w:r w:rsidRPr="00094CB6">
        <w:rPr>
          <w:rFonts w:asciiTheme="minorHAnsi" w:hAnsiTheme="minorHAnsi" w:cstheme="minorHAnsi"/>
          <w:color w:val="FF0000"/>
          <w:sz w:val="28"/>
          <w:szCs w:val="28"/>
        </w:rPr>
        <w:br/>
        <w:t>(like SVN/CVS/GIT etc..)</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22)Some of Design Patterns</w:t>
      </w:r>
      <w:r w:rsidRPr="00094CB6">
        <w:rPr>
          <w:rFonts w:asciiTheme="minorHAnsi" w:hAnsiTheme="minorHAnsi" w:cstheme="minorHAnsi"/>
          <w:color w:val="FF0000"/>
          <w:sz w:val="28"/>
          <w:szCs w:val="28"/>
        </w:rPr>
        <w:br/>
        <w:t>(DAO,Factory,AbstractFactory,</w:t>
      </w:r>
      <w:r w:rsidRPr="00094CB6">
        <w:rPr>
          <w:rFonts w:asciiTheme="minorHAnsi" w:hAnsiTheme="minorHAnsi" w:cstheme="minorHAnsi"/>
          <w:color w:val="FF0000"/>
          <w:sz w:val="28"/>
          <w:szCs w:val="28"/>
        </w:rPr>
        <w:br/>
        <w:t>Front-Controller,BussinessDelegate,VO,BO,Proxy,</w:t>
      </w:r>
      <w:r w:rsidRPr="00094CB6">
        <w:rPr>
          <w:rFonts w:asciiTheme="minorHAnsi" w:hAnsiTheme="minorHAnsi" w:cstheme="minorHAnsi"/>
          <w:color w:val="FF0000"/>
          <w:sz w:val="28"/>
          <w:szCs w:val="28"/>
        </w:rPr>
        <w:br/>
        <w:t>Facade,Command Object,ViewHelper,Singleton,</w:t>
      </w:r>
      <w:r w:rsidRPr="00094CB6">
        <w:rPr>
          <w:rFonts w:asciiTheme="minorHAnsi" w:hAnsiTheme="minorHAnsi" w:cstheme="minorHAnsi"/>
          <w:color w:val="FF0000"/>
          <w:sz w:val="28"/>
          <w:szCs w:val="28"/>
        </w:rPr>
        <w:br/>
        <w:t>ServiceLocator,Strategy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23)Questions On Tools (Maven,Junit,Log4j,SVN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****24) How to resolve the Confilicts in SVN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25)svn term : Checkout,commit,update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26) what is trunk,branch,tags?</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27) What are the issues your solved in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t>28) Tell me some problems you faced</w:t>
      </w:r>
      <w:r w:rsidRPr="00094CB6">
        <w:rPr>
          <w:rFonts w:asciiTheme="minorHAnsi" w:hAnsiTheme="minorHAnsi" w:cstheme="minorHAnsi"/>
          <w:color w:val="FF0000"/>
          <w:sz w:val="28"/>
          <w:szCs w:val="28"/>
        </w:rPr>
        <w:br/>
        <w:t>while developing the code?</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29)Where method overloading</w:t>
      </w:r>
      <w:r w:rsidRPr="00094CB6">
        <w:rPr>
          <w:rFonts w:asciiTheme="minorHAnsi" w:hAnsiTheme="minorHAnsi" w:cstheme="minorHAnsi"/>
          <w:color w:val="FF0000"/>
          <w:sz w:val="28"/>
          <w:szCs w:val="28"/>
        </w:rPr>
        <w:br/>
        <w:t>and method overriding implemented in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30)Is your created any thread in your project?</w:t>
      </w:r>
      <w:r w:rsidRPr="00094CB6">
        <w:rPr>
          <w:rFonts w:asciiTheme="minorHAnsi" w:hAnsiTheme="minorHAnsi" w:cstheme="minorHAnsi"/>
          <w:color w:val="FF0000"/>
          <w:sz w:val="28"/>
          <w:szCs w:val="28"/>
        </w:rPr>
        <w:br/>
        <w:t>if created then what is need to create that Thread?</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31) any where synchronoziation is</w:t>
      </w:r>
      <w:r w:rsidRPr="00094CB6">
        <w:rPr>
          <w:rFonts w:asciiTheme="minorHAnsi" w:hAnsiTheme="minorHAnsi" w:cstheme="minorHAnsi"/>
          <w:color w:val="FF0000"/>
          <w:sz w:val="28"/>
          <w:szCs w:val="28"/>
        </w:rPr>
        <w:br/>
        <w:t>implemented in your project?</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32)All the collection questions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33) String,StringBuffer and string Builder questions?</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34) JSTL tags?</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35)What is Dependency Injection</w:t>
      </w:r>
      <w:r w:rsidRPr="00094CB6">
        <w:rPr>
          <w:rFonts w:asciiTheme="minorHAnsi" w:hAnsiTheme="minorHAnsi" w:cstheme="minorHAnsi"/>
          <w:color w:val="FF0000"/>
          <w:sz w:val="28"/>
          <w:szCs w:val="28"/>
        </w:rPr>
        <w:br/>
        <w:t>and why dependency inj?</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36) How many containers are there in spring?</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37) what is IOC?</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38) Spring Mvc flow and All</w:t>
      </w:r>
      <w:r w:rsidRPr="00094CB6">
        <w:rPr>
          <w:rFonts w:asciiTheme="minorHAnsi" w:hAnsiTheme="minorHAnsi" w:cstheme="minorHAnsi"/>
          <w:color w:val="FF0000"/>
          <w:sz w:val="28"/>
          <w:szCs w:val="28"/>
        </w:rPr>
        <w:br/>
        <w:t>the components of Spring MVC?</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39)Why we are using</w:t>
      </w:r>
      <w:r w:rsidRPr="00094CB6">
        <w:rPr>
          <w:rFonts w:asciiTheme="minorHAnsi" w:hAnsiTheme="minorHAnsi" w:cstheme="minorHAnsi"/>
          <w:color w:val="FF0000"/>
          <w:sz w:val="28"/>
          <w:szCs w:val="28"/>
        </w:rPr>
        <w:br/>
        <w:t>spring-boot and spring-batch?</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40) how to implement a cron job?</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41)what is difference between</w:t>
      </w:r>
      <w:r w:rsidRPr="00094CB6">
        <w:rPr>
          <w:rFonts w:asciiTheme="minorHAnsi" w:hAnsiTheme="minorHAnsi" w:cstheme="minorHAnsi"/>
          <w:color w:val="FF0000"/>
          <w:sz w:val="28"/>
          <w:szCs w:val="28"/>
        </w:rPr>
        <w:br/>
        <w:t>SOAP and Restfull webservices?</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42)Commons questions on Servlet,JSP and JDBC?</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43) What is difference between get and load() ?</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44) Questions HQL,criteria,Native-SQL?</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45)Caching tech'q question from Hibernate?</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46)Locking mechanism in Hibernate and DB?</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lastRenderedPageBreak/>
        <w:t>47)SessionFactory and Session in hibernate?</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48) HibernatTemplate is better (OR) Plain Hibernate API</w:t>
      </w:r>
      <w:r w:rsidRPr="00094CB6">
        <w:rPr>
          <w:rFonts w:asciiTheme="minorHAnsi" w:hAnsiTheme="minorHAnsi" w:cstheme="minorHAnsi"/>
          <w:color w:val="FF0000"/>
          <w:sz w:val="28"/>
          <w:szCs w:val="28"/>
        </w:rPr>
        <w:br/>
        <w:t>is better?</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49) How to increase JVM heap Size</w:t>
      </w:r>
      <w:r w:rsidRPr="00094CB6">
        <w:rPr>
          <w:rFonts w:asciiTheme="minorHAnsi" w:hAnsiTheme="minorHAnsi" w:cstheme="minorHAnsi"/>
          <w:color w:val="FF0000"/>
          <w:sz w:val="28"/>
          <w:szCs w:val="28"/>
        </w:rPr>
        <w:br/>
        <w:t>and How to solve HeapOut of Memory Error?</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50) Connection Pooling realeated questions?</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51)Transatcion Management related questions?</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52) what is root resource and resource method?</w:t>
      </w:r>
    </w:p>
    <w:p w:rsidR="002912CA" w:rsidRPr="00094CB6" w:rsidRDefault="002912CA" w:rsidP="002912CA">
      <w:pPr>
        <w:pStyle w:val="NormalWeb"/>
        <w:shd w:val="clear" w:color="auto" w:fill="FFFFFF"/>
        <w:spacing w:before="240" w:beforeAutospacing="0" w:after="240" w:afterAutospacing="0"/>
        <w:rPr>
          <w:rFonts w:asciiTheme="minorHAnsi" w:hAnsiTheme="minorHAnsi" w:cstheme="minorHAnsi"/>
          <w:color w:val="FF0000"/>
          <w:sz w:val="28"/>
          <w:szCs w:val="28"/>
        </w:rPr>
      </w:pPr>
      <w:r w:rsidRPr="00094CB6">
        <w:rPr>
          <w:rFonts w:asciiTheme="minorHAnsi" w:hAnsiTheme="minorHAnsi" w:cstheme="minorHAnsi"/>
          <w:color w:val="FF0000"/>
          <w:sz w:val="28"/>
          <w:szCs w:val="28"/>
        </w:rPr>
        <w:t>53)where we can use GET Where we can use POST?</w:t>
      </w:r>
    </w:p>
    <w:p w:rsidR="002912CA" w:rsidRPr="00094CB6" w:rsidRDefault="002912CA" w:rsidP="00690CD3">
      <w:pPr>
        <w:pStyle w:val="ListParagraph"/>
        <w:rPr>
          <w:rFonts w:cstheme="minorHAnsi"/>
          <w:color w:val="FF0000"/>
          <w:sz w:val="28"/>
          <w:szCs w:val="28"/>
        </w:rPr>
      </w:pPr>
    </w:p>
    <w:p w:rsidR="00A91DCD" w:rsidRPr="00094CB6" w:rsidRDefault="00A91DCD" w:rsidP="00A91DCD">
      <w:pPr>
        <w:pStyle w:val="style9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 Explain your project flow? What technologies used in your previous project?</w:t>
      </w:r>
    </w:p>
    <w:p w:rsidR="00A91DCD" w:rsidRPr="00094CB6" w:rsidRDefault="00A91DCD" w:rsidP="00A91DCD">
      <w:pPr>
        <w:pStyle w:val="style9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 How many modules are there in your project?</w:t>
      </w:r>
    </w:p>
    <w:p w:rsidR="00A91DCD" w:rsidRPr="00094CB6" w:rsidRDefault="00A91DCD" w:rsidP="00A91DCD">
      <w:pPr>
        <w:pStyle w:val="style9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3) What is your role and responsibilities in the project?</w:t>
      </w:r>
    </w:p>
    <w:p w:rsidR="00A91DCD" w:rsidRPr="00094CB6" w:rsidRDefault="00A91DCD" w:rsidP="00A91DCD">
      <w:pPr>
        <w:pStyle w:val="style9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4) What are the corporate trainings you have attended?</w:t>
      </w:r>
    </w:p>
    <w:p w:rsidR="00A91DCD" w:rsidRPr="00094CB6" w:rsidRDefault="00A91DCD" w:rsidP="00A91DCD">
      <w:pPr>
        <w:pStyle w:val="style9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5) What are the tools that were used in your project?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6) Explain about check-in and check-out in version control tools?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7) What are the IDEs you have worked on?</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8) What are the Servers you have worked on?</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9) Have you ever been involved in Testing?</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10) What are the different phases in delivering the project during development and during maintenance?</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                            (CTS, Patni, Galaxe Systems, General Motors)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11) Do you have experience in Production Support and what is the hierarchy in Production Support?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lastRenderedPageBreak/>
        <w:t>                            (HCL, RBS, Amdocs(Gurgaon), HSBC)</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12) Have you ever been involved in Design?</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13) What is the reporting tool in your project?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14) What is your team size?</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15) What was the criticism/difficulties you got during your projects, how did you handle it and what are the measures you        took to avoid repetition of the same?</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                            (Mecedes Benz, ORACLE, CA, Pega Systems)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16) How do you write Unit Test Cases?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(Microsoft, Google, Tanla, Adobe, Bharti Telecom)</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17) What is STQC testing?</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(For all Govt. projects)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18) How do you perform impact analysis for your code?</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(Microsoft, EmcSquare, Honeywell, INTEL, Symphony, TCS, CTS, Amazon.com, NOKIA)</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19) Why Analysis &amp; Testing phases are very important?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(Infosys, Mphasis)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20) What is the document that should be consulted to know about your project, the activities you do, to know about your        project, the activities you do, your schedules and milestones?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(Dell, Qualcomm, HCL, MindTree, PSPL, TechMahindra)</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21) What is the reporting hierarchy in your project?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(all CMM Level 5 companies)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22) Tell me some complex code you have written?</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(convergys)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lastRenderedPageBreak/>
        <w:t>23) Which type of validations you have done in your Project?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(convergys)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24) What are performance issues / Performance issues you have faced in your project?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(Encore software)</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25) How did you provide security to your projects and some modules?</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(IBM)</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26) What versions of softwares you are using in your project?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(IBM)</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27) What are the exceptions you faced in your project?</w:t>
      </w:r>
    </w:p>
    <w:p w:rsidR="00A91DCD" w:rsidRPr="00094CB6" w:rsidRDefault="00A91DCD" w:rsidP="00A91DCD">
      <w:pPr>
        <w:pStyle w:val="style112"/>
        <w:rPr>
          <w:rFonts w:asciiTheme="minorHAnsi" w:hAnsiTheme="minorHAnsi" w:cstheme="minorHAnsi"/>
          <w:b/>
          <w:bCs/>
          <w:color w:val="FF0000"/>
          <w:sz w:val="28"/>
          <w:szCs w:val="28"/>
          <w:shd w:val="clear" w:color="auto" w:fill="FFFFFF"/>
        </w:rPr>
      </w:pPr>
      <w:r w:rsidRPr="00094CB6">
        <w:rPr>
          <w:rStyle w:val="Strong"/>
          <w:rFonts w:asciiTheme="minorHAnsi" w:hAnsiTheme="minorHAnsi" w:cstheme="minorHAnsi"/>
          <w:color w:val="FF0000"/>
          <w:sz w:val="28"/>
          <w:szCs w:val="28"/>
          <w:shd w:val="clear" w:color="auto" w:fill="FFFFFF"/>
        </w:rPr>
        <w:t>(IBM)</w:t>
      </w:r>
    </w:p>
    <w:p w:rsidR="00A91DCD" w:rsidRPr="00094CB6" w:rsidRDefault="00A91DCD" w:rsidP="00690CD3">
      <w:pPr>
        <w:pStyle w:val="ListParagraph"/>
        <w:rPr>
          <w:rFonts w:cstheme="minorHAnsi"/>
          <w:color w:val="FF0000"/>
          <w:sz w:val="28"/>
          <w:szCs w:val="28"/>
        </w:rPr>
      </w:pP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What difference LinkedList and ArrayList?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What is difference Iterator and Enumeration?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What is an abstraction?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What is an Abstract class and interface?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What is main purpose Garbage Collection ?</w:t>
      </w:r>
    </w:p>
    <w:p w:rsidR="00CB1379" w:rsidRPr="00094CB6" w:rsidRDefault="00CB1379" w:rsidP="00690CD3">
      <w:pPr>
        <w:pStyle w:val="ListParagraph"/>
        <w:rPr>
          <w:rFonts w:cstheme="minorHAnsi"/>
          <w:color w:val="FF0000"/>
          <w:sz w:val="28"/>
          <w:szCs w:val="28"/>
        </w:rPr>
      </w:pPr>
    </w:p>
    <w:p w:rsidR="00CB1379" w:rsidRPr="00094CB6" w:rsidRDefault="00CB1379" w:rsidP="00690CD3">
      <w:pPr>
        <w:pStyle w:val="ListParagraph"/>
        <w:rPr>
          <w:rFonts w:cstheme="minorHAnsi"/>
          <w:color w:val="FF0000"/>
          <w:sz w:val="28"/>
          <w:szCs w:val="28"/>
        </w:rPr>
      </w:pP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What are the oops concepts and explain them?</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They can given some programs on Overloading concepts with Exceptions?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Difference between Interface and Abstract Class?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4) Which version of java we are using? and what are the features in 1.5                   version and explain them?</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what is Cloning? why we are using Cloning concept? and How many types                   of cloning?</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What is Exception? Difference between Exception and Error?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How many types of Exceptions and explain and given some examples?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How we will handle Exceptions?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 How to write Customized Exceptions?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10) They are given some programs on Try, Catch and Finally?</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 Explain about Thread life cycle?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12) What is Difference between Sleep and Wait methods?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13) What is the Difference between Notify and NotifyAll methods?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14) What is Yield method?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15) What is Synchronization?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16) can you draw the Collection Hierarchy?</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17) What is Difference between list and Set?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18) What is Difference between ArrayList and Vector?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19) How we can sort the elements in HashSet?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20) What is Difference between Comparable and Comparator?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21) What is Difference between Hashmap and HashTable?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22) How we can Synchronize List and set?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23) When we use Enumeration, Iterator and ListIterator?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24) What is the difference String and StringBuffer and StringBuilder?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25) what are the methods are available in Object Class?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Times New Roman" w:eastAsia="Times New Roman" w:hAnsi="Times New Roman" w:cs="Times New Roman"/>
          <w:color w:val="FF0000"/>
          <w:sz w:val="28"/>
          <w:szCs w:val="28"/>
          <w:lang w:eastAsia="en-IN"/>
        </w:rPr>
        <w:t>                         </w:t>
      </w:r>
      <w:r w:rsidRPr="00094CB6">
        <w:rPr>
          <w:rFonts w:ascii="Verdana" w:eastAsia="Times New Roman" w:hAnsi="Verdana" w:cs="Times New Roman"/>
          <w:b/>
          <w:bCs/>
          <w:color w:val="FF0000"/>
          <w:sz w:val="28"/>
          <w:szCs w:val="28"/>
          <w:lang w:eastAsia="en-IN"/>
        </w:rPr>
        <w:t>After these they come to the Advanced Java(Jdbc, Servlets, jsp)</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How many Drivers are there in Jdbc? Which Driver we are using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Can you write the code for Connecting the database?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What is Connection pooling mechanism? How we can implement?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Difference between Statement and PreparedStatement?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What is Callable Statement?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What is Servlet Life Cycle?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If iam sending the request at in servlet life cycle which method will be                  called?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What is the difference between Forward and include Mechanisms?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 What is the difference between Forward and SendRedirect Mechanisms?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10) What is the difference between Servlet Config and servlet Context?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 What are the Implicit objects in jsp?</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12) How we can Handle the Exceptions in Jsp?</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13) What are the scopes in jsp?</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Times New Roman" w:eastAsia="Times New Roman" w:hAnsi="Times New Roman" w:cs="Times New Roman"/>
          <w:color w:val="FF0000"/>
          <w:sz w:val="28"/>
          <w:szCs w:val="28"/>
          <w:lang w:eastAsia="en-IN"/>
        </w:rPr>
        <w:t>                                              </w:t>
      </w:r>
      <w:r w:rsidRPr="00094CB6">
        <w:rPr>
          <w:rFonts w:ascii="Verdana" w:eastAsia="Times New Roman" w:hAnsi="Verdana" w:cs="Times New Roman"/>
          <w:b/>
          <w:bCs/>
          <w:color w:val="FF0000"/>
          <w:sz w:val="28"/>
          <w:szCs w:val="28"/>
          <w:lang w:eastAsia="en-IN"/>
        </w:rPr>
        <w:t>While coming to Struts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Explain Struts Flow?</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What is I18N?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What are the Actions are available in Struts?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What is the difference between DispatchAction and LookupDispatchAction?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What is Switchaction?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What is MVC?</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Struts follows which MVC Architecture?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What is FrontContoller?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 What is Singleton Design Pattern? can you write some code about this?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10) What is DAO and Explain?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 Which Tags are there in Struts-config.xml file?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12) Difference between Struts1.2 and Struts2.0?</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13) How you provide the validations?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Times New Roman" w:eastAsia="Times New Roman" w:hAnsi="Times New Roman" w:cs="Times New Roman"/>
          <w:color w:val="FF0000"/>
          <w:sz w:val="28"/>
          <w:szCs w:val="28"/>
          <w:lang w:eastAsia="en-IN"/>
        </w:rPr>
        <w:t>                                                  </w:t>
      </w:r>
      <w:r w:rsidRPr="00094CB6">
        <w:rPr>
          <w:rFonts w:ascii="Verdana" w:eastAsia="Times New Roman" w:hAnsi="Verdana" w:cs="Times New Roman"/>
          <w:b/>
          <w:bCs/>
          <w:color w:val="FF0000"/>
          <w:sz w:val="28"/>
          <w:szCs w:val="28"/>
          <w:lang w:eastAsia="en-IN"/>
        </w:rPr>
        <w:t>While Coming to PROJECT MANAGER ROUND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Explain about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How many Modules are there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What's your Role and Responsibilities?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How big is your Team Size?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5) Tell me Some Exceptions you faced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Which type of Complexity code you written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Which Version Controller you used?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Which type of validations you done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Etc.</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1.What is inheritance?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What is Abstraction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What is difference between C++ and Java?</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What are types driver in Jdbc</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What is difference between Abstract class and inner class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Write code to delete the cookies?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What is servlet and JSP?</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What is struts?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 What is Jvm?</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10. What is super and this keyword?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 What is constructor and how to initialize an Object?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12. What is function overloading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13. What is class and object?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14. What is collections?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15. What is Iterator?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16. What is final Key word?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17. What is main purpose of Garbage Collectior?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18. What is an object-oriented Programming?</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Times New Roman" w:eastAsia="Times New Roman" w:hAnsi="Times New Roman" w:cs="Times New Roman"/>
          <w:color w:val="FF0000"/>
          <w:sz w:val="28"/>
          <w:szCs w:val="28"/>
          <w:lang w:eastAsia="en-IN"/>
        </w:rPr>
        <w:t>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w:t>
      </w:r>
      <w:r w:rsidRPr="00094CB6">
        <w:rPr>
          <w:rFonts w:ascii="Verdana" w:eastAsia="Times New Roman" w:hAnsi="Verdana" w:cs="Times New Roman"/>
          <w:b/>
          <w:bCs/>
          <w:color w:val="FF0000"/>
          <w:sz w:val="28"/>
          <w:szCs w:val="28"/>
          <w:lang w:eastAsia="en-IN"/>
        </w:rPr>
        <w:t> Here is the programs how they asked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xml:space="preserve">               1) write a program to insert a node at rear end in </w:t>
      </w:r>
      <w:bookmarkStart w:id="50" w:name="_GoBack"/>
      <w:bookmarkEnd w:id="50"/>
      <w:r w:rsidRPr="00094CB6">
        <w:rPr>
          <w:rFonts w:ascii="Verdana" w:eastAsia="Times New Roman" w:hAnsi="Verdana" w:cs="Times New Roman"/>
          <w:color w:val="FF0000"/>
          <w:sz w:val="28"/>
          <w:szCs w:val="28"/>
          <w:lang w:eastAsia="en-IN"/>
        </w:rPr>
        <w:t>double linked list?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write a program to reverse the lined list?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write a program to find substring using pointers?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write a program for palindrome using recursion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write a program for to find repeated letter in given file?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w:t>
      </w:r>
      <w:r w:rsidRPr="00094CB6">
        <w:rPr>
          <w:rFonts w:ascii="Verdana" w:eastAsia="Times New Roman" w:hAnsi="Verdana" w:cs="Times New Roman"/>
          <w:b/>
          <w:bCs/>
          <w:color w:val="FF0000"/>
          <w:sz w:val="28"/>
          <w:szCs w:val="28"/>
          <w:lang w:eastAsia="en-IN"/>
        </w:rPr>
        <w:t>some technical questions</w:t>
      </w:r>
      <w:r w:rsidRPr="00094CB6">
        <w:rPr>
          <w:rFonts w:ascii="Times New Roman" w:eastAsia="Times New Roman" w:hAnsi="Times New Roman" w:cs="Times New Roman"/>
          <w:color w:val="FF0000"/>
          <w:sz w:val="28"/>
          <w:szCs w:val="28"/>
          <w:lang w:eastAsia="en-IN"/>
        </w:rPr>
        <w:t> </w:t>
      </w:r>
      <w:r w:rsidRPr="00094CB6">
        <w:rPr>
          <w:rFonts w:ascii="Verdana" w:eastAsia="Times New Roman" w:hAnsi="Verdana" w:cs="Times New Roman"/>
          <w:color w:val="FF0000"/>
          <w:sz w:val="28"/>
          <w:szCs w:val="28"/>
          <w:lang w:eastAsia="en-IN"/>
        </w:rPr>
        <w:t>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1.Describe how procedure of c program -like compilation every thing...</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2.what is macro write a program to find largest b/w 3 elements by using                   macro?</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3.diff b/w in declaration and definition?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4.tell memory structure allocation process and how it works?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5.what is DMA? what it means?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6.what is function pointer?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7.what is difference b/w structure and union?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8.write a program for conversion of little endian to big endian?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9.what is splay tress and some question about tress?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10.can u write a print a statement with out using print function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11.They told me to write a program to find mid point of rectangle by just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Explain features of Java?</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Explain about polymorphism?</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What is the purpose of ArrayList?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Explain about Hibernate Session Factory?</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Explain about inheritance and polymorphism in hibernate?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Explain about Hibernate Architecture?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What is mutable and immutable?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What are performance issues you have to faced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Explain about Hibernate SessionFactory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Explain about inheritance &amp; polymorphism in hibernate?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Explain about Hibernate Architecture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Explain about Hibernate mappings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What is meant by component mapping?</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What are the problems you faced while using hibernate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Explain about Lazy Loading?</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Explain differences between get() and load()?</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 What is difference between First level cache and Second level cache?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10. What is the difference Session and SessionFactory?</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 How can we connect more than one database in hibernate applications?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12. Difference between Dialect and Driver?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13. Is it possible to write hibernate application without using hibernate mapping file?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14. Is it possible to write hibernate application without using hibernate configuration               file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15. Explain about Persistance class life cycle states in hibernate?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16. Explain about hibernate tools?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17. what is hibernate?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18. What is disadvantage using hibernate?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19. What is ORM?</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write a program to insert a node at rear end in double linked list?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write a program to reverse the lined list?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write a program to find substring using pointers?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write a program for palindrome using recursion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write a program for to find repeated letter in given file?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w:t>
      </w:r>
      <w:r w:rsidRPr="00094CB6">
        <w:rPr>
          <w:rFonts w:ascii="Verdana" w:eastAsia="Times New Roman" w:hAnsi="Verdana" w:cs="Times New Roman"/>
          <w:b/>
          <w:bCs/>
          <w:color w:val="FF0000"/>
          <w:sz w:val="28"/>
          <w:szCs w:val="28"/>
          <w:lang w:eastAsia="en-IN"/>
        </w:rPr>
        <w:t>some technical questions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describe how procedure of c program -like compilation every thing...</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2.what is macro write a program to find largest b/w 3 elements by using                                 macro?</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3.diff b/w in declaration and definition?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4.tell memory structure allocation process and how it works?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5.what is DMA? what it means?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what is function pointer?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7.what is difference b/w structure and union?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write a program for conversion of little endian to big endian?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9.what is splay tress and some question about tress?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10.can u write a print a statement with out using print function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11.They told me to write a program to find mid point of rectangle by just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Tell me about your Second project and draw its architecture?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Explain about Oops?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Encapsulation is keyword or class or interface?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How many ways are possible to create a Thread ? which way is better?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5. Explain about Servlets? what are the life cycle methods explain?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Among Servlets and JSPs which is better? Where JSP Technology is best suitable.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Tell me about jsp Elements?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What is difference b/w scriptlet and declaration?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 Explain about struts flow?</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10. What are Action classes available in struts?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 What is DispatchAction? where did you use in your project? where it configure               write code?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12. How to write form bean tags in your struts-configuration file?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13. I have 4 action classes i want get second action class how can i get it? where are               you configure? can u write code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14. Explain about SingleThreadModel in servlets?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15. Explain about collection overview?</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16. What is difference b/w HashMap and Hashtable?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17. What is differance b/w ArrayList and Vector?</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18. What are methods available in Collection interface?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19. What is serialization? How can you achieve it?where you used in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20. What is Marker interface?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21. How can you achieve encapsulation your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22. Explain about Spring?</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23. What is difference b/w Arrays and Collections?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 What is the Hibernate? What are files we have requires doing a hibernate               application?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 Explain about Hibernate Architecture?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3. Explain your project flow? What technologies used in your previous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4. Explain about Spring Framework features?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5. How do you configure using spring mvc with DAO class?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6. What is Abstraction, inheritance polymorphism?</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7. What are Checked vs Unchecked Exceptions?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8. What is AutoBoxing and AutoUnboxing ? Can you Explain with real time example?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9. Explain differences between Abstract class vs interface?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10. Explain differences between HashMap and Hashtable?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11. try{ some code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catch(Exception e) { some code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finally{ some code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which one is optional?</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12. try{ some code; system.exit(0);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Catch(Exception e){ Some code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finally{ some code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what will happen?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13. What is the difference b/w extends Thread class and implements Runnable               interface?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14. Explain about Servlet life cycle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15. How to include one jsp into anther jsp? Which tag we can use for this purpose ?</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16. Explain about Struts?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17. Explain Singleton Design pattern?</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lastRenderedPageBreak/>
        <w:t>         18. How to connect more than one database in Hibernate?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19. I want change my database from Oracle to MySQL in hibernate. Which               configuration changes are required and which classes we have to use?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20. Which tools you used in project?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21. What are version control tools used in your project? Explain about check-in and               check-out?</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22. What is your team size?</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23. How to build modules in your project? Are you used any tool for this?</w:t>
      </w:r>
    </w:p>
    <w:p w:rsidR="00CB1379" w:rsidRPr="00094CB6" w:rsidRDefault="00CB1379" w:rsidP="00CB1379">
      <w:pPr>
        <w:shd w:val="clear" w:color="auto" w:fill="FFFFFF"/>
        <w:spacing w:before="100" w:beforeAutospacing="1" w:after="100" w:afterAutospacing="1" w:line="240" w:lineRule="auto"/>
        <w:rPr>
          <w:rFonts w:ascii="Times New Roman" w:eastAsia="Times New Roman" w:hAnsi="Times New Roman" w:cs="Times New Roman"/>
          <w:color w:val="FF0000"/>
          <w:sz w:val="28"/>
          <w:szCs w:val="28"/>
          <w:lang w:eastAsia="en-IN"/>
        </w:rPr>
      </w:pPr>
      <w:r w:rsidRPr="00094CB6">
        <w:rPr>
          <w:rFonts w:ascii="Verdana" w:eastAsia="Times New Roman" w:hAnsi="Verdana" w:cs="Times New Roman"/>
          <w:color w:val="FF0000"/>
          <w:sz w:val="28"/>
          <w:szCs w:val="28"/>
          <w:lang w:eastAsia="en-IN"/>
        </w:rPr>
        <w:t>         24. What is Sax parser and Dom parser?</w:t>
      </w:r>
    </w:p>
    <w:p w:rsidR="00CB1379" w:rsidRPr="00094CB6" w:rsidRDefault="00CB1379" w:rsidP="00690CD3">
      <w:pPr>
        <w:pStyle w:val="ListParagraph"/>
        <w:rPr>
          <w:rFonts w:cstheme="minorHAnsi"/>
          <w:color w:val="FF0000"/>
          <w:sz w:val="28"/>
          <w:szCs w:val="28"/>
        </w:rPr>
      </w:pPr>
    </w:p>
    <w:sectPr w:rsidR="00CB1379" w:rsidRPr="00094C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aterial Icons">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6EC"/>
    <w:multiLevelType w:val="multilevel"/>
    <w:tmpl w:val="35BC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A676A"/>
    <w:multiLevelType w:val="multilevel"/>
    <w:tmpl w:val="1F7E7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4B55"/>
    <w:multiLevelType w:val="multilevel"/>
    <w:tmpl w:val="80DC0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2041E"/>
    <w:multiLevelType w:val="multilevel"/>
    <w:tmpl w:val="2E82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F23309"/>
    <w:multiLevelType w:val="multilevel"/>
    <w:tmpl w:val="37762E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272995"/>
    <w:multiLevelType w:val="multilevel"/>
    <w:tmpl w:val="D90A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2192E"/>
    <w:multiLevelType w:val="multilevel"/>
    <w:tmpl w:val="397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357BA"/>
    <w:multiLevelType w:val="multilevel"/>
    <w:tmpl w:val="75E44B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D0A57E5"/>
    <w:multiLevelType w:val="multilevel"/>
    <w:tmpl w:val="73D6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BA6F72"/>
    <w:multiLevelType w:val="multilevel"/>
    <w:tmpl w:val="6BC2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FB1D11"/>
    <w:multiLevelType w:val="multilevel"/>
    <w:tmpl w:val="7D98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05F3D"/>
    <w:multiLevelType w:val="multilevel"/>
    <w:tmpl w:val="CD26D1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B079B"/>
    <w:multiLevelType w:val="multilevel"/>
    <w:tmpl w:val="DC0A1D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E95BCD"/>
    <w:multiLevelType w:val="multilevel"/>
    <w:tmpl w:val="2336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34309"/>
    <w:multiLevelType w:val="multilevel"/>
    <w:tmpl w:val="E842E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044A3F"/>
    <w:multiLevelType w:val="multilevel"/>
    <w:tmpl w:val="2018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74B52"/>
    <w:multiLevelType w:val="multilevel"/>
    <w:tmpl w:val="AD261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24C18BC"/>
    <w:multiLevelType w:val="multilevel"/>
    <w:tmpl w:val="1FD8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2E6F93"/>
    <w:multiLevelType w:val="multilevel"/>
    <w:tmpl w:val="76F2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3C0295"/>
    <w:multiLevelType w:val="multilevel"/>
    <w:tmpl w:val="6B8EAD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156F7D"/>
    <w:multiLevelType w:val="multilevel"/>
    <w:tmpl w:val="DB4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2C64C0"/>
    <w:multiLevelType w:val="multilevel"/>
    <w:tmpl w:val="AA04F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55124B"/>
    <w:multiLevelType w:val="multilevel"/>
    <w:tmpl w:val="12C0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A6440D"/>
    <w:multiLevelType w:val="multilevel"/>
    <w:tmpl w:val="B8CE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0A2F50"/>
    <w:multiLevelType w:val="multilevel"/>
    <w:tmpl w:val="BAD8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6185E92"/>
    <w:multiLevelType w:val="multilevel"/>
    <w:tmpl w:val="C4741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0D3380"/>
    <w:multiLevelType w:val="multilevel"/>
    <w:tmpl w:val="D7522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3E283F"/>
    <w:multiLevelType w:val="multilevel"/>
    <w:tmpl w:val="85C4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304C5"/>
    <w:multiLevelType w:val="multilevel"/>
    <w:tmpl w:val="787A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973677"/>
    <w:multiLevelType w:val="multilevel"/>
    <w:tmpl w:val="774AC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975750"/>
    <w:multiLevelType w:val="multilevel"/>
    <w:tmpl w:val="B30A1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9B478F"/>
    <w:multiLevelType w:val="multilevel"/>
    <w:tmpl w:val="EFFA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493D3D"/>
    <w:multiLevelType w:val="multilevel"/>
    <w:tmpl w:val="0430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E80A62"/>
    <w:multiLevelType w:val="multilevel"/>
    <w:tmpl w:val="EEE0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183168"/>
    <w:multiLevelType w:val="multilevel"/>
    <w:tmpl w:val="5BA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560838"/>
    <w:multiLevelType w:val="multilevel"/>
    <w:tmpl w:val="FB04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9A1A17"/>
    <w:multiLevelType w:val="multilevel"/>
    <w:tmpl w:val="2008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D906D4"/>
    <w:multiLevelType w:val="multilevel"/>
    <w:tmpl w:val="558C64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1A2A42"/>
    <w:multiLevelType w:val="multilevel"/>
    <w:tmpl w:val="C8AC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3D3118"/>
    <w:multiLevelType w:val="multilevel"/>
    <w:tmpl w:val="40F8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58157C"/>
    <w:multiLevelType w:val="multilevel"/>
    <w:tmpl w:val="DBBE8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895AC4"/>
    <w:multiLevelType w:val="multilevel"/>
    <w:tmpl w:val="92D220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7FD5909"/>
    <w:multiLevelType w:val="multilevel"/>
    <w:tmpl w:val="E42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034555"/>
    <w:multiLevelType w:val="hybridMultilevel"/>
    <w:tmpl w:val="2EACE8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87D6F8D"/>
    <w:multiLevelType w:val="multilevel"/>
    <w:tmpl w:val="83B65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9C27CA"/>
    <w:multiLevelType w:val="multilevel"/>
    <w:tmpl w:val="51940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6D7FDC"/>
    <w:multiLevelType w:val="multilevel"/>
    <w:tmpl w:val="BEE614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299454B7"/>
    <w:multiLevelType w:val="multilevel"/>
    <w:tmpl w:val="6FB4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0535EE"/>
    <w:multiLevelType w:val="multilevel"/>
    <w:tmpl w:val="639C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6B0639"/>
    <w:multiLevelType w:val="multilevel"/>
    <w:tmpl w:val="F166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8355DF"/>
    <w:multiLevelType w:val="multilevel"/>
    <w:tmpl w:val="338A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DC2B58"/>
    <w:multiLevelType w:val="multilevel"/>
    <w:tmpl w:val="FCC0F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043015"/>
    <w:multiLevelType w:val="multilevel"/>
    <w:tmpl w:val="95C080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67070D"/>
    <w:multiLevelType w:val="multilevel"/>
    <w:tmpl w:val="593486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BE5E58"/>
    <w:multiLevelType w:val="multilevel"/>
    <w:tmpl w:val="3060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0125F8B"/>
    <w:multiLevelType w:val="multilevel"/>
    <w:tmpl w:val="606E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2FF1985"/>
    <w:multiLevelType w:val="multilevel"/>
    <w:tmpl w:val="6650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85076F"/>
    <w:multiLevelType w:val="multilevel"/>
    <w:tmpl w:val="AD7A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920AC6"/>
    <w:multiLevelType w:val="multilevel"/>
    <w:tmpl w:val="012E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E83A54"/>
    <w:multiLevelType w:val="multilevel"/>
    <w:tmpl w:val="CAE8B9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EB40FD"/>
    <w:multiLevelType w:val="multilevel"/>
    <w:tmpl w:val="EF6E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2D56E1"/>
    <w:multiLevelType w:val="multilevel"/>
    <w:tmpl w:val="5A2CB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CF07E2"/>
    <w:multiLevelType w:val="multilevel"/>
    <w:tmpl w:val="26F4C7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3078F6"/>
    <w:multiLevelType w:val="multilevel"/>
    <w:tmpl w:val="AF9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A436D5E"/>
    <w:multiLevelType w:val="multilevel"/>
    <w:tmpl w:val="D9DA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A4751E"/>
    <w:multiLevelType w:val="multilevel"/>
    <w:tmpl w:val="C756D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514EAE"/>
    <w:multiLevelType w:val="multilevel"/>
    <w:tmpl w:val="5D0A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DD2D93"/>
    <w:multiLevelType w:val="multilevel"/>
    <w:tmpl w:val="1FE60A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EA1723"/>
    <w:multiLevelType w:val="multilevel"/>
    <w:tmpl w:val="B934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FB74C2"/>
    <w:multiLevelType w:val="multilevel"/>
    <w:tmpl w:val="F5BC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2B3C36"/>
    <w:multiLevelType w:val="multilevel"/>
    <w:tmpl w:val="549C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31196C"/>
    <w:multiLevelType w:val="multilevel"/>
    <w:tmpl w:val="0AC43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BB44DF"/>
    <w:multiLevelType w:val="multilevel"/>
    <w:tmpl w:val="E14A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F956AEA"/>
    <w:multiLevelType w:val="multilevel"/>
    <w:tmpl w:val="C9FE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985F5D"/>
    <w:multiLevelType w:val="multilevel"/>
    <w:tmpl w:val="9DB8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10E6990"/>
    <w:multiLevelType w:val="multilevel"/>
    <w:tmpl w:val="2B48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1B03458"/>
    <w:multiLevelType w:val="multilevel"/>
    <w:tmpl w:val="C828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1DC4971"/>
    <w:multiLevelType w:val="multilevel"/>
    <w:tmpl w:val="5FBC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2667756"/>
    <w:multiLevelType w:val="multilevel"/>
    <w:tmpl w:val="FC76D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9E5A4B"/>
    <w:multiLevelType w:val="multilevel"/>
    <w:tmpl w:val="4AC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31123E2"/>
    <w:multiLevelType w:val="multilevel"/>
    <w:tmpl w:val="9B929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682FB5"/>
    <w:multiLevelType w:val="multilevel"/>
    <w:tmpl w:val="E3A01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7787BEB"/>
    <w:multiLevelType w:val="multilevel"/>
    <w:tmpl w:val="9604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9268B1"/>
    <w:multiLevelType w:val="multilevel"/>
    <w:tmpl w:val="4BD2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870D73"/>
    <w:multiLevelType w:val="multilevel"/>
    <w:tmpl w:val="3E6E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014DE2"/>
    <w:multiLevelType w:val="multilevel"/>
    <w:tmpl w:val="53FE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9159BA"/>
    <w:multiLevelType w:val="multilevel"/>
    <w:tmpl w:val="0A245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913C68"/>
    <w:multiLevelType w:val="multilevel"/>
    <w:tmpl w:val="34B46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C006A58"/>
    <w:multiLevelType w:val="multilevel"/>
    <w:tmpl w:val="079E76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C214353"/>
    <w:multiLevelType w:val="multilevel"/>
    <w:tmpl w:val="FBB4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D3B03EA"/>
    <w:multiLevelType w:val="multilevel"/>
    <w:tmpl w:val="9CD65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E542BC4"/>
    <w:multiLevelType w:val="multilevel"/>
    <w:tmpl w:val="7AC6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E30E06"/>
    <w:multiLevelType w:val="multilevel"/>
    <w:tmpl w:val="5EB6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FFE7E0E"/>
    <w:multiLevelType w:val="multilevel"/>
    <w:tmpl w:val="456E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0D95BEA"/>
    <w:multiLevelType w:val="multilevel"/>
    <w:tmpl w:val="DD10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D353D3"/>
    <w:multiLevelType w:val="multilevel"/>
    <w:tmpl w:val="1DF8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2555D3E"/>
    <w:multiLevelType w:val="multilevel"/>
    <w:tmpl w:val="CE0E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425003"/>
    <w:multiLevelType w:val="multilevel"/>
    <w:tmpl w:val="B0285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646A0C"/>
    <w:multiLevelType w:val="multilevel"/>
    <w:tmpl w:val="2D58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E21CEF"/>
    <w:multiLevelType w:val="multilevel"/>
    <w:tmpl w:val="8662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5D933C8"/>
    <w:multiLevelType w:val="multilevel"/>
    <w:tmpl w:val="7F00A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62F1141"/>
    <w:multiLevelType w:val="multilevel"/>
    <w:tmpl w:val="568C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DD29BC"/>
    <w:multiLevelType w:val="multilevel"/>
    <w:tmpl w:val="867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7BC1E2A"/>
    <w:multiLevelType w:val="multilevel"/>
    <w:tmpl w:val="C4E880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8323AC1"/>
    <w:multiLevelType w:val="multilevel"/>
    <w:tmpl w:val="880EE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9BF4E9F"/>
    <w:multiLevelType w:val="multilevel"/>
    <w:tmpl w:val="D2D4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D0E3056"/>
    <w:multiLevelType w:val="multilevel"/>
    <w:tmpl w:val="09B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D2808E9"/>
    <w:multiLevelType w:val="multilevel"/>
    <w:tmpl w:val="16E0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E31E44"/>
    <w:multiLevelType w:val="multilevel"/>
    <w:tmpl w:val="AB96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7616AD"/>
    <w:multiLevelType w:val="multilevel"/>
    <w:tmpl w:val="60BE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F020E3F"/>
    <w:multiLevelType w:val="multilevel"/>
    <w:tmpl w:val="859C3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F8A0EE0"/>
    <w:multiLevelType w:val="multilevel"/>
    <w:tmpl w:val="9434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08583A"/>
    <w:multiLevelType w:val="multilevel"/>
    <w:tmpl w:val="DE22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E749B6"/>
    <w:multiLevelType w:val="multilevel"/>
    <w:tmpl w:val="FEDE1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2092DDA"/>
    <w:multiLevelType w:val="multilevel"/>
    <w:tmpl w:val="7DDA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9C3D19"/>
    <w:multiLevelType w:val="multilevel"/>
    <w:tmpl w:val="3E501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9D7000"/>
    <w:multiLevelType w:val="multilevel"/>
    <w:tmpl w:val="216C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37843D2"/>
    <w:multiLevelType w:val="multilevel"/>
    <w:tmpl w:val="31BA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39800C7"/>
    <w:multiLevelType w:val="multilevel"/>
    <w:tmpl w:val="1C0C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87595D"/>
    <w:multiLevelType w:val="multilevel"/>
    <w:tmpl w:val="0A3E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DC65BA"/>
    <w:multiLevelType w:val="multilevel"/>
    <w:tmpl w:val="AFAA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D21715"/>
    <w:multiLevelType w:val="multilevel"/>
    <w:tmpl w:val="7C7A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2A37E8"/>
    <w:multiLevelType w:val="multilevel"/>
    <w:tmpl w:val="15B04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B4B78DF"/>
    <w:multiLevelType w:val="multilevel"/>
    <w:tmpl w:val="C7B8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0423CF"/>
    <w:multiLevelType w:val="multilevel"/>
    <w:tmpl w:val="F0C690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D209F1"/>
    <w:multiLevelType w:val="multilevel"/>
    <w:tmpl w:val="1AB0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D2C080C"/>
    <w:multiLevelType w:val="multilevel"/>
    <w:tmpl w:val="CBB6B8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6E04566A"/>
    <w:multiLevelType w:val="multilevel"/>
    <w:tmpl w:val="C252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740A58"/>
    <w:multiLevelType w:val="multilevel"/>
    <w:tmpl w:val="0E2A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9F5595"/>
    <w:multiLevelType w:val="multilevel"/>
    <w:tmpl w:val="064A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1187C03"/>
    <w:multiLevelType w:val="multilevel"/>
    <w:tmpl w:val="931A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046190"/>
    <w:multiLevelType w:val="multilevel"/>
    <w:tmpl w:val="1FAC67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CD1DCF"/>
    <w:multiLevelType w:val="multilevel"/>
    <w:tmpl w:val="7D7C9D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760730A4"/>
    <w:multiLevelType w:val="multilevel"/>
    <w:tmpl w:val="975E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196B95"/>
    <w:multiLevelType w:val="multilevel"/>
    <w:tmpl w:val="135E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62B2F2F"/>
    <w:multiLevelType w:val="multilevel"/>
    <w:tmpl w:val="A65E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66C6BA2"/>
    <w:multiLevelType w:val="multilevel"/>
    <w:tmpl w:val="F6F8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7D33EDA"/>
    <w:multiLevelType w:val="multilevel"/>
    <w:tmpl w:val="FA36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6E395A"/>
    <w:multiLevelType w:val="multilevel"/>
    <w:tmpl w:val="EF6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A2B2820"/>
    <w:multiLevelType w:val="multilevel"/>
    <w:tmpl w:val="09C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A764EAE"/>
    <w:multiLevelType w:val="multilevel"/>
    <w:tmpl w:val="470AC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AC4748B"/>
    <w:multiLevelType w:val="multilevel"/>
    <w:tmpl w:val="A8F2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FF31E2"/>
    <w:multiLevelType w:val="multilevel"/>
    <w:tmpl w:val="ECF88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D684C76"/>
    <w:multiLevelType w:val="multilevel"/>
    <w:tmpl w:val="1924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E16681"/>
    <w:multiLevelType w:val="multilevel"/>
    <w:tmpl w:val="7436A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FCB5B22"/>
    <w:multiLevelType w:val="multilevel"/>
    <w:tmpl w:val="E5B4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2"/>
  </w:num>
  <w:num w:numId="3">
    <w:abstractNumId w:val="15"/>
  </w:num>
  <w:num w:numId="4">
    <w:abstractNumId w:val="16"/>
  </w:num>
  <w:num w:numId="5">
    <w:abstractNumId w:val="4"/>
  </w:num>
  <w:num w:numId="6">
    <w:abstractNumId w:val="33"/>
  </w:num>
  <w:num w:numId="7">
    <w:abstractNumId w:val="73"/>
  </w:num>
  <w:num w:numId="8">
    <w:abstractNumId w:val="125"/>
  </w:num>
  <w:num w:numId="9">
    <w:abstractNumId w:val="35"/>
  </w:num>
  <w:num w:numId="10">
    <w:abstractNumId w:val="144"/>
  </w:num>
  <w:num w:numId="11">
    <w:abstractNumId w:val="109"/>
  </w:num>
  <w:num w:numId="12">
    <w:abstractNumId w:val="18"/>
  </w:num>
  <w:num w:numId="13">
    <w:abstractNumId w:val="26"/>
  </w:num>
  <w:num w:numId="14">
    <w:abstractNumId w:val="82"/>
  </w:num>
  <w:num w:numId="15">
    <w:abstractNumId w:val="116"/>
  </w:num>
  <w:num w:numId="16">
    <w:abstractNumId w:val="85"/>
  </w:num>
  <w:num w:numId="17">
    <w:abstractNumId w:val="95"/>
  </w:num>
  <w:num w:numId="18">
    <w:abstractNumId w:val="79"/>
  </w:num>
  <w:num w:numId="19">
    <w:abstractNumId w:val="14"/>
  </w:num>
  <w:num w:numId="20">
    <w:abstractNumId w:val="55"/>
  </w:num>
  <w:num w:numId="21">
    <w:abstractNumId w:val="47"/>
  </w:num>
  <w:num w:numId="22">
    <w:abstractNumId w:val="104"/>
  </w:num>
  <w:num w:numId="23">
    <w:abstractNumId w:val="122"/>
  </w:num>
  <w:num w:numId="24">
    <w:abstractNumId w:val="44"/>
  </w:num>
  <w:num w:numId="25">
    <w:abstractNumId w:val="61"/>
  </w:num>
  <w:num w:numId="26">
    <w:abstractNumId w:val="40"/>
  </w:num>
  <w:num w:numId="27">
    <w:abstractNumId w:val="110"/>
  </w:num>
  <w:num w:numId="28">
    <w:abstractNumId w:val="115"/>
  </w:num>
  <w:num w:numId="29">
    <w:abstractNumId w:val="115"/>
    <w:lvlOverride w:ilvl="1">
      <w:lvl w:ilvl="1">
        <w:numFmt w:val="bullet"/>
        <w:lvlText w:val=""/>
        <w:lvlJc w:val="left"/>
        <w:pPr>
          <w:tabs>
            <w:tab w:val="num" w:pos="1440"/>
          </w:tabs>
          <w:ind w:left="1440" w:hanging="360"/>
        </w:pPr>
        <w:rPr>
          <w:rFonts w:ascii="Symbol" w:hAnsi="Symbol" w:hint="default"/>
          <w:sz w:val="20"/>
        </w:rPr>
      </w:lvl>
    </w:lvlOverride>
  </w:num>
  <w:num w:numId="30">
    <w:abstractNumId w:val="81"/>
  </w:num>
  <w:num w:numId="31">
    <w:abstractNumId w:val="74"/>
  </w:num>
  <w:num w:numId="32">
    <w:abstractNumId w:val="132"/>
  </w:num>
  <w:num w:numId="33">
    <w:abstractNumId w:val="66"/>
  </w:num>
  <w:num w:numId="34">
    <w:abstractNumId w:val="118"/>
  </w:num>
  <w:num w:numId="35">
    <w:abstractNumId w:val="106"/>
  </w:num>
  <w:num w:numId="36">
    <w:abstractNumId w:val="52"/>
  </w:num>
  <w:num w:numId="37">
    <w:abstractNumId w:val="136"/>
  </w:num>
  <w:num w:numId="38">
    <w:abstractNumId w:val="41"/>
  </w:num>
  <w:num w:numId="39">
    <w:abstractNumId w:val="126"/>
  </w:num>
  <w:num w:numId="40">
    <w:abstractNumId w:val="87"/>
  </w:num>
  <w:num w:numId="41">
    <w:abstractNumId w:val="25"/>
  </w:num>
  <w:num w:numId="42">
    <w:abstractNumId w:val="29"/>
  </w:num>
  <w:num w:numId="43">
    <w:abstractNumId w:val="57"/>
  </w:num>
  <w:num w:numId="44">
    <w:abstractNumId w:val="68"/>
  </w:num>
  <w:num w:numId="45">
    <w:abstractNumId w:val="17"/>
  </w:num>
  <w:num w:numId="46">
    <w:abstractNumId w:val="1"/>
  </w:num>
  <w:num w:numId="47">
    <w:abstractNumId w:val="142"/>
  </w:num>
  <w:num w:numId="48">
    <w:abstractNumId w:val="5"/>
  </w:num>
  <w:num w:numId="49">
    <w:abstractNumId w:val="20"/>
  </w:num>
  <w:num w:numId="50">
    <w:abstractNumId w:val="39"/>
  </w:num>
  <w:num w:numId="51">
    <w:abstractNumId w:val="56"/>
  </w:num>
  <w:num w:numId="52">
    <w:abstractNumId w:val="6"/>
  </w:num>
  <w:num w:numId="53">
    <w:abstractNumId w:val="28"/>
  </w:num>
  <w:num w:numId="54">
    <w:abstractNumId w:val="23"/>
  </w:num>
  <w:num w:numId="55">
    <w:abstractNumId w:val="64"/>
  </w:num>
  <w:num w:numId="56">
    <w:abstractNumId w:val="83"/>
  </w:num>
  <w:num w:numId="57">
    <w:abstractNumId w:val="42"/>
  </w:num>
  <w:num w:numId="58">
    <w:abstractNumId w:val="96"/>
  </w:num>
  <w:num w:numId="59">
    <w:abstractNumId w:val="137"/>
  </w:num>
  <w:num w:numId="60">
    <w:abstractNumId w:val="38"/>
  </w:num>
  <w:num w:numId="61">
    <w:abstractNumId w:val="91"/>
  </w:num>
  <w:num w:numId="62">
    <w:abstractNumId w:val="127"/>
  </w:num>
  <w:num w:numId="63">
    <w:abstractNumId w:val="114"/>
  </w:num>
  <w:num w:numId="64">
    <w:abstractNumId w:val="65"/>
  </w:num>
  <w:num w:numId="65">
    <w:abstractNumId w:val="99"/>
  </w:num>
  <w:num w:numId="66">
    <w:abstractNumId w:val="62"/>
  </w:num>
  <w:num w:numId="67">
    <w:abstractNumId w:val="117"/>
  </w:num>
  <w:num w:numId="68">
    <w:abstractNumId w:val="71"/>
  </w:num>
  <w:num w:numId="69">
    <w:abstractNumId w:val="71"/>
    <w:lvlOverride w:ilvl="1">
      <w:lvl w:ilvl="1">
        <w:numFmt w:val="bullet"/>
        <w:lvlText w:val=""/>
        <w:lvlJc w:val="left"/>
        <w:pPr>
          <w:tabs>
            <w:tab w:val="num" w:pos="1440"/>
          </w:tabs>
          <w:ind w:left="1440" w:hanging="360"/>
        </w:pPr>
        <w:rPr>
          <w:rFonts w:ascii="Symbol" w:hAnsi="Symbol" w:hint="default"/>
          <w:sz w:val="20"/>
        </w:rPr>
      </w:lvl>
    </w:lvlOverride>
  </w:num>
  <w:num w:numId="70">
    <w:abstractNumId w:val="128"/>
  </w:num>
  <w:num w:numId="71">
    <w:abstractNumId w:val="76"/>
  </w:num>
  <w:num w:numId="72">
    <w:abstractNumId w:val="113"/>
  </w:num>
  <w:num w:numId="73">
    <w:abstractNumId w:val="2"/>
  </w:num>
  <w:num w:numId="74">
    <w:abstractNumId w:val="10"/>
  </w:num>
  <w:num w:numId="75">
    <w:abstractNumId w:val="130"/>
  </w:num>
  <w:num w:numId="76">
    <w:abstractNumId w:val="112"/>
  </w:num>
  <w:num w:numId="77">
    <w:abstractNumId w:val="138"/>
  </w:num>
  <w:num w:numId="78">
    <w:abstractNumId w:val="123"/>
  </w:num>
  <w:num w:numId="79">
    <w:abstractNumId w:val="120"/>
  </w:num>
  <w:num w:numId="80">
    <w:abstractNumId w:val="133"/>
  </w:num>
  <w:num w:numId="81">
    <w:abstractNumId w:val="111"/>
  </w:num>
  <w:num w:numId="82">
    <w:abstractNumId w:val="135"/>
  </w:num>
  <w:num w:numId="83">
    <w:abstractNumId w:val="54"/>
  </w:num>
  <w:num w:numId="84">
    <w:abstractNumId w:val="0"/>
  </w:num>
  <w:num w:numId="85">
    <w:abstractNumId w:val="46"/>
  </w:num>
  <w:num w:numId="86">
    <w:abstractNumId w:val="11"/>
  </w:num>
  <w:num w:numId="87">
    <w:abstractNumId w:val="13"/>
  </w:num>
  <w:num w:numId="88">
    <w:abstractNumId w:val="145"/>
  </w:num>
  <w:num w:numId="89">
    <w:abstractNumId w:val="49"/>
  </w:num>
  <w:num w:numId="90">
    <w:abstractNumId w:val="31"/>
  </w:num>
  <w:num w:numId="91">
    <w:abstractNumId w:val="100"/>
  </w:num>
  <w:num w:numId="92">
    <w:abstractNumId w:val="121"/>
  </w:num>
  <w:num w:numId="93">
    <w:abstractNumId w:val="102"/>
  </w:num>
  <w:num w:numId="94">
    <w:abstractNumId w:val="48"/>
  </w:num>
  <w:num w:numId="95">
    <w:abstractNumId w:val="143"/>
  </w:num>
  <w:num w:numId="96">
    <w:abstractNumId w:val="94"/>
  </w:num>
  <w:num w:numId="97">
    <w:abstractNumId w:val="63"/>
  </w:num>
  <w:num w:numId="98">
    <w:abstractNumId w:val="72"/>
  </w:num>
  <w:num w:numId="99">
    <w:abstractNumId w:val="75"/>
  </w:num>
  <w:num w:numId="100">
    <w:abstractNumId w:val="107"/>
  </w:num>
  <w:num w:numId="101">
    <w:abstractNumId w:val="108"/>
  </w:num>
  <w:num w:numId="102">
    <w:abstractNumId w:val="60"/>
  </w:num>
  <w:num w:numId="103">
    <w:abstractNumId w:val="22"/>
  </w:num>
  <w:num w:numId="104">
    <w:abstractNumId w:val="70"/>
  </w:num>
  <w:num w:numId="105">
    <w:abstractNumId w:val="8"/>
  </w:num>
  <w:num w:numId="106">
    <w:abstractNumId w:val="129"/>
  </w:num>
  <w:num w:numId="107">
    <w:abstractNumId w:val="98"/>
  </w:num>
  <w:num w:numId="108">
    <w:abstractNumId w:val="50"/>
  </w:num>
  <w:num w:numId="109">
    <w:abstractNumId w:val="58"/>
  </w:num>
  <w:num w:numId="110">
    <w:abstractNumId w:val="27"/>
  </w:num>
  <w:num w:numId="111">
    <w:abstractNumId w:val="89"/>
  </w:num>
  <w:num w:numId="112">
    <w:abstractNumId w:val="80"/>
  </w:num>
  <w:num w:numId="113">
    <w:abstractNumId w:val="141"/>
  </w:num>
  <w:num w:numId="114">
    <w:abstractNumId w:val="37"/>
  </w:num>
  <w:num w:numId="115">
    <w:abstractNumId w:val="19"/>
  </w:num>
  <w:num w:numId="116">
    <w:abstractNumId w:val="124"/>
  </w:num>
  <w:num w:numId="117">
    <w:abstractNumId w:val="59"/>
  </w:num>
  <w:num w:numId="118">
    <w:abstractNumId w:val="67"/>
  </w:num>
  <w:num w:numId="119">
    <w:abstractNumId w:val="45"/>
  </w:num>
  <w:num w:numId="120">
    <w:abstractNumId w:val="78"/>
  </w:num>
  <w:num w:numId="121">
    <w:abstractNumId w:val="12"/>
  </w:num>
  <w:num w:numId="122">
    <w:abstractNumId w:val="51"/>
  </w:num>
  <w:num w:numId="123">
    <w:abstractNumId w:val="53"/>
  </w:num>
  <w:num w:numId="124">
    <w:abstractNumId w:val="24"/>
  </w:num>
  <w:num w:numId="125">
    <w:abstractNumId w:val="93"/>
  </w:num>
  <w:num w:numId="126">
    <w:abstractNumId w:val="36"/>
  </w:num>
  <w:num w:numId="127">
    <w:abstractNumId w:val="92"/>
  </w:num>
  <w:num w:numId="128">
    <w:abstractNumId w:val="105"/>
  </w:num>
  <w:num w:numId="129">
    <w:abstractNumId w:val="90"/>
  </w:num>
  <w:num w:numId="130">
    <w:abstractNumId w:val="34"/>
  </w:num>
  <w:num w:numId="131">
    <w:abstractNumId w:val="139"/>
  </w:num>
  <w:num w:numId="132">
    <w:abstractNumId w:val="97"/>
  </w:num>
  <w:num w:numId="133">
    <w:abstractNumId w:val="86"/>
  </w:num>
  <w:num w:numId="134">
    <w:abstractNumId w:val="103"/>
  </w:num>
  <w:num w:numId="135">
    <w:abstractNumId w:val="30"/>
  </w:num>
  <w:num w:numId="136">
    <w:abstractNumId w:val="140"/>
  </w:num>
  <w:num w:numId="137">
    <w:abstractNumId w:val="3"/>
  </w:num>
  <w:num w:numId="138">
    <w:abstractNumId w:val="7"/>
  </w:num>
  <w:num w:numId="139">
    <w:abstractNumId w:val="88"/>
  </w:num>
  <w:num w:numId="140">
    <w:abstractNumId w:val="21"/>
  </w:num>
  <w:num w:numId="141">
    <w:abstractNumId w:val="134"/>
  </w:num>
  <w:num w:numId="142">
    <w:abstractNumId w:val="77"/>
  </w:num>
  <w:num w:numId="143">
    <w:abstractNumId w:val="9"/>
  </w:num>
  <w:num w:numId="144">
    <w:abstractNumId w:val="69"/>
  </w:num>
  <w:num w:numId="145">
    <w:abstractNumId w:val="84"/>
  </w:num>
  <w:num w:numId="146">
    <w:abstractNumId w:val="119"/>
  </w:num>
  <w:num w:numId="147">
    <w:abstractNumId w:val="101"/>
  </w:num>
  <w:num w:numId="148">
    <w:abstractNumId w:val="13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7B3"/>
    <w:rsid w:val="000503F3"/>
    <w:rsid w:val="0005354E"/>
    <w:rsid w:val="0009444E"/>
    <w:rsid w:val="00094CB6"/>
    <w:rsid w:val="00095C92"/>
    <w:rsid w:val="000B2FE3"/>
    <w:rsid w:val="000D0BD4"/>
    <w:rsid w:val="00124448"/>
    <w:rsid w:val="0013606E"/>
    <w:rsid w:val="00150106"/>
    <w:rsid w:val="00154B25"/>
    <w:rsid w:val="001974D4"/>
    <w:rsid w:val="002018C2"/>
    <w:rsid w:val="00224C5E"/>
    <w:rsid w:val="002912CA"/>
    <w:rsid w:val="00293C1E"/>
    <w:rsid w:val="002E0156"/>
    <w:rsid w:val="002E3E77"/>
    <w:rsid w:val="003041A3"/>
    <w:rsid w:val="00310C00"/>
    <w:rsid w:val="0032416F"/>
    <w:rsid w:val="00347D0A"/>
    <w:rsid w:val="00351DC0"/>
    <w:rsid w:val="00381F9C"/>
    <w:rsid w:val="00386CA2"/>
    <w:rsid w:val="003B17BC"/>
    <w:rsid w:val="003B4076"/>
    <w:rsid w:val="003B7560"/>
    <w:rsid w:val="003D2E83"/>
    <w:rsid w:val="00462309"/>
    <w:rsid w:val="00467618"/>
    <w:rsid w:val="004760C4"/>
    <w:rsid w:val="00480D50"/>
    <w:rsid w:val="0049203F"/>
    <w:rsid w:val="004C5EDC"/>
    <w:rsid w:val="005102A9"/>
    <w:rsid w:val="0054458B"/>
    <w:rsid w:val="005747B9"/>
    <w:rsid w:val="0058396C"/>
    <w:rsid w:val="005932B4"/>
    <w:rsid w:val="00635EA2"/>
    <w:rsid w:val="00637725"/>
    <w:rsid w:val="00690CD3"/>
    <w:rsid w:val="006C0711"/>
    <w:rsid w:val="006E47B1"/>
    <w:rsid w:val="006F00B1"/>
    <w:rsid w:val="00707365"/>
    <w:rsid w:val="007257F8"/>
    <w:rsid w:val="007E6152"/>
    <w:rsid w:val="00834ACF"/>
    <w:rsid w:val="00851887"/>
    <w:rsid w:val="00860C76"/>
    <w:rsid w:val="00885DB5"/>
    <w:rsid w:val="00897520"/>
    <w:rsid w:val="008B699F"/>
    <w:rsid w:val="008D1D05"/>
    <w:rsid w:val="008D7DFA"/>
    <w:rsid w:val="008E3FAC"/>
    <w:rsid w:val="008F5682"/>
    <w:rsid w:val="009300AF"/>
    <w:rsid w:val="00956485"/>
    <w:rsid w:val="009903D4"/>
    <w:rsid w:val="009E63C1"/>
    <w:rsid w:val="00A231CE"/>
    <w:rsid w:val="00A360B8"/>
    <w:rsid w:val="00A41819"/>
    <w:rsid w:val="00A52E61"/>
    <w:rsid w:val="00A70F5F"/>
    <w:rsid w:val="00A8065B"/>
    <w:rsid w:val="00A84961"/>
    <w:rsid w:val="00A91DCD"/>
    <w:rsid w:val="00AA080F"/>
    <w:rsid w:val="00AD2862"/>
    <w:rsid w:val="00AF20A5"/>
    <w:rsid w:val="00B05F09"/>
    <w:rsid w:val="00B264EA"/>
    <w:rsid w:val="00B62BED"/>
    <w:rsid w:val="00B82AA0"/>
    <w:rsid w:val="00B91CEB"/>
    <w:rsid w:val="00BA33AC"/>
    <w:rsid w:val="00BC6C5F"/>
    <w:rsid w:val="00C03151"/>
    <w:rsid w:val="00C0541F"/>
    <w:rsid w:val="00C22251"/>
    <w:rsid w:val="00C30DC2"/>
    <w:rsid w:val="00C32402"/>
    <w:rsid w:val="00C36D0F"/>
    <w:rsid w:val="00C51F74"/>
    <w:rsid w:val="00CB1379"/>
    <w:rsid w:val="00CD757D"/>
    <w:rsid w:val="00D1211C"/>
    <w:rsid w:val="00D66D03"/>
    <w:rsid w:val="00D866B4"/>
    <w:rsid w:val="00DA5666"/>
    <w:rsid w:val="00DB39C0"/>
    <w:rsid w:val="00DB7A88"/>
    <w:rsid w:val="00DE4523"/>
    <w:rsid w:val="00E4777D"/>
    <w:rsid w:val="00E843B4"/>
    <w:rsid w:val="00E94529"/>
    <w:rsid w:val="00EA406C"/>
    <w:rsid w:val="00ED618C"/>
    <w:rsid w:val="00EF44FF"/>
    <w:rsid w:val="00F037B3"/>
    <w:rsid w:val="00F0386E"/>
    <w:rsid w:val="00F10ACD"/>
    <w:rsid w:val="00F11030"/>
    <w:rsid w:val="00F30703"/>
    <w:rsid w:val="00F318F3"/>
    <w:rsid w:val="00F96DFC"/>
    <w:rsid w:val="00FB482B"/>
    <w:rsid w:val="00FB6F40"/>
    <w:rsid w:val="00FE3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46430"/>
  <w15:chartTrackingRefBased/>
  <w15:docId w15:val="{03E647D9-3767-4C04-B1C3-7294239CD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45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96D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D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F3070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next w:val="Normal"/>
    <w:link w:val="Heading6Char"/>
    <w:uiPriority w:val="9"/>
    <w:semiHidden/>
    <w:unhideWhenUsed/>
    <w:qFormat/>
    <w:rsid w:val="008E3FA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5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DF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D7DF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70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BC6C5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E3E77"/>
    <w:pPr>
      <w:ind w:left="720"/>
      <w:contextualSpacing/>
    </w:pPr>
  </w:style>
  <w:style w:type="character" w:customStyle="1" w:styleId="58cl">
    <w:name w:val="_58cl"/>
    <w:basedOn w:val="DefaultParagraphFont"/>
    <w:rsid w:val="00956485"/>
  </w:style>
  <w:style w:type="character" w:customStyle="1" w:styleId="58cm">
    <w:name w:val="_58cm"/>
    <w:basedOn w:val="DefaultParagraphFont"/>
    <w:rsid w:val="00956485"/>
  </w:style>
  <w:style w:type="character" w:styleId="Strong">
    <w:name w:val="Strong"/>
    <w:basedOn w:val="DefaultParagraphFont"/>
    <w:uiPriority w:val="22"/>
    <w:qFormat/>
    <w:rsid w:val="00A91DCD"/>
    <w:rPr>
      <w:b/>
      <w:bCs/>
    </w:rPr>
  </w:style>
  <w:style w:type="paragraph" w:customStyle="1" w:styleId="style92">
    <w:name w:val="style92"/>
    <w:basedOn w:val="Normal"/>
    <w:rsid w:val="00A91D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yle112">
    <w:name w:val="style112"/>
    <w:basedOn w:val="Normal"/>
    <w:rsid w:val="00A91D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22">
    <w:name w:val="style22"/>
    <w:basedOn w:val="DefaultParagraphFont"/>
    <w:rsid w:val="00CB1379"/>
  </w:style>
  <w:style w:type="character" w:styleId="Hyperlink">
    <w:name w:val="Hyperlink"/>
    <w:basedOn w:val="DefaultParagraphFont"/>
    <w:uiPriority w:val="99"/>
    <w:semiHidden/>
    <w:unhideWhenUsed/>
    <w:rsid w:val="008D7DFA"/>
    <w:rPr>
      <w:color w:val="0000FF"/>
      <w:u w:val="single"/>
    </w:rPr>
  </w:style>
  <w:style w:type="character" w:styleId="HTMLCode">
    <w:name w:val="HTML Code"/>
    <w:basedOn w:val="DefaultParagraphFont"/>
    <w:uiPriority w:val="99"/>
    <w:semiHidden/>
    <w:unhideWhenUsed/>
    <w:rsid w:val="00E843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4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843B4"/>
    <w:rPr>
      <w:rFonts w:ascii="Courier New" w:eastAsia="Times New Roman" w:hAnsi="Courier New" w:cs="Courier New"/>
      <w:sz w:val="20"/>
      <w:szCs w:val="20"/>
      <w:lang w:eastAsia="en-IN"/>
    </w:rPr>
  </w:style>
  <w:style w:type="character" w:customStyle="1" w:styleId="token">
    <w:name w:val="token"/>
    <w:basedOn w:val="DefaultParagraphFont"/>
    <w:rsid w:val="00E843B4"/>
  </w:style>
  <w:style w:type="character" w:customStyle="1" w:styleId="kwd">
    <w:name w:val="kwd"/>
    <w:basedOn w:val="DefaultParagraphFont"/>
    <w:rsid w:val="00C0541F"/>
  </w:style>
  <w:style w:type="character" w:customStyle="1" w:styleId="pln">
    <w:name w:val="pln"/>
    <w:basedOn w:val="DefaultParagraphFont"/>
    <w:rsid w:val="00C0541F"/>
  </w:style>
  <w:style w:type="character" w:customStyle="1" w:styleId="pun">
    <w:name w:val="pun"/>
    <w:basedOn w:val="DefaultParagraphFont"/>
    <w:rsid w:val="00C0541F"/>
  </w:style>
  <w:style w:type="character" w:customStyle="1" w:styleId="typ">
    <w:name w:val="typ"/>
    <w:basedOn w:val="DefaultParagraphFont"/>
    <w:rsid w:val="00C0541F"/>
  </w:style>
  <w:style w:type="character" w:customStyle="1" w:styleId="com">
    <w:name w:val="com"/>
    <w:basedOn w:val="DefaultParagraphFont"/>
    <w:rsid w:val="00C0541F"/>
  </w:style>
  <w:style w:type="character" w:customStyle="1" w:styleId="keyword">
    <w:name w:val="keyword"/>
    <w:basedOn w:val="DefaultParagraphFont"/>
    <w:rsid w:val="00F0386E"/>
  </w:style>
  <w:style w:type="character" w:customStyle="1" w:styleId="string">
    <w:name w:val="string"/>
    <w:basedOn w:val="DefaultParagraphFont"/>
    <w:rsid w:val="00F0386E"/>
  </w:style>
  <w:style w:type="character" w:customStyle="1" w:styleId="comment">
    <w:name w:val="comment"/>
    <w:basedOn w:val="DefaultParagraphFont"/>
    <w:rsid w:val="00F0386E"/>
  </w:style>
  <w:style w:type="character" w:customStyle="1" w:styleId="number">
    <w:name w:val="number"/>
    <w:basedOn w:val="DefaultParagraphFont"/>
    <w:rsid w:val="00F0386E"/>
  </w:style>
  <w:style w:type="character" w:customStyle="1" w:styleId="nexttopictext">
    <w:name w:val="nexttopictext"/>
    <w:basedOn w:val="DefaultParagraphFont"/>
    <w:rsid w:val="00F0386E"/>
  </w:style>
  <w:style w:type="character" w:customStyle="1" w:styleId="nexttopiclink">
    <w:name w:val="nexttopiclink"/>
    <w:basedOn w:val="DefaultParagraphFont"/>
    <w:rsid w:val="00F0386E"/>
  </w:style>
  <w:style w:type="paragraph" w:customStyle="1" w:styleId="uiqtextpara">
    <w:name w:val="ui_qtext_para"/>
    <w:basedOn w:val="Normal"/>
    <w:rsid w:val="00150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4760C4"/>
  </w:style>
  <w:style w:type="character" w:customStyle="1" w:styleId="hljs-keyword">
    <w:name w:val="hljs-keyword"/>
    <w:basedOn w:val="DefaultParagraphFont"/>
    <w:rsid w:val="004760C4"/>
  </w:style>
  <w:style w:type="character" w:customStyle="1" w:styleId="hljs-class">
    <w:name w:val="hljs-class"/>
    <w:basedOn w:val="DefaultParagraphFont"/>
    <w:rsid w:val="004760C4"/>
  </w:style>
  <w:style w:type="character" w:customStyle="1" w:styleId="hljs-title">
    <w:name w:val="hljs-title"/>
    <w:basedOn w:val="DefaultParagraphFont"/>
    <w:rsid w:val="004760C4"/>
  </w:style>
  <w:style w:type="character" w:customStyle="1" w:styleId="hljs-string">
    <w:name w:val="hljs-string"/>
    <w:basedOn w:val="DefaultParagraphFont"/>
    <w:rsid w:val="004760C4"/>
  </w:style>
  <w:style w:type="character" w:customStyle="1" w:styleId="hljs-function">
    <w:name w:val="hljs-function"/>
    <w:basedOn w:val="DefaultParagraphFont"/>
    <w:rsid w:val="004760C4"/>
  </w:style>
  <w:style w:type="character" w:customStyle="1" w:styleId="hljs-params">
    <w:name w:val="hljs-params"/>
    <w:basedOn w:val="DefaultParagraphFont"/>
    <w:rsid w:val="004760C4"/>
  </w:style>
  <w:style w:type="character" w:customStyle="1" w:styleId="str">
    <w:name w:val="str"/>
    <w:basedOn w:val="DefaultParagraphFont"/>
    <w:rsid w:val="00347D0A"/>
  </w:style>
  <w:style w:type="character" w:styleId="Emphasis">
    <w:name w:val="Emphasis"/>
    <w:basedOn w:val="DefaultParagraphFont"/>
    <w:uiPriority w:val="20"/>
    <w:qFormat/>
    <w:rsid w:val="00DA5666"/>
    <w:rPr>
      <w:i/>
      <w:iCs/>
    </w:rPr>
  </w:style>
  <w:style w:type="character" w:customStyle="1" w:styleId="annotation">
    <w:name w:val="annotation"/>
    <w:basedOn w:val="DefaultParagraphFont"/>
    <w:rsid w:val="00AD2862"/>
  </w:style>
  <w:style w:type="character" w:customStyle="1" w:styleId="cm-tag">
    <w:name w:val="cm-tag"/>
    <w:basedOn w:val="DefaultParagraphFont"/>
    <w:rsid w:val="00A84961"/>
  </w:style>
  <w:style w:type="character" w:customStyle="1" w:styleId="cm-attribute">
    <w:name w:val="cm-attribute"/>
    <w:basedOn w:val="DefaultParagraphFont"/>
    <w:rsid w:val="00A84961"/>
  </w:style>
  <w:style w:type="character" w:customStyle="1" w:styleId="cm-string">
    <w:name w:val="cm-string"/>
    <w:basedOn w:val="DefaultParagraphFont"/>
    <w:rsid w:val="00A84961"/>
  </w:style>
  <w:style w:type="character" w:customStyle="1" w:styleId="cm-keyword">
    <w:name w:val="cm-keyword"/>
    <w:basedOn w:val="DefaultParagraphFont"/>
    <w:rsid w:val="00A84961"/>
  </w:style>
  <w:style w:type="character" w:customStyle="1" w:styleId="cm-variable">
    <w:name w:val="cm-variable"/>
    <w:basedOn w:val="DefaultParagraphFont"/>
    <w:rsid w:val="00A84961"/>
  </w:style>
  <w:style w:type="character" w:customStyle="1" w:styleId="cm-type">
    <w:name w:val="cm-type"/>
    <w:basedOn w:val="DefaultParagraphFont"/>
    <w:rsid w:val="00A84961"/>
  </w:style>
  <w:style w:type="character" w:customStyle="1" w:styleId="cm-operator">
    <w:name w:val="cm-operator"/>
    <w:basedOn w:val="DefaultParagraphFont"/>
    <w:rsid w:val="00A84961"/>
  </w:style>
  <w:style w:type="character" w:customStyle="1" w:styleId="cm-meta">
    <w:name w:val="cm-meta"/>
    <w:basedOn w:val="DefaultParagraphFont"/>
    <w:rsid w:val="00A84961"/>
  </w:style>
  <w:style w:type="character" w:customStyle="1" w:styleId="f">
    <w:name w:val="f"/>
    <w:basedOn w:val="DefaultParagraphFont"/>
    <w:rsid w:val="009300AF"/>
  </w:style>
  <w:style w:type="paragraph" w:customStyle="1" w:styleId="pgdesc">
    <w:name w:val="pgdesc"/>
    <w:basedOn w:val="Normal"/>
    <w:rsid w:val="009903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2018C2"/>
  </w:style>
  <w:style w:type="character" w:customStyle="1" w:styleId="hljs-comment">
    <w:name w:val="hljs-comment"/>
    <w:basedOn w:val="DefaultParagraphFont"/>
    <w:rsid w:val="00154B25"/>
  </w:style>
  <w:style w:type="paragraph" w:customStyle="1" w:styleId="wp-caption-text">
    <w:name w:val="wp-caption-text"/>
    <w:basedOn w:val="Normal"/>
    <w:rsid w:val="00480D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sonormal0">
    <w:name w:val="msonormal"/>
    <w:basedOn w:val="Normal"/>
    <w:rsid w:val="00BA33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Typewriter">
    <w:name w:val="HTML Typewriter"/>
    <w:basedOn w:val="DefaultParagraphFont"/>
    <w:uiPriority w:val="99"/>
    <w:semiHidden/>
    <w:unhideWhenUsed/>
    <w:rsid w:val="00A231CE"/>
    <w:rPr>
      <w:rFonts w:ascii="Courier New" w:eastAsia="Times New Roman" w:hAnsi="Courier New" w:cs="Courier New"/>
      <w:sz w:val="20"/>
      <w:szCs w:val="20"/>
    </w:rPr>
  </w:style>
  <w:style w:type="character" w:customStyle="1" w:styleId="e24kjd">
    <w:name w:val="e24kjd"/>
    <w:basedOn w:val="DefaultParagraphFont"/>
    <w:rsid w:val="00F10ACD"/>
  </w:style>
  <w:style w:type="character" w:customStyle="1" w:styleId="Heading6Char">
    <w:name w:val="Heading 6 Char"/>
    <w:basedOn w:val="DefaultParagraphFont"/>
    <w:link w:val="Heading6"/>
    <w:uiPriority w:val="9"/>
    <w:semiHidden/>
    <w:rsid w:val="008E3FAC"/>
    <w:rPr>
      <w:rFonts w:asciiTheme="majorHAnsi" w:eastAsiaTheme="majorEastAsia" w:hAnsiTheme="majorHAnsi" w:cstheme="majorBidi"/>
      <w:color w:val="1F4D78" w:themeColor="accent1" w:themeShade="7F"/>
    </w:rPr>
  </w:style>
  <w:style w:type="character" w:customStyle="1" w:styleId="tag">
    <w:name w:val="tag"/>
    <w:basedOn w:val="DefaultParagraphFont"/>
    <w:rsid w:val="007257F8"/>
  </w:style>
  <w:style w:type="character" w:customStyle="1" w:styleId="atn">
    <w:name w:val="atn"/>
    <w:basedOn w:val="DefaultParagraphFont"/>
    <w:rsid w:val="007257F8"/>
  </w:style>
  <w:style w:type="character" w:customStyle="1" w:styleId="atv">
    <w:name w:val="atv"/>
    <w:basedOn w:val="DefaultParagraphFont"/>
    <w:rsid w:val="00725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19324">
      <w:bodyDiv w:val="1"/>
      <w:marLeft w:val="0"/>
      <w:marRight w:val="0"/>
      <w:marTop w:val="0"/>
      <w:marBottom w:val="0"/>
      <w:divBdr>
        <w:top w:val="none" w:sz="0" w:space="0" w:color="auto"/>
        <w:left w:val="none" w:sz="0" w:space="0" w:color="auto"/>
        <w:bottom w:val="none" w:sz="0" w:space="0" w:color="auto"/>
        <w:right w:val="none" w:sz="0" w:space="0" w:color="auto"/>
      </w:divBdr>
      <w:divsChild>
        <w:div w:id="1036542020">
          <w:marLeft w:val="-30"/>
          <w:marRight w:val="-30"/>
          <w:marTop w:val="0"/>
          <w:marBottom w:val="0"/>
          <w:divBdr>
            <w:top w:val="none" w:sz="0" w:space="0" w:color="auto"/>
            <w:left w:val="none" w:sz="0" w:space="0" w:color="auto"/>
            <w:bottom w:val="none" w:sz="0" w:space="0" w:color="auto"/>
            <w:right w:val="none" w:sz="0" w:space="0" w:color="auto"/>
          </w:divBdr>
          <w:divsChild>
            <w:div w:id="151411950">
              <w:marLeft w:val="30"/>
              <w:marRight w:val="30"/>
              <w:marTop w:val="30"/>
              <w:marBottom w:val="30"/>
              <w:divBdr>
                <w:top w:val="none" w:sz="0" w:space="0" w:color="auto"/>
                <w:left w:val="none" w:sz="0" w:space="0" w:color="auto"/>
                <w:bottom w:val="none" w:sz="0" w:space="0" w:color="auto"/>
                <w:right w:val="none" w:sz="0" w:space="0" w:color="auto"/>
              </w:divBdr>
            </w:div>
          </w:divsChild>
        </w:div>
        <w:div w:id="999037363">
          <w:marLeft w:val="0"/>
          <w:marRight w:val="0"/>
          <w:marTop w:val="0"/>
          <w:marBottom w:val="75"/>
          <w:divBdr>
            <w:top w:val="none" w:sz="0" w:space="0" w:color="auto"/>
            <w:left w:val="none" w:sz="0" w:space="0" w:color="auto"/>
            <w:bottom w:val="none" w:sz="0" w:space="0" w:color="auto"/>
            <w:right w:val="none" w:sz="0" w:space="0" w:color="auto"/>
          </w:divBdr>
        </w:div>
      </w:divsChild>
    </w:div>
    <w:div w:id="38165699">
      <w:bodyDiv w:val="1"/>
      <w:marLeft w:val="0"/>
      <w:marRight w:val="0"/>
      <w:marTop w:val="0"/>
      <w:marBottom w:val="0"/>
      <w:divBdr>
        <w:top w:val="none" w:sz="0" w:space="0" w:color="auto"/>
        <w:left w:val="none" w:sz="0" w:space="0" w:color="auto"/>
        <w:bottom w:val="none" w:sz="0" w:space="0" w:color="auto"/>
        <w:right w:val="none" w:sz="0" w:space="0" w:color="auto"/>
      </w:divBdr>
      <w:divsChild>
        <w:div w:id="1729768144">
          <w:marLeft w:val="-30"/>
          <w:marRight w:val="-30"/>
          <w:marTop w:val="0"/>
          <w:marBottom w:val="0"/>
          <w:divBdr>
            <w:top w:val="none" w:sz="0" w:space="0" w:color="auto"/>
            <w:left w:val="none" w:sz="0" w:space="0" w:color="auto"/>
            <w:bottom w:val="none" w:sz="0" w:space="0" w:color="auto"/>
            <w:right w:val="none" w:sz="0" w:space="0" w:color="auto"/>
          </w:divBdr>
          <w:divsChild>
            <w:div w:id="1673557446">
              <w:marLeft w:val="30"/>
              <w:marRight w:val="30"/>
              <w:marTop w:val="30"/>
              <w:marBottom w:val="30"/>
              <w:divBdr>
                <w:top w:val="none" w:sz="0" w:space="0" w:color="auto"/>
                <w:left w:val="none" w:sz="0" w:space="0" w:color="auto"/>
                <w:bottom w:val="none" w:sz="0" w:space="0" w:color="auto"/>
                <w:right w:val="none" w:sz="0" w:space="0" w:color="auto"/>
              </w:divBdr>
            </w:div>
          </w:divsChild>
        </w:div>
        <w:div w:id="1896237154">
          <w:marLeft w:val="0"/>
          <w:marRight w:val="0"/>
          <w:marTop w:val="0"/>
          <w:marBottom w:val="75"/>
          <w:divBdr>
            <w:top w:val="none" w:sz="0" w:space="0" w:color="auto"/>
            <w:left w:val="none" w:sz="0" w:space="0" w:color="auto"/>
            <w:bottom w:val="none" w:sz="0" w:space="0" w:color="auto"/>
            <w:right w:val="none" w:sz="0" w:space="0" w:color="auto"/>
          </w:divBdr>
        </w:div>
      </w:divsChild>
    </w:div>
    <w:div w:id="50882561">
      <w:bodyDiv w:val="1"/>
      <w:marLeft w:val="0"/>
      <w:marRight w:val="0"/>
      <w:marTop w:val="0"/>
      <w:marBottom w:val="0"/>
      <w:divBdr>
        <w:top w:val="none" w:sz="0" w:space="0" w:color="auto"/>
        <w:left w:val="none" w:sz="0" w:space="0" w:color="auto"/>
        <w:bottom w:val="none" w:sz="0" w:space="0" w:color="auto"/>
        <w:right w:val="none" w:sz="0" w:space="0" w:color="auto"/>
      </w:divBdr>
    </w:div>
    <w:div w:id="63141250">
      <w:bodyDiv w:val="1"/>
      <w:marLeft w:val="0"/>
      <w:marRight w:val="0"/>
      <w:marTop w:val="0"/>
      <w:marBottom w:val="0"/>
      <w:divBdr>
        <w:top w:val="none" w:sz="0" w:space="0" w:color="auto"/>
        <w:left w:val="none" w:sz="0" w:space="0" w:color="auto"/>
        <w:bottom w:val="none" w:sz="0" w:space="0" w:color="auto"/>
        <w:right w:val="none" w:sz="0" w:space="0" w:color="auto"/>
      </w:divBdr>
    </w:div>
    <w:div w:id="72318824">
      <w:bodyDiv w:val="1"/>
      <w:marLeft w:val="0"/>
      <w:marRight w:val="0"/>
      <w:marTop w:val="0"/>
      <w:marBottom w:val="0"/>
      <w:divBdr>
        <w:top w:val="none" w:sz="0" w:space="0" w:color="auto"/>
        <w:left w:val="none" w:sz="0" w:space="0" w:color="auto"/>
        <w:bottom w:val="none" w:sz="0" w:space="0" w:color="auto"/>
        <w:right w:val="none" w:sz="0" w:space="0" w:color="auto"/>
      </w:divBdr>
    </w:div>
    <w:div w:id="74279076">
      <w:bodyDiv w:val="1"/>
      <w:marLeft w:val="0"/>
      <w:marRight w:val="0"/>
      <w:marTop w:val="0"/>
      <w:marBottom w:val="0"/>
      <w:divBdr>
        <w:top w:val="none" w:sz="0" w:space="0" w:color="auto"/>
        <w:left w:val="none" w:sz="0" w:space="0" w:color="auto"/>
        <w:bottom w:val="none" w:sz="0" w:space="0" w:color="auto"/>
        <w:right w:val="none" w:sz="0" w:space="0" w:color="auto"/>
      </w:divBdr>
    </w:div>
    <w:div w:id="85734633">
      <w:bodyDiv w:val="1"/>
      <w:marLeft w:val="0"/>
      <w:marRight w:val="0"/>
      <w:marTop w:val="0"/>
      <w:marBottom w:val="0"/>
      <w:divBdr>
        <w:top w:val="none" w:sz="0" w:space="0" w:color="auto"/>
        <w:left w:val="none" w:sz="0" w:space="0" w:color="auto"/>
        <w:bottom w:val="none" w:sz="0" w:space="0" w:color="auto"/>
        <w:right w:val="none" w:sz="0" w:space="0" w:color="auto"/>
      </w:divBdr>
    </w:div>
    <w:div w:id="96223008">
      <w:bodyDiv w:val="1"/>
      <w:marLeft w:val="0"/>
      <w:marRight w:val="0"/>
      <w:marTop w:val="0"/>
      <w:marBottom w:val="0"/>
      <w:divBdr>
        <w:top w:val="none" w:sz="0" w:space="0" w:color="auto"/>
        <w:left w:val="none" w:sz="0" w:space="0" w:color="auto"/>
        <w:bottom w:val="none" w:sz="0" w:space="0" w:color="auto"/>
        <w:right w:val="none" w:sz="0" w:space="0" w:color="auto"/>
      </w:divBdr>
    </w:div>
    <w:div w:id="102961926">
      <w:bodyDiv w:val="1"/>
      <w:marLeft w:val="0"/>
      <w:marRight w:val="0"/>
      <w:marTop w:val="0"/>
      <w:marBottom w:val="0"/>
      <w:divBdr>
        <w:top w:val="none" w:sz="0" w:space="0" w:color="auto"/>
        <w:left w:val="none" w:sz="0" w:space="0" w:color="auto"/>
        <w:bottom w:val="none" w:sz="0" w:space="0" w:color="auto"/>
        <w:right w:val="none" w:sz="0" w:space="0" w:color="auto"/>
      </w:divBdr>
    </w:div>
    <w:div w:id="109210568">
      <w:bodyDiv w:val="1"/>
      <w:marLeft w:val="0"/>
      <w:marRight w:val="0"/>
      <w:marTop w:val="0"/>
      <w:marBottom w:val="0"/>
      <w:divBdr>
        <w:top w:val="none" w:sz="0" w:space="0" w:color="auto"/>
        <w:left w:val="none" w:sz="0" w:space="0" w:color="auto"/>
        <w:bottom w:val="none" w:sz="0" w:space="0" w:color="auto"/>
        <w:right w:val="none" w:sz="0" w:space="0" w:color="auto"/>
      </w:divBdr>
      <w:divsChild>
        <w:div w:id="234511367">
          <w:marLeft w:val="0"/>
          <w:marRight w:val="0"/>
          <w:marTop w:val="0"/>
          <w:marBottom w:val="0"/>
          <w:divBdr>
            <w:top w:val="none" w:sz="0" w:space="0" w:color="auto"/>
            <w:left w:val="none" w:sz="0" w:space="0" w:color="auto"/>
            <w:bottom w:val="none" w:sz="0" w:space="0" w:color="auto"/>
            <w:right w:val="none" w:sz="0" w:space="0" w:color="auto"/>
          </w:divBdr>
        </w:div>
      </w:divsChild>
    </w:div>
    <w:div w:id="121847711">
      <w:bodyDiv w:val="1"/>
      <w:marLeft w:val="0"/>
      <w:marRight w:val="0"/>
      <w:marTop w:val="0"/>
      <w:marBottom w:val="0"/>
      <w:divBdr>
        <w:top w:val="none" w:sz="0" w:space="0" w:color="auto"/>
        <w:left w:val="none" w:sz="0" w:space="0" w:color="auto"/>
        <w:bottom w:val="none" w:sz="0" w:space="0" w:color="auto"/>
        <w:right w:val="none" w:sz="0" w:space="0" w:color="auto"/>
      </w:divBdr>
      <w:divsChild>
        <w:div w:id="80308177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8331098">
      <w:bodyDiv w:val="1"/>
      <w:marLeft w:val="0"/>
      <w:marRight w:val="0"/>
      <w:marTop w:val="0"/>
      <w:marBottom w:val="0"/>
      <w:divBdr>
        <w:top w:val="none" w:sz="0" w:space="0" w:color="auto"/>
        <w:left w:val="none" w:sz="0" w:space="0" w:color="auto"/>
        <w:bottom w:val="none" w:sz="0" w:space="0" w:color="auto"/>
        <w:right w:val="none" w:sz="0" w:space="0" w:color="auto"/>
      </w:divBdr>
    </w:div>
    <w:div w:id="132597738">
      <w:bodyDiv w:val="1"/>
      <w:marLeft w:val="0"/>
      <w:marRight w:val="0"/>
      <w:marTop w:val="0"/>
      <w:marBottom w:val="0"/>
      <w:divBdr>
        <w:top w:val="none" w:sz="0" w:space="0" w:color="auto"/>
        <w:left w:val="none" w:sz="0" w:space="0" w:color="auto"/>
        <w:bottom w:val="none" w:sz="0" w:space="0" w:color="auto"/>
        <w:right w:val="none" w:sz="0" w:space="0" w:color="auto"/>
      </w:divBdr>
    </w:div>
    <w:div w:id="139544673">
      <w:bodyDiv w:val="1"/>
      <w:marLeft w:val="0"/>
      <w:marRight w:val="0"/>
      <w:marTop w:val="0"/>
      <w:marBottom w:val="0"/>
      <w:divBdr>
        <w:top w:val="none" w:sz="0" w:space="0" w:color="auto"/>
        <w:left w:val="none" w:sz="0" w:space="0" w:color="auto"/>
        <w:bottom w:val="none" w:sz="0" w:space="0" w:color="auto"/>
        <w:right w:val="none" w:sz="0" w:space="0" w:color="auto"/>
      </w:divBdr>
    </w:div>
    <w:div w:id="155074367">
      <w:bodyDiv w:val="1"/>
      <w:marLeft w:val="0"/>
      <w:marRight w:val="0"/>
      <w:marTop w:val="0"/>
      <w:marBottom w:val="0"/>
      <w:divBdr>
        <w:top w:val="none" w:sz="0" w:space="0" w:color="auto"/>
        <w:left w:val="none" w:sz="0" w:space="0" w:color="auto"/>
        <w:bottom w:val="none" w:sz="0" w:space="0" w:color="auto"/>
        <w:right w:val="none" w:sz="0" w:space="0" w:color="auto"/>
      </w:divBdr>
      <w:divsChild>
        <w:div w:id="107434908">
          <w:marLeft w:val="0"/>
          <w:marRight w:val="0"/>
          <w:marTop w:val="0"/>
          <w:marBottom w:val="0"/>
          <w:divBdr>
            <w:top w:val="none" w:sz="0" w:space="0" w:color="auto"/>
            <w:left w:val="none" w:sz="0" w:space="0" w:color="auto"/>
            <w:bottom w:val="none" w:sz="0" w:space="0" w:color="auto"/>
            <w:right w:val="none" w:sz="0" w:space="0" w:color="auto"/>
          </w:divBdr>
          <w:divsChild>
            <w:div w:id="273024107">
              <w:marLeft w:val="0"/>
              <w:marRight w:val="0"/>
              <w:marTop w:val="0"/>
              <w:marBottom w:val="0"/>
              <w:divBdr>
                <w:top w:val="none" w:sz="0" w:space="0" w:color="auto"/>
                <w:left w:val="none" w:sz="0" w:space="0" w:color="auto"/>
                <w:bottom w:val="none" w:sz="0" w:space="0" w:color="auto"/>
                <w:right w:val="none" w:sz="0" w:space="0" w:color="auto"/>
              </w:divBdr>
            </w:div>
          </w:divsChild>
        </w:div>
        <w:div w:id="985859287">
          <w:marLeft w:val="0"/>
          <w:marRight w:val="0"/>
          <w:marTop w:val="0"/>
          <w:marBottom w:val="0"/>
          <w:divBdr>
            <w:top w:val="none" w:sz="0" w:space="0" w:color="auto"/>
            <w:left w:val="none" w:sz="0" w:space="0" w:color="auto"/>
            <w:bottom w:val="none" w:sz="0" w:space="0" w:color="auto"/>
            <w:right w:val="none" w:sz="0" w:space="0" w:color="auto"/>
          </w:divBdr>
          <w:divsChild>
            <w:div w:id="731074510">
              <w:marLeft w:val="0"/>
              <w:marRight w:val="0"/>
              <w:marTop w:val="0"/>
              <w:marBottom w:val="0"/>
              <w:divBdr>
                <w:top w:val="none" w:sz="0" w:space="0" w:color="auto"/>
                <w:left w:val="none" w:sz="0" w:space="0" w:color="auto"/>
                <w:bottom w:val="none" w:sz="0" w:space="0" w:color="auto"/>
                <w:right w:val="none" w:sz="0" w:space="0" w:color="auto"/>
              </w:divBdr>
            </w:div>
          </w:divsChild>
        </w:div>
        <w:div w:id="2137942047">
          <w:marLeft w:val="0"/>
          <w:marRight w:val="0"/>
          <w:marTop w:val="0"/>
          <w:marBottom w:val="0"/>
          <w:divBdr>
            <w:top w:val="none" w:sz="0" w:space="0" w:color="auto"/>
            <w:left w:val="none" w:sz="0" w:space="0" w:color="auto"/>
            <w:bottom w:val="none" w:sz="0" w:space="0" w:color="auto"/>
            <w:right w:val="none" w:sz="0" w:space="0" w:color="auto"/>
          </w:divBdr>
          <w:divsChild>
            <w:div w:id="1023285566">
              <w:marLeft w:val="0"/>
              <w:marRight w:val="0"/>
              <w:marTop w:val="0"/>
              <w:marBottom w:val="0"/>
              <w:divBdr>
                <w:top w:val="none" w:sz="0" w:space="0" w:color="auto"/>
                <w:left w:val="none" w:sz="0" w:space="0" w:color="auto"/>
                <w:bottom w:val="none" w:sz="0" w:space="0" w:color="auto"/>
                <w:right w:val="none" w:sz="0" w:space="0" w:color="auto"/>
              </w:divBdr>
            </w:div>
          </w:divsChild>
        </w:div>
        <w:div w:id="166136802">
          <w:marLeft w:val="0"/>
          <w:marRight w:val="0"/>
          <w:marTop w:val="0"/>
          <w:marBottom w:val="0"/>
          <w:divBdr>
            <w:top w:val="none" w:sz="0" w:space="0" w:color="auto"/>
            <w:left w:val="none" w:sz="0" w:space="0" w:color="auto"/>
            <w:bottom w:val="none" w:sz="0" w:space="0" w:color="auto"/>
            <w:right w:val="none" w:sz="0" w:space="0" w:color="auto"/>
          </w:divBdr>
          <w:divsChild>
            <w:div w:id="59792274">
              <w:marLeft w:val="0"/>
              <w:marRight w:val="0"/>
              <w:marTop w:val="0"/>
              <w:marBottom w:val="0"/>
              <w:divBdr>
                <w:top w:val="none" w:sz="0" w:space="0" w:color="auto"/>
                <w:left w:val="none" w:sz="0" w:space="0" w:color="auto"/>
                <w:bottom w:val="none" w:sz="0" w:space="0" w:color="auto"/>
                <w:right w:val="none" w:sz="0" w:space="0" w:color="auto"/>
              </w:divBdr>
            </w:div>
          </w:divsChild>
        </w:div>
        <w:div w:id="356125445">
          <w:marLeft w:val="0"/>
          <w:marRight w:val="0"/>
          <w:marTop w:val="0"/>
          <w:marBottom w:val="0"/>
          <w:divBdr>
            <w:top w:val="none" w:sz="0" w:space="0" w:color="auto"/>
            <w:left w:val="none" w:sz="0" w:space="0" w:color="auto"/>
            <w:bottom w:val="none" w:sz="0" w:space="0" w:color="auto"/>
            <w:right w:val="none" w:sz="0" w:space="0" w:color="auto"/>
          </w:divBdr>
          <w:divsChild>
            <w:div w:id="1976793080">
              <w:marLeft w:val="0"/>
              <w:marRight w:val="0"/>
              <w:marTop w:val="0"/>
              <w:marBottom w:val="0"/>
              <w:divBdr>
                <w:top w:val="none" w:sz="0" w:space="0" w:color="auto"/>
                <w:left w:val="none" w:sz="0" w:space="0" w:color="auto"/>
                <w:bottom w:val="none" w:sz="0" w:space="0" w:color="auto"/>
                <w:right w:val="none" w:sz="0" w:space="0" w:color="auto"/>
              </w:divBdr>
            </w:div>
          </w:divsChild>
        </w:div>
        <w:div w:id="91904647">
          <w:marLeft w:val="0"/>
          <w:marRight w:val="0"/>
          <w:marTop w:val="0"/>
          <w:marBottom w:val="0"/>
          <w:divBdr>
            <w:top w:val="none" w:sz="0" w:space="0" w:color="auto"/>
            <w:left w:val="none" w:sz="0" w:space="0" w:color="auto"/>
            <w:bottom w:val="none" w:sz="0" w:space="0" w:color="auto"/>
            <w:right w:val="none" w:sz="0" w:space="0" w:color="auto"/>
          </w:divBdr>
          <w:divsChild>
            <w:div w:id="12318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5294">
      <w:bodyDiv w:val="1"/>
      <w:marLeft w:val="0"/>
      <w:marRight w:val="0"/>
      <w:marTop w:val="0"/>
      <w:marBottom w:val="0"/>
      <w:divBdr>
        <w:top w:val="none" w:sz="0" w:space="0" w:color="auto"/>
        <w:left w:val="none" w:sz="0" w:space="0" w:color="auto"/>
        <w:bottom w:val="none" w:sz="0" w:space="0" w:color="auto"/>
        <w:right w:val="none" w:sz="0" w:space="0" w:color="auto"/>
      </w:divBdr>
    </w:div>
    <w:div w:id="169688700">
      <w:bodyDiv w:val="1"/>
      <w:marLeft w:val="0"/>
      <w:marRight w:val="0"/>
      <w:marTop w:val="0"/>
      <w:marBottom w:val="0"/>
      <w:divBdr>
        <w:top w:val="none" w:sz="0" w:space="0" w:color="auto"/>
        <w:left w:val="none" w:sz="0" w:space="0" w:color="auto"/>
        <w:bottom w:val="none" w:sz="0" w:space="0" w:color="auto"/>
        <w:right w:val="none" w:sz="0" w:space="0" w:color="auto"/>
      </w:divBdr>
    </w:div>
    <w:div w:id="173424923">
      <w:bodyDiv w:val="1"/>
      <w:marLeft w:val="0"/>
      <w:marRight w:val="0"/>
      <w:marTop w:val="0"/>
      <w:marBottom w:val="0"/>
      <w:divBdr>
        <w:top w:val="none" w:sz="0" w:space="0" w:color="auto"/>
        <w:left w:val="none" w:sz="0" w:space="0" w:color="auto"/>
        <w:bottom w:val="none" w:sz="0" w:space="0" w:color="auto"/>
        <w:right w:val="none" w:sz="0" w:space="0" w:color="auto"/>
      </w:divBdr>
    </w:div>
    <w:div w:id="184710090">
      <w:bodyDiv w:val="1"/>
      <w:marLeft w:val="0"/>
      <w:marRight w:val="0"/>
      <w:marTop w:val="0"/>
      <w:marBottom w:val="0"/>
      <w:divBdr>
        <w:top w:val="none" w:sz="0" w:space="0" w:color="auto"/>
        <w:left w:val="none" w:sz="0" w:space="0" w:color="auto"/>
        <w:bottom w:val="none" w:sz="0" w:space="0" w:color="auto"/>
        <w:right w:val="none" w:sz="0" w:space="0" w:color="auto"/>
      </w:divBdr>
    </w:div>
    <w:div w:id="185560910">
      <w:bodyDiv w:val="1"/>
      <w:marLeft w:val="0"/>
      <w:marRight w:val="0"/>
      <w:marTop w:val="0"/>
      <w:marBottom w:val="0"/>
      <w:divBdr>
        <w:top w:val="none" w:sz="0" w:space="0" w:color="auto"/>
        <w:left w:val="none" w:sz="0" w:space="0" w:color="auto"/>
        <w:bottom w:val="none" w:sz="0" w:space="0" w:color="auto"/>
        <w:right w:val="none" w:sz="0" w:space="0" w:color="auto"/>
      </w:divBdr>
    </w:div>
    <w:div w:id="199900477">
      <w:bodyDiv w:val="1"/>
      <w:marLeft w:val="0"/>
      <w:marRight w:val="0"/>
      <w:marTop w:val="0"/>
      <w:marBottom w:val="0"/>
      <w:divBdr>
        <w:top w:val="none" w:sz="0" w:space="0" w:color="auto"/>
        <w:left w:val="none" w:sz="0" w:space="0" w:color="auto"/>
        <w:bottom w:val="none" w:sz="0" w:space="0" w:color="auto"/>
        <w:right w:val="none" w:sz="0" w:space="0" w:color="auto"/>
      </w:divBdr>
    </w:div>
    <w:div w:id="219176964">
      <w:bodyDiv w:val="1"/>
      <w:marLeft w:val="0"/>
      <w:marRight w:val="0"/>
      <w:marTop w:val="0"/>
      <w:marBottom w:val="0"/>
      <w:divBdr>
        <w:top w:val="none" w:sz="0" w:space="0" w:color="auto"/>
        <w:left w:val="none" w:sz="0" w:space="0" w:color="auto"/>
        <w:bottom w:val="none" w:sz="0" w:space="0" w:color="auto"/>
        <w:right w:val="none" w:sz="0" w:space="0" w:color="auto"/>
      </w:divBdr>
      <w:divsChild>
        <w:div w:id="1470052687">
          <w:marLeft w:val="-30"/>
          <w:marRight w:val="-30"/>
          <w:marTop w:val="0"/>
          <w:marBottom w:val="0"/>
          <w:divBdr>
            <w:top w:val="none" w:sz="0" w:space="0" w:color="auto"/>
            <w:left w:val="none" w:sz="0" w:space="0" w:color="auto"/>
            <w:bottom w:val="none" w:sz="0" w:space="0" w:color="auto"/>
            <w:right w:val="none" w:sz="0" w:space="0" w:color="auto"/>
          </w:divBdr>
          <w:divsChild>
            <w:div w:id="683551259">
              <w:marLeft w:val="30"/>
              <w:marRight w:val="30"/>
              <w:marTop w:val="30"/>
              <w:marBottom w:val="30"/>
              <w:divBdr>
                <w:top w:val="none" w:sz="0" w:space="0" w:color="auto"/>
                <w:left w:val="none" w:sz="0" w:space="0" w:color="auto"/>
                <w:bottom w:val="none" w:sz="0" w:space="0" w:color="auto"/>
                <w:right w:val="none" w:sz="0" w:space="0" w:color="auto"/>
              </w:divBdr>
            </w:div>
          </w:divsChild>
        </w:div>
        <w:div w:id="677999554">
          <w:marLeft w:val="0"/>
          <w:marRight w:val="0"/>
          <w:marTop w:val="0"/>
          <w:marBottom w:val="75"/>
          <w:divBdr>
            <w:top w:val="none" w:sz="0" w:space="0" w:color="auto"/>
            <w:left w:val="none" w:sz="0" w:space="0" w:color="auto"/>
            <w:bottom w:val="none" w:sz="0" w:space="0" w:color="auto"/>
            <w:right w:val="none" w:sz="0" w:space="0" w:color="auto"/>
          </w:divBdr>
        </w:div>
      </w:divsChild>
    </w:div>
    <w:div w:id="227884649">
      <w:bodyDiv w:val="1"/>
      <w:marLeft w:val="0"/>
      <w:marRight w:val="0"/>
      <w:marTop w:val="0"/>
      <w:marBottom w:val="0"/>
      <w:divBdr>
        <w:top w:val="none" w:sz="0" w:space="0" w:color="auto"/>
        <w:left w:val="none" w:sz="0" w:space="0" w:color="auto"/>
        <w:bottom w:val="none" w:sz="0" w:space="0" w:color="auto"/>
        <w:right w:val="none" w:sz="0" w:space="0" w:color="auto"/>
      </w:divBdr>
    </w:div>
    <w:div w:id="231618638">
      <w:bodyDiv w:val="1"/>
      <w:marLeft w:val="0"/>
      <w:marRight w:val="0"/>
      <w:marTop w:val="0"/>
      <w:marBottom w:val="0"/>
      <w:divBdr>
        <w:top w:val="none" w:sz="0" w:space="0" w:color="auto"/>
        <w:left w:val="none" w:sz="0" w:space="0" w:color="auto"/>
        <w:bottom w:val="none" w:sz="0" w:space="0" w:color="auto"/>
        <w:right w:val="none" w:sz="0" w:space="0" w:color="auto"/>
      </w:divBdr>
      <w:divsChild>
        <w:div w:id="1306620784">
          <w:marLeft w:val="-30"/>
          <w:marRight w:val="-30"/>
          <w:marTop w:val="0"/>
          <w:marBottom w:val="0"/>
          <w:divBdr>
            <w:top w:val="none" w:sz="0" w:space="0" w:color="auto"/>
            <w:left w:val="none" w:sz="0" w:space="0" w:color="auto"/>
            <w:bottom w:val="none" w:sz="0" w:space="0" w:color="auto"/>
            <w:right w:val="none" w:sz="0" w:space="0" w:color="auto"/>
          </w:divBdr>
          <w:divsChild>
            <w:div w:id="904796584">
              <w:marLeft w:val="30"/>
              <w:marRight w:val="30"/>
              <w:marTop w:val="30"/>
              <w:marBottom w:val="30"/>
              <w:divBdr>
                <w:top w:val="none" w:sz="0" w:space="0" w:color="auto"/>
                <w:left w:val="none" w:sz="0" w:space="0" w:color="auto"/>
                <w:bottom w:val="none" w:sz="0" w:space="0" w:color="auto"/>
                <w:right w:val="none" w:sz="0" w:space="0" w:color="auto"/>
              </w:divBdr>
            </w:div>
          </w:divsChild>
        </w:div>
        <w:div w:id="1768696215">
          <w:marLeft w:val="0"/>
          <w:marRight w:val="0"/>
          <w:marTop w:val="0"/>
          <w:marBottom w:val="75"/>
          <w:divBdr>
            <w:top w:val="none" w:sz="0" w:space="0" w:color="auto"/>
            <w:left w:val="none" w:sz="0" w:space="0" w:color="auto"/>
            <w:bottom w:val="none" w:sz="0" w:space="0" w:color="auto"/>
            <w:right w:val="none" w:sz="0" w:space="0" w:color="auto"/>
          </w:divBdr>
        </w:div>
      </w:divsChild>
    </w:div>
    <w:div w:id="246312695">
      <w:bodyDiv w:val="1"/>
      <w:marLeft w:val="0"/>
      <w:marRight w:val="0"/>
      <w:marTop w:val="0"/>
      <w:marBottom w:val="0"/>
      <w:divBdr>
        <w:top w:val="none" w:sz="0" w:space="0" w:color="auto"/>
        <w:left w:val="none" w:sz="0" w:space="0" w:color="auto"/>
        <w:bottom w:val="none" w:sz="0" w:space="0" w:color="auto"/>
        <w:right w:val="none" w:sz="0" w:space="0" w:color="auto"/>
      </w:divBdr>
      <w:divsChild>
        <w:div w:id="1232040407">
          <w:marLeft w:val="-30"/>
          <w:marRight w:val="-30"/>
          <w:marTop w:val="0"/>
          <w:marBottom w:val="0"/>
          <w:divBdr>
            <w:top w:val="none" w:sz="0" w:space="0" w:color="auto"/>
            <w:left w:val="none" w:sz="0" w:space="0" w:color="auto"/>
            <w:bottom w:val="none" w:sz="0" w:space="0" w:color="auto"/>
            <w:right w:val="none" w:sz="0" w:space="0" w:color="auto"/>
          </w:divBdr>
          <w:divsChild>
            <w:div w:id="1607231033">
              <w:marLeft w:val="30"/>
              <w:marRight w:val="30"/>
              <w:marTop w:val="30"/>
              <w:marBottom w:val="30"/>
              <w:divBdr>
                <w:top w:val="none" w:sz="0" w:space="0" w:color="auto"/>
                <w:left w:val="none" w:sz="0" w:space="0" w:color="auto"/>
                <w:bottom w:val="none" w:sz="0" w:space="0" w:color="auto"/>
                <w:right w:val="none" w:sz="0" w:space="0" w:color="auto"/>
              </w:divBdr>
            </w:div>
          </w:divsChild>
        </w:div>
        <w:div w:id="577010730">
          <w:marLeft w:val="0"/>
          <w:marRight w:val="0"/>
          <w:marTop w:val="0"/>
          <w:marBottom w:val="75"/>
          <w:divBdr>
            <w:top w:val="none" w:sz="0" w:space="0" w:color="auto"/>
            <w:left w:val="none" w:sz="0" w:space="0" w:color="auto"/>
            <w:bottom w:val="none" w:sz="0" w:space="0" w:color="auto"/>
            <w:right w:val="none" w:sz="0" w:space="0" w:color="auto"/>
          </w:divBdr>
        </w:div>
      </w:divsChild>
    </w:div>
    <w:div w:id="254290461">
      <w:bodyDiv w:val="1"/>
      <w:marLeft w:val="0"/>
      <w:marRight w:val="0"/>
      <w:marTop w:val="0"/>
      <w:marBottom w:val="0"/>
      <w:divBdr>
        <w:top w:val="none" w:sz="0" w:space="0" w:color="auto"/>
        <w:left w:val="none" w:sz="0" w:space="0" w:color="auto"/>
        <w:bottom w:val="none" w:sz="0" w:space="0" w:color="auto"/>
        <w:right w:val="none" w:sz="0" w:space="0" w:color="auto"/>
      </w:divBdr>
    </w:div>
    <w:div w:id="266887007">
      <w:bodyDiv w:val="1"/>
      <w:marLeft w:val="0"/>
      <w:marRight w:val="0"/>
      <w:marTop w:val="0"/>
      <w:marBottom w:val="0"/>
      <w:divBdr>
        <w:top w:val="none" w:sz="0" w:space="0" w:color="auto"/>
        <w:left w:val="none" w:sz="0" w:space="0" w:color="auto"/>
        <w:bottom w:val="none" w:sz="0" w:space="0" w:color="auto"/>
        <w:right w:val="none" w:sz="0" w:space="0" w:color="auto"/>
      </w:divBdr>
      <w:divsChild>
        <w:div w:id="1499036801">
          <w:marLeft w:val="0"/>
          <w:marRight w:val="0"/>
          <w:marTop w:val="0"/>
          <w:marBottom w:val="0"/>
          <w:divBdr>
            <w:top w:val="none" w:sz="0" w:space="0" w:color="auto"/>
            <w:left w:val="none" w:sz="0" w:space="0" w:color="auto"/>
            <w:bottom w:val="none" w:sz="0" w:space="0" w:color="auto"/>
            <w:right w:val="none" w:sz="0" w:space="0" w:color="auto"/>
          </w:divBdr>
          <w:divsChild>
            <w:div w:id="461383965">
              <w:marLeft w:val="0"/>
              <w:marRight w:val="0"/>
              <w:marTop w:val="0"/>
              <w:marBottom w:val="0"/>
              <w:divBdr>
                <w:top w:val="none" w:sz="0" w:space="0" w:color="auto"/>
                <w:left w:val="none" w:sz="0" w:space="0" w:color="auto"/>
                <w:bottom w:val="none" w:sz="0" w:space="0" w:color="auto"/>
                <w:right w:val="none" w:sz="0" w:space="0" w:color="auto"/>
              </w:divBdr>
            </w:div>
            <w:div w:id="10742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70364">
      <w:bodyDiv w:val="1"/>
      <w:marLeft w:val="0"/>
      <w:marRight w:val="0"/>
      <w:marTop w:val="0"/>
      <w:marBottom w:val="0"/>
      <w:divBdr>
        <w:top w:val="none" w:sz="0" w:space="0" w:color="auto"/>
        <w:left w:val="none" w:sz="0" w:space="0" w:color="auto"/>
        <w:bottom w:val="none" w:sz="0" w:space="0" w:color="auto"/>
        <w:right w:val="none" w:sz="0" w:space="0" w:color="auto"/>
      </w:divBdr>
    </w:div>
    <w:div w:id="289551271">
      <w:bodyDiv w:val="1"/>
      <w:marLeft w:val="0"/>
      <w:marRight w:val="0"/>
      <w:marTop w:val="0"/>
      <w:marBottom w:val="0"/>
      <w:divBdr>
        <w:top w:val="none" w:sz="0" w:space="0" w:color="auto"/>
        <w:left w:val="none" w:sz="0" w:space="0" w:color="auto"/>
        <w:bottom w:val="none" w:sz="0" w:space="0" w:color="auto"/>
        <w:right w:val="none" w:sz="0" w:space="0" w:color="auto"/>
      </w:divBdr>
    </w:div>
    <w:div w:id="348534283">
      <w:bodyDiv w:val="1"/>
      <w:marLeft w:val="0"/>
      <w:marRight w:val="0"/>
      <w:marTop w:val="0"/>
      <w:marBottom w:val="0"/>
      <w:divBdr>
        <w:top w:val="none" w:sz="0" w:space="0" w:color="auto"/>
        <w:left w:val="none" w:sz="0" w:space="0" w:color="auto"/>
        <w:bottom w:val="none" w:sz="0" w:space="0" w:color="auto"/>
        <w:right w:val="none" w:sz="0" w:space="0" w:color="auto"/>
      </w:divBdr>
      <w:divsChild>
        <w:div w:id="85856949">
          <w:marLeft w:val="0"/>
          <w:marRight w:val="0"/>
          <w:marTop w:val="0"/>
          <w:marBottom w:val="0"/>
          <w:divBdr>
            <w:top w:val="none" w:sz="0" w:space="0" w:color="auto"/>
            <w:left w:val="none" w:sz="0" w:space="0" w:color="auto"/>
            <w:bottom w:val="none" w:sz="0" w:space="0" w:color="auto"/>
            <w:right w:val="none" w:sz="0" w:space="0" w:color="auto"/>
          </w:divBdr>
        </w:div>
        <w:div w:id="1202399692">
          <w:marLeft w:val="0"/>
          <w:marRight w:val="0"/>
          <w:marTop w:val="0"/>
          <w:marBottom w:val="0"/>
          <w:divBdr>
            <w:top w:val="none" w:sz="0" w:space="0" w:color="auto"/>
            <w:left w:val="none" w:sz="0" w:space="0" w:color="auto"/>
            <w:bottom w:val="none" w:sz="0" w:space="0" w:color="auto"/>
            <w:right w:val="none" w:sz="0" w:space="0" w:color="auto"/>
          </w:divBdr>
        </w:div>
        <w:div w:id="50812231">
          <w:marLeft w:val="0"/>
          <w:marRight w:val="0"/>
          <w:marTop w:val="0"/>
          <w:marBottom w:val="0"/>
          <w:divBdr>
            <w:top w:val="none" w:sz="0" w:space="0" w:color="auto"/>
            <w:left w:val="none" w:sz="0" w:space="0" w:color="auto"/>
            <w:bottom w:val="none" w:sz="0" w:space="0" w:color="auto"/>
            <w:right w:val="none" w:sz="0" w:space="0" w:color="auto"/>
          </w:divBdr>
        </w:div>
        <w:div w:id="919173301">
          <w:marLeft w:val="0"/>
          <w:marRight w:val="0"/>
          <w:marTop w:val="0"/>
          <w:marBottom w:val="0"/>
          <w:divBdr>
            <w:top w:val="none" w:sz="0" w:space="0" w:color="auto"/>
            <w:left w:val="none" w:sz="0" w:space="0" w:color="auto"/>
            <w:bottom w:val="none" w:sz="0" w:space="0" w:color="auto"/>
            <w:right w:val="none" w:sz="0" w:space="0" w:color="auto"/>
          </w:divBdr>
        </w:div>
        <w:div w:id="1848592839">
          <w:marLeft w:val="0"/>
          <w:marRight w:val="0"/>
          <w:marTop w:val="0"/>
          <w:marBottom w:val="0"/>
          <w:divBdr>
            <w:top w:val="none" w:sz="0" w:space="0" w:color="auto"/>
            <w:left w:val="none" w:sz="0" w:space="0" w:color="auto"/>
            <w:bottom w:val="none" w:sz="0" w:space="0" w:color="auto"/>
            <w:right w:val="none" w:sz="0" w:space="0" w:color="auto"/>
          </w:divBdr>
        </w:div>
        <w:div w:id="2036271499">
          <w:marLeft w:val="0"/>
          <w:marRight w:val="0"/>
          <w:marTop w:val="0"/>
          <w:marBottom w:val="0"/>
          <w:divBdr>
            <w:top w:val="none" w:sz="0" w:space="0" w:color="auto"/>
            <w:left w:val="none" w:sz="0" w:space="0" w:color="auto"/>
            <w:bottom w:val="none" w:sz="0" w:space="0" w:color="auto"/>
            <w:right w:val="none" w:sz="0" w:space="0" w:color="auto"/>
          </w:divBdr>
        </w:div>
        <w:div w:id="433551498">
          <w:marLeft w:val="0"/>
          <w:marRight w:val="0"/>
          <w:marTop w:val="0"/>
          <w:marBottom w:val="0"/>
          <w:divBdr>
            <w:top w:val="none" w:sz="0" w:space="0" w:color="auto"/>
            <w:left w:val="none" w:sz="0" w:space="0" w:color="auto"/>
            <w:bottom w:val="none" w:sz="0" w:space="0" w:color="auto"/>
            <w:right w:val="none" w:sz="0" w:space="0" w:color="auto"/>
          </w:divBdr>
        </w:div>
        <w:div w:id="1955866604">
          <w:marLeft w:val="0"/>
          <w:marRight w:val="0"/>
          <w:marTop w:val="0"/>
          <w:marBottom w:val="0"/>
          <w:divBdr>
            <w:top w:val="none" w:sz="0" w:space="0" w:color="auto"/>
            <w:left w:val="none" w:sz="0" w:space="0" w:color="auto"/>
            <w:bottom w:val="none" w:sz="0" w:space="0" w:color="auto"/>
            <w:right w:val="none" w:sz="0" w:space="0" w:color="auto"/>
          </w:divBdr>
        </w:div>
        <w:div w:id="688677655">
          <w:marLeft w:val="0"/>
          <w:marRight w:val="0"/>
          <w:marTop w:val="0"/>
          <w:marBottom w:val="0"/>
          <w:divBdr>
            <w:top w:val="none" w:sz="0" w:space="0" w:color="auto"/>
            <w:left w:val="none" w:sz="0" w:space="0" w:color="auto"/>
            <w:bottom w:val="none" w:sz="0" w:space="0" w:color="auto"/>
            <w:right w:val="none" w:sz="0" w:space="0" w:color="auto"/>
          </w:divBdr>
        </w:div>
      </w:divsChild>
    </w:div>
    <w:div w:id="371660309">
      <w:bodyDiv w:val="1"/>
      <w:marLeft w:val="0"/>
      <w:marRight w:val="0"/>
      <w:marTop w:val="0"/>
      <w:marBottom w:val="0"/>
      <w:divBdr>
        <w:top w:val="none" w:sz="0" w:space="0" w:color="auto"/>
        <w:left w:val="none" w:sz="0" w:space="0" w:color="auto"/>
        <w:bottom w:val="none" w:sz="0" w:space="0" w:color="auto"/>
        <w:right w:val="none" w:sz="0" w:space="0" w:color="auto"/>
      </w:divBdr>
    </w:div>
    <w:div w:id="371685660">
      <w:bodyDiv w:val="1"/>
      <w:marLeft w:val="0"/>
      <w:marRight w:val="0"/>
      <w:marTop w:val="0"/>
      <w:marBottom w:val="0"/>
      <w:divBdr>
        <w:top w:val="none" w:sz="0" w:space="0" w:color="auto"/>
        <w:left w:val="none" w:sz="0" w:space="0" w:color="auto"/>
        <w:bottom w:val="none" w:sz="0" w:space="0" w:color="auto"/>
        <w:right w:val="none" w:sz="0" w:space="0" w:color="auto"/>
      </w:divBdr>
    </w:div>
    <w:div w:id="380138141">
      <w:bodyDiv w:val="1"/>
      <w:marLeft w:val="0"/>
      <w:marRight w:val="0"/>
      <w:marTop w:val="0"/>
      <w:marBottom w:val="0"/>
      <w:divBdr>
        <w:top w:val="none" w:sz="0" w:space="0" w:color="auto"/>
        <w:left w:val="none" w:sz="0" w:space="0" w:color="auto"/>
        <w:bottom w:val="none" w:sz="0" w:space="0" w:color="auto"/>
        <w:right w:val="none" w:sz="0" w:space="0" w:color="auto"/>
      </w:divBdr>
    </w:div>
    <w:div w:id="381104553">
      <w:bodyDiv w:val="1"/>
      <w:marLeft w:val="0"/>
      <w:marRight w:val="0"/>
      <w:marTop w:val="0"/>
      <w:marBottom w:val="0"/>
      <w:divBdr>
        <w:top w:val="none" w:sz="0" w:space="0" w:color="auto"/>
        <w:left w:val="none" w:sz="0" w:space="0" w:color="auto"/>
        <w:bottom w:val="none" w:sz="0" w:space="0" w:color="auto"/>
        <w:right w:val="none" w:sz="0" w:space="0" w:color="auto"/>
      </w:divBdr>
    </w:div>
    <w:div w:id="382798124">
      <w:bodyDiv w:val="1"/>
      <w:marLeft w:val="0"/>
      <w:marRight w:val="0"/>
      <w:marTop w:val="0"/>
      <w:marBottom w:val="0"/>
      <w:divBdr>
        <w:top w:val="none" w:sz="0" w:space="0" w:color="auto"/>
        <w:left w:val="none" w:sz="0" w:space="0" w:color="auto"/>
        <w:bottom w:val="none" w:sz="0" w:space="0" w:color="auto"/>
        <w:right w:val="none" w:sz="0" w:space="0" w:color="auto"/>
      </w:divBdr>
    </w:div>
    <w:div w:id="383138104">
      <w:bodyDiv w:val="1"/>
      <w:marLeft w:val="0"/>
      <w:marRight w:val="0"/>
      <w:marTop w:val="0"/>
      <w:marBottom w:val="0"/>
      <w:divBdr>
        <w:top w:val="none" w:sz="0" w:space="0" w:color="auto"/>
        <w:left w:val="none" w:sz="0" w:space="0" w:color="auto"/>
        <w:bottom w:val="none" w:sz="0" w:space="0" w:color="auto"/>
        <w:right w:val="none" w:sz="0" w:space="0" w:color="auto"/>
      </w:divBdr>
      <w:divsChild>
        <w:div w:id="597711540">
          <w:marLeft w:val="0"/>
          <w:marRight w:val="0"/>
          <w:marTop w:val="0"/>
          <w:marBottom w:val="0"/>
          <w:divBdr>
            <w:top w:val="none" w:sz="0" w:space="0" w:color="auto"/>
            <w:left w:val="none" w:sz="0" w:space="0" w:color="auto"/>
            <w:bottom w:val="none" w:sz="0" w:space="0" w:color="auto"/>
            <w:right w:val="none" w:sz="0" w:space="0" w:color="auto"/>
          </w:divBdr>
          <w:divsChild>
            <w:div w:id="1095592176">
              <w:marLeft w:val="0"/>
              <w:marRight w:val="0"/>
              <w:marTop w:val="0"/>
              <w:marBottom w:val="0"/>
              <w:divBdr>
                <w:top w:val="none" w:sz="0" w:space="0" w:color="auto"/>
                <w:left w:val="none" w:sz="0" w:space="0" w:color="auto"/>
                <w:bottom w:val="none" w:sz="0" w:space="0" w:color="auto"/>
                <w:right w:val="none" w:sz="0" w:space="0" w:color="auto"/>
              </w:divBdr>
            </w:div>
            <w:div w:id="1518806085">
              <w:marLeft w:val="0"/>
              <w:marRight w:val="0"/>
              <w:marTop w:val="0"/>
              <w:marBottom w:val="0"/>
              <w:divBdr>
                <w:top w:val="none" w:sz="0" w:space="0" w:color="auto"/>
                <w:left w:val="none" w:sz="0" w:space="0" w:color="auto"/>
                <w:bottom w:val="none" w:sz="0" w:space="0" w:color="auto"/>
                <w:right w:val="none" w:sz="0" w:space="0" w:color="auto"/>
              </w:divBdr>
            </w:div>
            <w:div w:id="2086954097">
              <w:marLeft w:val="0"/>
              <w:marRight w:val="0"/>
              <w:marTop w:val="0"/>
              <w:marBottom w:val="0"/>
              <w:divBdr>
                <w:top w:val="none" w:sz="0" w:space="0" w:color="auto"/>
                <w:left w:val="none" w:sz="0" w:space="0" w:color="auto"/>
                <w:bottom w:val="none" w:sz="0" w:space="0" w:color="auto"/>
                <w:right w:val="none" w:sz="0" w:space="0" w:color="auto"/>
              </w:divBdr>
            </w:div>
            <w:div w:id="1764716300">
              <w:marLeft w:val="0"/>
              <w:marRight w:val="0"/>
              <w:marTop w:val="0"/>
              <w:marBottom w:val="0"/>
              <w:divBdr>
                <w:top w:val="none" w:sz="0" w:space="0" w:color="auto"/>
                <w:left w:val="none" w:sz="0" w:space="0" w:color="auto"/>
                <w:bottom w:val="none" w:sz="0" w:space="0" w:color="auto"/>
                <w:right w:val="none" w:sz="0" w:space="0" w:color="auto"/>
              </w:divBdr>
            </w:div>
            <w:div w:id="15256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1564">
      <w:bodyDiv w:val="1"/>
      <w:marLeft w:val="0"/>
      <w:marRight w:val="0"/>
      <w:marTop w:val="0"/>
      <w:marBottom w:val="0"/>
      <w:divBdr>
        <w:top w:val="none" w:sz="0" w:space="0" w:color="auto"/>
        <w:left w:val="none" w:sz="0" w:space="0" w:color="auto"/>
        <w:bottom w:val="none" w:sz="0" w:space="0" w:color="auto"/>
        <w:right w:val="none" w:sz="0" w:space="0" w:color="auto"/>
      </w:divBdr>
    </w:div>
    <w:div w:id="402995036">
      <w:bodyDiv w:val="1"/>
      <w:marLeft w:val="0"/>
      <w:marRight w:val="0"/>
      <w:marTop w:val="0"/>
      <w:marBottom w:val="0"/>
      <w:divBdr>
        <w:top w:val="none" w:sz="0" w:space="0" w:color="auto"/>
        <w:left w:val="none" w:sz="0" w:space="0" w:color="auto"/>
        <w:bottom w:val="none" w:sz="0" w:space="0" w:color="auto"/>
        <w:right w:val="none" w:sz="0" w:space="0" w:color="auto"/>
      </w:divBdr>
    </w:div>
    <w:div w:id="418452871">
      <w:bodyDiv w:val="1"/>
      <w:marLeft w:val="0"/>
      <w:marRight w:val="0"/>
      <w:marTop w:val="0"/>
      <w:marBottom w:val="0"/>
      <w:divBdr>
        <w:top w:val="none" w:sz="0" w:space="0" w:color="auto"/>
        <w:left w:val="none" w:sz="0" w:space="0" w:color="auto"/>
        <w:bottom w:val="none" w:sz="0" w:space="0" w:color="auto"/>
        <w:right w:val="none" w:sz="0" w:space="0" w:color="auto"/>
      </w:divBdr>
    </w:div>
    <w:div w:id="429008027">
      <w:bodyDiv w:val="1"/>
      <w:marLeft w:val="0"/>
      <w:marRight w:val="0"/>
      <w:marTop w:val="0"/>
      <w:marBottom w:val="0"/>
      <w:divBdr>
        <w:top w:val="none" w:sz="0" w:space="0" w:color="auto"/>
        <w:left w:val="none" w:sz="0" w:space="0" w:color="auto"/>
        <w:bottom w:val="none" w:sz="0" w:space="0" w:color="auto"/>
        <w:right w:val="none" w:sz="0" w:space="0" w:color="auto"/>
      </w:divBdr>
      <w:divsChild>
        <w:div w:id="812455164">
          <w:marLeft w:val="0"/>
          <w:marRight w:val="0"/>
          <w:marTop w:val="0"/>
          <w:marBottom w:val="240"/>
          <w:divBdr>
            <w:top w:val="none" w:sz="0" w:space="0" w:color="auto"/>
            <w:left w:val="none" w:sz="0" w:space="0" w:color="auto"/>
            <w:bottom w:val="none" w:sz="0" w:space="0" w:color="auto"/>
            <w:right w:val="none" w:sz="0" w:space="0" w:color="auto"/>
          </w:divBdr>
        </w:div>
      </w:divsChild>
    </w:div>
    <w:div w:id="434402563">
      <w:bodyDiv w:val="1"/>
      <w:marLeft w:val="0"/>
      <w:marRight w:val="0"/>
      <w:marTop w:val="0"/>
      <w:marBottom w:val="0"/>
      <w:divBdr>
        <w:top w:val="none" w:sz="0" w:space="0" w:color="auto"/>
        <w:left w:val="none" w:sz="0" w:space="0" w:color="auto"/>
        <w:bottom w:val="none" w:sz="0" w:space="0" w:color="auto"/>
        <w:right w:val="none" w:sz="0" w:space="0" w:color="auto"/>
      </w:divBdr>
      <w:divsChild>
        <w:div w:id="1062024850">
          <w:marLeft w:val="0"/>
          <w:marRight w:val="0"/>
          <w:marTop w:val="0"/>
          <w:marBottom w:val="240"/>
          <w:divBdr>
            <w:top w:val="none" w:sz="0" w:space="0" w:color="auto"/>
            <w:left w:val="none" w:sz="0" w:space="0" w:color="auto"/>
            <w:bottom w:val="none" w:sz="0" w:space="0" w:color="auto"/>
            <w:right w:val="none" w:sz="0" w:space="0" w:color="auto"/>
          </w:divBdr>
        </w:div>
        <w:div w:id="1039741102">
          <w:marLeft w:val="0"/>
          <w:marRight w:val="0"/>
          <w:marTop w:val="0"/>
          <w:marBottom w:val="240"/>
          <w:divBdr>
            <w:top w:val="none" w:sz="0" w:space="0" w:color="auto"/>
            <w:left w:val="none" w:sz="0" w:space="0" w:color="auto"/>
            <w:bottom w:val="none" w:sz="0" w:space="0" w:color="auto"/>
            <w:right w:val="none" w:sz="0" w:space="0" w:color="auto"/>
          </w:divBdr>
        </w:div>
      </w:divsChild>
    </w:div>
    <w:div w:id="441072851">
      <w:bodyDiv w:val="1"/>
      <w:marLeft w:val="0"/>
      <w:marRight w:val="0"/>
      <w:marTop w:val="0"/>
      <w:marBottom w:val="0"/>
      <w:divBdr>
        <w:top w:val="none" w:sz="0" w:space="0" w:color="auto"/>
        <w:left w:val="none" w:sz="0" w:space="0" w:color="auto"/>
        <w:bottom w:val="none" w:sz="0" w:space="0" w:color="auto"/>
        <w:right w:val="none" w:sz="0" w:space="0" w:color="auto"/>
      </w:divBdr>
    </w:div>
    <w:div w:id="446971795">
      <w:bodyDiv w:val="1"/>
      <w:marLeft w:val="0"/>
      <w:marRight w:val="0"/>
      <w:marTop w:val="0"/>
      <w:marBottom w:val="0"/>
      <w:divBdr>
        <w:top w:val="none" w:sz="0" w:space="0" w:color="auto"/>
        <w:left w:val="none" w:sz="0" w:space="0" w:color="auto"/>
        <w:bottom w:val="none" w:sz="0" w:space="0" w:color="auto"/>
        <w:right w:val="none" w:sz="0" w:space="0" w:color="auto"/>
      </w:divBdr>
      <w:divsChild>
        <w:div w:id="459422117">
          <w:marLeft w:val="0"/>
          <w:marRight w:val="0"/>
          <w:marTop w:val="90"/>
          <w:marBottom w:val="0"/>
          <w:divBdr>
            <w:top w:val="none" w:sz="0" w:space="0" w:color="auto"/>
            <w:left w:val="none" w:sz="0" w:space="0" w:color="auto"/>
            <w:bottom w:val="none" w:sz="0" w:space="0" w:color="auto"/>
            <w:right w:val="none" w:sz="0" w:space="0" w:color="auto"/>
          </w:divBdr>
        </w:div>
      </w:divsChild>
    </w:div>
    <w:div w:id="449861650">
      <w:bodyDiv w:val="1"/>
      <w:marLeft w:val="0"/>
      <w:marRight w:val="0"/>
      <w:marTop w:val="0"/>
      <w:marBottom w:val="0"/>
      <w:divBdr>
        <w:top w:val="none" w:sz="0" w:space="0" w:color="auto"/>
        <w:left w:val="none" w:sz="0" w:space="0" w:color="auto"/>
        <w:bottom w:val="none" w:sz="0" w:space="0" w:color="auto"/>
        <w:right w:val="none" w:sz="0" w:space="0" w:color="auto"/>
      </w:divBdr>
    </w:div>
    <w:div w:id="458183867">
      <w:bodyDiv w:val="1"/>
      <w:marLeft w:val="0"/>
      <w:marRight w:val="0"/>
      <w:marTop w:val="0"/>
      <w:marBottom w:val="0"/>
      <w:divBdr>
        <w:top w:val="none" w:sz="0" w:space="0" w:color="auto"/>
        <w:left w:val="none" w:sz="0" w:space="0" w:color="auto"/>
        <w:bottom w:val="none" w:sz="0" w:space="0" w:color="auto"/>
        <w:right w:val="none" w:sz="0" w:space="0" w:color="auto"/>
      </w:divBdr>
    </w:div>
    <w:div w:id="472599343">
      <w:bodyDiv w:val="1"/>
      <w:marLeft w:val="0"/>
      <w:marRight w:val="0"/>
      <w:marTop w:val="0"/>
      <w:marBottom w:val="0"/>
      <w:divBdr>
        <w:top w:val="none" w:sz="0" w:space="0" w:color="auto"/>
        <w:left w:val="none" w:sz="0" w:space="0" w:color="auto"/>
        <w:bottom w:val="none" w:sz="0" w:space="0" w:color="auto"/>
        <w:right w:val="none" w:sz="0" w:space="0" w:color="auto"/>
      </w:divBdr>
    </w:div>
    <w:div w:id="479736272">
      <w:bodyDiv w:val="1"/>
      <w:marLeft w:val="0"/>
      <w:marRight w:val="0"/>
      <w:marTop w:val="0"/>
      <w:marBottom w:val="0"/>
      <w:divBdr>
        <w:top w:val="none" w:sz="0" w:space="0" w:color="auto"/>
        <w:left w:val="none" w:sz="0" w:space="0" w:color="auto"/>
        <w:bottom w:val="none" w:sz="0" w:space="0" w:color="auto"/>
        <w:right w:val="none" w:sz="0" w:space="0" w:color="auto"/>
      </w:divBdr>
      <w:divsChild>
        <w:div w:id="1401976182">
          <w:marLeft w:val="0"/>
          <w:marRight w:val="0"/>
          <w:marTop w:val="0"/>
          <w:marBottom w:val="0"/>
          <w:divBdr>
            <w:top w:val="none" w:sz="0" w:space="0" w:color="auto"/>
            <w:left w:val="none" w:sz="0" w:space="0" w:color="auto"/>
            <w:bottom w:val="none" w:sz="0" w:space="0" w:color="auto"/>
            <w:right w:val="none" w:sz="0" w:space="0" w:color="auto"/>
          </w:divBdr>
        </w:div>
      </w:divsChild>
    </w:div>
    <w:div w:id="489059561">
      <w:bodyDiv w:val="1"/>
      <w:marLeft w:val="0"/>
      <w:marRight w:val="0"/>
      <w:marTop w:val="0"/>
      <w:marBottom w:val="0"/>
      <w:divBdr>
        <w:top w:val="none" w:sz="0" w:space="0" w:color="auto"/>
        <w:left w:val="none" w:sz="0" w:space="0" w:color="auto"/>
        <w:bottom w:val="none" w:sz="0" w:space="0" w:color="auto"/>
        <w:right w:val="none" w:sz="0" w:space="0" w:color="auto"/>
      </w:divBdr>
    </w:div>
    <w:div w:id="491527955">
      <w:bodyDiv w:val="1"/>
      <w:marLeft w:val="0"/>
      <w:marRight w:val="0"/>
      <w:marTop w:val="0"/>
      <w:marBottom w:val="0"/>
      <w:divBdr>
        <w:top w:val="none" w:sz="0" w:space="0" w:color="auto"/>
        <w:left w:val="none" w:sz="0" w:space="0" w:color="auto"/>
        <w:bottom w:val="none" w:sz="0" w:space="0" w:color="auto"/>
        <w:right w:val="none" w:sz="0" w:space="0" w:color="auto"/>
      </w:divBdr>
    </w:div>
    <w:div w:id="498350675">
      <w:bodyDiv w:val="1"/>
      <w:marLeft w:val="0"/>
      <w:marRight w:val="0"/>
      <w:marTop w:val="0"/>
      <w:marBottom w:val="0"/>
      <w:divBdr>
        <w:top w:val="none" w:sz="0" w:space="0" w:color="auto"/>
        <w:left w:val="none" w:sz="0" w:space="0" w:color="auto"/>
        <w:bottom w:val="none" w:sz="0" w:space="0" w:color="auto"/>
        <w:right w:val="none" w:sz="0" w:space="0" w:color="auto"/>
      </w:divBdr>
      <w:divsChild>
        <w:div w:id="818426402">
          <w:marLeft w:val="0"/>
          <w:marRight w:val="0"/>
          <w:marTop w:val="0"/>
          <w:marBottom w:val="0"/>
          <w:divBdr>
            <w:top w:val="none" w:sz="0" w:space="0" w:color="auto"/>
            <w:left w:val="none" w:sz="0" w:space="0" w:color="auto"/>
            <w:bottom w:val="none" w:sz="0" w:space="0" w:color="auto"/>
            <w:right w:val="none" w:sz="0" w:space="0" w:color="auto"/>
          </w:divBdr>
        </w:div>
        <w:div w:id="1781530655">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10026013">
      <w:bodyDiv w:val="1"/>
      <w:marLeft w:val="0"/>
      <w:marRight w:val="0"/>
      <w:marTop w:val="0"/>
      <w:marBottom w:val="0"/>
      <w:divBdr>
        <w:top w:val="none" w:sz="0" w:space="0" w:color="auto"/>
        <w:left w:val="none" w:sz="0" w:space="0" w:color="auto"/>
        <w:bottom w:val="none" w:sz="0" w:space="0" w:color="auto"/>
        <w:right w:val="none" w:sz="0" w:space="0" w:color="auto"/>
      </w:divBdr>
    </w:div>
    <w:div w:id="524289662">
      <w:bodyDiv w:val="1"/>
      <w:marLeft w:val="0"/>
      <w:marRight w:val="0"/>
      <w:marTop w:val="0"/>
      <w:marBottom w:val="0"/>
      <w:divBdr>
        <w:top w:val="none" w:sz="0" w:space="0" w:color="auto"/>
        <w:left w:val="none" w:sz="0" w:space="0" w:color="auto"/>
        <w:bottom w:val="none" w:sz="0" w:space="0" w:color="auto"/>
        <w:right w:val="none" w:sz="0" w:space="0" w:color="auto"/>
      </w:divBdr>
    </w:div>
    <w:div w:id="532381179">
      <w:bodyDiv w:val="1"/>
      <w:marLeft w:val="0"/>
      <w:marRight w:val="0"/>
      <w:marTop w:val="0"/>
      <w:marBottom w:val="0"/>
      <w:divBdr>
        <w:top w:val="none" w:sz="0" w:space="0" w:color="auto"/>
        <w:left w:val="none" w:sz="0" w:space="0" w:color="auto"/>
        <w:bottom w:val="none" w:sz="0" w:space="0" w:color="auto"/>
        <w:right w:val="none" w:sz="0" w:space="0" w:color="auto"/>
      </w:divBdr>
    </w:div>
    <w:div w:id="564803956">
      <w:bodyDiv w:val="1"/>
      <w:marLeft w:val="0"/>
      <w:marRight w:val="0"/>
      <w:marTop w:val="0"/>
      <w:marBottom w:val="0"/>
      <w:divBdr>
        <w:top w:val="none" w:sz="0" w:space="0" w:color="auto"/>
        <w:left w:val="none" w:sz="0" w:space="0" w:color="auto"/>
        <w:bottom w:val="none" w:sz="0" w:space="0" w:color="auto"/>
        <w:right w:val="none" w:sz="0" w:space="0" w:color="auto"/>
      </w:divBdr>
    </w:div>
    <w:div w:id="566964792">
      <w:bodyDiv w:val="1"/>
      <w:marLeft w:val="0"/>
      <w:marRight w:val="0"/>
      <w:marTop w:val="0"/>
      <w:marBottom w:val="0"/>
      <w:divBdr>
        <w:top w:val="none" w:sz="0" w:space="0" w:color="auto"/>
        <w:left w:val="none" w:sz="0" w:space="0" w:color="auto"/>
        <w:bottom w:val="none" w:sz="0" w:space="0" w:color="auto"/>
        <w:right w:val="none" w:sz="0" w:space="0" w:color="auto"/>
      </w:divBdr>
    </w:div>
    <w:div w:id="567883907">
      <w:bodyDiv w:val="1"/>
      <w:marLeft w:val="0"/>
      <w:marRight w:val="0"/>
      <w:marTop w:val="0"/>
      <w:marBottom w:val="0"/>
      <w:divBdr>
        <w:top w:val="none" w:sz="0" w:space="0" w:color="auto"/>
        <w:left w:val="none" w:sz="0" w:space="0" w:color="auto"/>
        <w:bottom w:val="none" w:sz="0" w:space="0" w:color="auto"/>
        <w:right w:val="none" w:sz="0" w:space="0" w:color="auto"/>
      </w:divBdr>
    </w:div>
    <w:div w:id="569386732">
      <w:bodyDiv w:val="1"/>
      <w:marLeft w:val="0"/>
      <w:marRight w:val="0"/>
      <w:marTop w:val="0"/>
      <w:marBottom w:val="0"/>
      <w:divBdr>
        <w:top w:val="none" w:sz="0" w:space="0" w:color="auto"/>
        <w:left w:val="none" w:sz="0" w:space="0" w:color="auto"/>
        <w:bottom w:val="none" w:sz="0" w:space="0" w:color="auto"/>
        <w:right w:val="none" w:sz="0" w:space="0" w:color="auto"/>
      </w:divBdr>
    </w:div>
    <w:div w:id="580068595">
      <w:bodyDiv w:val="1"/>
      <w:marLeft w:val="0"/>
      <w:marRight w:val="0"/>
      <w:marTop w:val="0"/>
      <w:marBottom w:val="0"/>
      <w:divBdr>
        <w:top w:val="none" w:sz="0" w:space="0" w:color="auto"/>
        <w:left w:val="none" w:sz="0" w:space="0" w:color="auto"/>
        <w:bottom w:val="none" w:sz="0" w:space="0" w:color="auto"/>
        <w:right w:val="none" w:sz="0" w:space="0" w:color="auto"/>
      </w:divBdr>
      <w:divsChild>
        <w:div w:id="868221043">
          <w:marLeft w:val="0"/>
          <w:marRight w:val="0"/>
          <w:marTop w:val="0"/>
          <w:marBottom w:val="0"/>
          <w:divBdr>
            <w:top w:val="none" w:sz="0" w:space="0" w:color="auto"/>
            <w:left w:val="none" w:sz="0" w:space="0" w:color="auto"/>
            <w:bottom w:val="none" w:sz="0" w:space="0" w:color="auto"/>
            <w:right w:val="none" w:sz="0" w:space="0" w:color="auto"/>
          </w:divBdr>
          <w:divsChild>
            <w:div w:id="2059082615">
              <w:marLeft w:val="0"/>
              <w:marRight w:val="0"/>
              <w:marTop w:val="0"/>
              <w:marBottom w:val="0"/>
              <w:divBdr>
                <w:top w:val="none" w:sz="0" w:space="0" w:color="auto"/>
                <w:left w:val="none" w:sz="0" w:space="0" w:color="auto"/>
                <w:bottom w:val="none" w:sz="0" w:space="0" w:color="auto"/>
                <w:right w:val="none" w:sz="0" w:space="0" w:color="auto"/>
              </w:divBdr>
            </w:div>
          </w:divsChild>
        </w:div>
        <w:div w:id="1246383110">
          <w:marLeft w:val="0"/>
          <w:marRight w:val="0"/>
          <w:marTop w:val="0"/>
          <w:marBottom w:val="0"/>
          <w:divBdr>
            <w:top w:val="none" w:sz="0" w:space="0" w:color="auto"/>
            <w:left w:val="none" w:sz="0" w:space="0" w:color="auto"/>
            <w:bottom w:val="none" w:sz="0" w:space="0" w:color="auto"/>
            <w:right w:val="none" w:sz="0" w:space="0" w:color="auto"/>
          </w:divBdr>
        </w:div>
      </w:divsChild>
    </w:div>
    <w:div w:id="586698628">
      <w:bodyDiv w:val="1"/>
      <w:marLeft w:val="0"/>
      <w:marRight w:val="0"/>
      <w:marTop w:val="0"/>
      <w:marBottom w:val="0"/>
      <w:divBdr>
        <w:top w:val="none" w:sz="0" w:space="0" w:color="auto"/>
        <w:left w:val="none" w:sz="0" w:space="0" w:color="auto"/>
        <w:bottom w:val="none" w:sz="0" w:space="0" w:color="auto"/>
        <w:right w:val="none" w:sz="0" w:space="0" w:color="auto"/>
      </w:divBdr>
    </w:div>
    <w:div w:id="589394853">
      <w:bodyDiv w:val="1"/>
      <w:marLeft w:val="0"/>
      <w:marRight w:val="0"/>
      <w:marTop w:val="0"/>
      <w:marBottom w:val="0"/>
      <w:divBdr>
        <w:top w:val="none" w:sz="0" w:space="0" w:color="auto"/>
        <w:left w:val="none" w:sz="0" w:space="0" w:color="auto"/>
        <w:bottom w:val="none" w:sz="0" w:space="0" w:color="auto"/>
        <w:right w:val="none" w:sz="0" w:space="0" w:color="auto"/>
      </w:divBdr>
    </w:div>
    <w:div w:id="593589978">
      <w:bodyDiv w:val="1"/>
      <w:marLeft w:val="0"/>
      <w:marRight w:val="0"/>
      <w:marTop w:val="0"/>
      <w:marBottom w:val="0"/>
      <w:divBdr>
        <w:top w:val="none" w:sz="0" w:space="0" w:color="auto"/>
        <w:left w:val="none" w:sz="0" w:space="0" w:color="auto"/>
        <w:bottom w:val="none" w:sz="0" w:space="0" w:color="auto"/>
        <w:right w:val="none" w:sz="0" w:space="0" w:color="auto"/>
      </w:divBdr>
    </w:div>
    <w:div w:id="600114022">
      <w:bodyDiv w:val="1"/>
      <w:marLeft w:val="0"/>
      <w:marRight w:val="0"/>
      <w:marTop w:val="0"/>
      <w:marBottom w:val="0"/>
      <w:divBdr>
        <w:top w:val="none" w:sz="0" w:space="0" w:color="auto"/>
        <w:left w:val="none" w:sz="0" w:space="0" w:color="auto"/>
        <w:bottom w:val="none" w:sz="0" w:space="0" w:color="auto"/>
        <w:right w:val="none" w:sz="0" w:space="0" w:color="auto"/>
      </w:divBdr>
    </w:div>
    <w:div w:id="600379157">
      <w:bodyDiv w:val="1"/>
      <w:marLeft w:val="0"/>
      <w:marRight w:val="0"/>
      <w:marTop w:val="0"/>
      <w:marBottom w:val="0"/>
      <w:divBdr>
        <w:top w:val="none" w:sz="0" w:space="0" w:color="auto"/>
        <w:left w:val="none" w:sz="0" w:space="0" w:color="auto"/>
        <w:bottom w:val="none" w:sz="0" w:space="0" w:color="auto"/>
        <w:right w:val="none" w:sz="0" w:space="0" w:color="auto"/>
      </w:divBdr>
    </w:div>
    <w:div w:id="600380590">
      <w:bodyDiv w:val="1"/>
      <w:marLeft w:val="0"/>
      <w:marRight w:val="0"/>
      <w:marTop w:val="0"/>
      <w:marBottom w:val="0"/>
      <w:divBdr>
        <w:top w:val="none" w:sz="0" w:space="0" w:color="auto"/>
        <w:left w:val="none" w:sz="0" w:space="0" w:color="auto"/>
        <w:bottom w:val="none" w:sz="0" w:space="0" w:color="auto"/>
        <w:right w:val="none" w:sz="0" w:space="0" w:color="auto"/>
      </w:divBdr>
    </w:div>
    <w:div w:id="611084745">
      <w:bodyDiv w:val="1"/>
      <w:marLeft w:val="0"/>
      <w:marRight w:val="0"/>
      <w:marTop w:val="0"/>
      <w:marBottom w:val="0"/>
      <w:divBdr>
        <w:top w:val="none" w:sz="0" w:space="0" w:color="auto"/>
        <w:left w:val="none" w:sz="0" w:space="0" w:color="auto"/>
        <w:bottom w:val="none" w:sz="0" w:space="0" w:color="auto"/>
        <w:right w:val="none" w:sz="0" w:space="0" w:color="auto"/>
      </w:divBdr>
      <w:divsChild>
        <w:div w:id="774138128">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616916245">
      <w:bodyDiv w:val="1"/>
      <w:marLeft w:val="0"/>
      <w:marRight w:val="0"/>
      <w:marTop w:val="0"/>
      <w:marBottom w:val="0"/>
      <w:divBdr>
        <w:top w:val="none" w:sz="0" w:space="0" w:color="auto"/>
        <w:left w:val="none" w:sz="0" w:space="0" w:color="auto"/>
        <w:bottom w:val="none" w:sz="0" w:space="0" w:color="auto"/>
        <w:right w:val="none" w:sz="0" w:space="0" w:color="auto"/>
      </w:divBdr>
    </w:div>
    <w:div w:id="638875204">
      <w:bodyDiv w:val="1"/>
      <w:marLeft w:val="0"/>
      <w:marRight w:val="0"/>
      <w:marTop w:val="0"/>
      <w:marBottom w:val="0"/>
      <w:divBdr>
        <w:top w:val="none" w:sz="0" w:space="0" w:color="auto"/>
        <w:left w:val="none" w:sz="0" w:space="0" w:color="auto"/>
        <w:bottom w:val="none" w:sz="0" w:space="0" w:color="auto"/>
        <w:right w:val="none" w:sz="0" w:space="0" w:color="auto"/>
      </w:divBdr>
    </w:div>
    <w:div w:id="648676198">
      <w:bodyDiv w:val="1"/>
      <w:marLeft w:val="0"/>
      <w:marRight w:val="0"/>
      <w:marTop w:val="0"/>
      <w:marBottom w:val="0"/>
      <w:divBdr>
        <w:top w:val="none" w:sz="0" w:space="0" w:color="auto"/>
        <w:left w:val="none" w:sz="0" w:space="0" w:color="auto"/>
        <w:bottom w:val="none" w:sz="0" w:space="0" w:color="auto"/>
        <w:right w:val="none" w:sz="0" w:space="0" w:color="auto"/>
      </w:divBdr>
      <w:divsChild>
        <w:div w:id="295259804">
          <w:marLeft w:val="0"/>
          <w:marRight w:val="0"/>
          <w:marTop w:val="0"/>
          <w:marBottom w:val="120"/>
          <w:divBdr>
            <w:top w:val="single" w:sz="6" w:space="0" w:color="D5DDC6"/>
            <w:left w:val="single" w:sz="24" w:space="0" w:color="66BB55"/>
            <w:bottom w:val="single" w:sz="6" w:space="0" w:color="D5DDC6"/>
            <w:right w:val="single" w:sz="6" w:space="0" w:color="D5DDC6"/>
          </w:divBdr>
        </w:div>
        <w:div w:id="1069117494">
          <w:marLeft w:val="0"/>
          <w:marRight w:val="0"/>
          <w:marTop w:val="0"/>
          <w:marBottom w:val="120"/>
          <w:divBdr>
            <w:top w:val="single" w:sz="6" w:space="0" w:color="D5DDC6"/>
            <w:left w:val="single" w:sz="24" w:space="0" w:color="66BB55"/>
            <w:bottom w:val="single" w:sz="6" w:space="0" w:color="D5DDC6"/>
            <w:right w:val="single" w:sz="6" w:space="0" w:color="D5DDC6"/>
          </w:divBdr>
        </w:div>
        <w:div w:id="749303990">
          <w:marLeft w:val="0"/>
          <w:marRight w:val="0"/>
          <w:marTop w:val="0"/>
          <w:marBottom w:val="120"/>
          <w:divBdr>
            <w:top w:val="single" w:sz="6" w:space="0" w:color="D5DDC6"/>
            <w:left w:val="single" w:sz="24" w:space="0" w:color="66BB55"/>
            <w:bottom w:val="single" w:sz="6" w:space="0" w:color="D5DDC6"/>
            <w:right w:val="single" w:sz="6" w:space="0" w:color="D5DDC6"/>
          </w:divBdr>
        </w:div>
        <w:div w:id="1054164229">
          <w:marLeft w:val="0"/>
          <w:marRight w:val="0"/>
          <w:marTop w:val="0"/>
          <w:marBottom w:val="120"/>
          <w:divBdr>
            <w:top w:val="single" w:sz="6" w:space="0" w:color="D5DDC6"/>
            <w:left w:val="single" w:sz="24" w:space="0" w:color="66BB55"/>
            <w:bottom w:val="single" w:sz="6" w:space="0" w:color="D5DDC6"/>
            <w:right w:val="single" w:sz="6" w:space="0" w:color="D5DDC6"/>
          </w:divBdr>
        </w:div>
        <w:div w:id="90005680">
          <w:marLeft w:val="0"/>
          <w:marRight w:val="0"/>
          <w:marTop w:val="0"/>
          <w:marBottom w:val="120"/>
          <w:divBdr>
            <w:top w:val="single" w:sz="6" w:space="0" w:color="D5DDC6"/>
            <w:left w:val="single" w:sz="24" w:space="0" w:color="66BB55"/>
            <w:bottom w:val="single" w:sz="6" w:space="0" w:color="D5DDC6"/>
            <w:right w:val="single" w:sz="6" w:space="0" w:color="D5DDC6"/>
          </w:divBdr>
        </w:div>
        <w:div w:id="821505002">
          <w:marLeft w:val="0"/>
          <w:marRight w:val="0"/>
          <w:marTop w:val="0"/>
          <w:marBottom w:val="120"/>
          <w:divBdr>
            <w:top w:val="single" w:sz="6" w:space="0" w:color="D5DDC6"/>
            <w:left w:val="single" w:sz="24" w:space="0" w:color="66BB55"/>
            <w:bottom w:val="single" w:sz="6" w:space="0" w:color="D5DDC6"/>
            <w:right w:val="single" w:sz="6" w:space="0" w:color="D5DDC6"/>
          </w:divBdr>
        </w:div>
        <w:div w:id="988899175">
          <w:marLeft w:val="0"/>
          <w:marRight w:val="0"/>
          <w:marTop w:val="0"/>
          <w:marBottom w:val="120"/>
          <w:divBdr>
            <w:top w:val="single" w:sz="6" w:space="0" w:color="D5DDC6"/>
            <w:left w:val="single" w:sz="24" w:space="0" w:color="66BB55"/>
            <w:bottom w:val="single" w:sz="6" w:space="0" w:color="D5DDC6"/>
            <w:right w:val="single" w:sz="6" w:space="0" w:color="D5DDC6"/>
          </w:divBdr>
        </w:div>
        <w:div w:id="312375875">
          <w:marLeft w:val="0"/>
          <w:marRight w:val="0"/>
          <w:marTop w:val="0"/>
          <w:marBottom w:val="0"/>
          <w:divBdr>
            <w:top w:val="none" w:sz="0" w:space="0" w:color="auto"/>
            <w:left w:val="none" w:sz="0" w:space="0" w:color="auto"/>
            <w:bottom w:val="none" w:sz="0" w:space="0" w:color="auto"/>
            <w:right w:val="none" w:sz="0" w:space="0" w:color="auto"/>
          </w:divBdr>
        </w:div>
        <w:div w:id="222104770">
          <w:marLeft w:val="0"/>
          <w:marRight w:val="0"/>
          <w:marTop w:val="450"/>
          <w:marBottom w:val="0"/>
          <w:divBdr>
            <w:top w:val="none" w:sz="0" w:space="0" w:color="auto"/>
            <w:left w:val="none" w:sz="0" w:space="0" w:color="auto"/>
            <w:bottom w:val="none" w:sz="0" w:space="0" w:color="auto"/>
            <w:right w:val="none" w:sz="0" w:space="0" w:color="auto"/>
          </w:divBdr>
        </w:div>
        <w:div w:id="205918567">
          <w:marLeft w:val="0"/>
          <w:marRight w:val="0"/>
          <w:marTop w:val="0"/>
          <w:marBottom w:val="0"/>
          <w:divBdr>
            <w:top w:val="none" w:sz="0" w:space="0" w:color="auto"/>
            <w:left w:val="none" w:sz="0" w:space="0" w:color="auto"/>
            <w:bottom w:val="none" w:sz="0" w:space="0" w:color="auto"/>
            <w:right w:val="none" w:sz="0" w:space="0" w:color="auto"/>
          </w:divBdr>
        </w:div>
      </w:divsChild>
    </w:div>
    <w:div w:id="660237297">
      <w:bodyDiv w:val="1"/>
      <w:marLeft w:val="0"/>
      <w:marRight w:val="0"/>
      <w:marTop w:val="0"/>
      <w:marBottom w:val="0"/>
      <w:divBdr>
        <w:top w:val="none" w:sz="0" w:space="0" w:color="auto"/>
        <w:left w:val="none" w:sz="0" w:space="0" w:color="auto"/>
        <w:bottom w:val="none" w:sz="0" w:space="0" w:color="auto"/>
        <w:right w:val="none" w:sz="0" w:space="0" w:color="auto"/>
      </w:divBdr>
    </w:div>
    <w:div w:id="697124006">
      <w:bodyDiv w:val="1"/>
      <w:marLeft w:val="0"/>
      <w:marRight w:val="0"/>
      <w:marTop w:val="0"/>
      <w:marBottom w:val="0"/>
      <w:divBdr>
        <w:top w:val="none" w:sz="0" w:space="0" w:color="auto"/>
        <w:left w:val="none" w:sz="0" w:space="0" w:color="auto"/>
        <w:bottom w:val="none" w:sz="0" w:space="0" w:color="auto"/>
        <w:right w:val="none" w:sz="0" w:space="0" w:color="auto"/>
      </w:divBdr>
    </w:div>
    <w:div w:id="697243972">
      <w:bodyDiv w:val="1"/>
      <w:marLeft w:val="0"/>
      <w:marRight w:val="0"/>
      <w:marTop w:val="0"/>
      <w:marBottom w:val="0"/>
      <w:divBdr>
        <w:top w:val="none" w:sz="0" w:space="0" w:color="auto"/>
        <w:left w:val="none" w:sz="0" w:space="0" w:color="auto"/>
        <w:bottom w:val="none" w:sz="0" w:space="0" w:color="auto"/>
        <w:right w:val="none" w:sz="0" w:space="0" w:color="auto"/>
      </w:divBdr>
    </w:div>
    <w:div w:id="703021330">
      <w:bodyDiv w:val="1"/>
      <w:marLeft w:val="0"/>
      <w:marRight w:val="0"/>
      <w:marTop w:val="0"/>
      <w:marBottom w:val="0"/>
      <w:divBdr>
        <w:top w:val="none" w:sz="0" w:space="0" w:color="auto"/>
        <w:left w:val="none" w:sz="0" w:space="0" w:color="auto"/>
        <w:bottom w:val="none" w:sz="0" w:space="0" w:color="auto"/>
        <w:right w:val="none" w:sz="0" w:space="0" w:color="auto"/>
      </w:divBdr>
    </w:div>
    <w:div w:id="715082212">
      <w:bodyDiv w:val="1"/>
      <w:marLeft w:val="0"/>
      <w:marRight w:val="0"/>
      <w:marTop w:val="0"/>
      <w:marBottom w:val="0"/>
      <w:divBdr>
        <w:top w:val="none" w:sz="0" w:space="0" w:color="auto"/>
        <w:left w:val="none" w:sz="0" w:space="0" w:color="auto"/>
        <w:bottom w:val="none" w:sz="0" w:space="0" w:color="auto"/>
        <w:right w:val="none" w:sz="0" w:space="0" w:color="auto"/>
      </w:divBdr>
    </w:div>
    <w:div w:id="731542218">
      <w:bodyDiv w:val="1"/>
      <w:marLeft w:val="0"/>
      <w:marRight w:val="0"/>
      <w:marTop w:val="0"/>
      <w:marBottom w:val="0"/>
      <w:divBdr>
        <w:top w:val="none" w:sz="0" w:space="0" w:color="auto"/>
        <w:left w:val="none" w:sz="0" w:space="0" w:color="auto"/>
        <w:bottom w:val="none" w:sz="0" w:space="0" w:color="auto"/>
        <w:right w:val="none" w:sz="0" w:space="0" w:color="auto"/>
      </w:divBdr>
      <w:divsChild>
        <w:div w:id="532422726">
          <w:marLeft w:val="-30"/>
          <w:marRight w:val="-30"/>
          <w:marTop w:val="0"/>
          <w:marBottom w:val="0"/>
          <w:divBdr>
            <w:top w:val="none" w:sz="0" w:space="0" w:color="auto"/>
            <w:left w:val="none" w:sz="0" w:space="0" w:color="auto"/>
            <w:bottom w:val="none" w:sz="0" w:space="0" w:color="auto"/>
            <w:right w:val="none" w:sz="0" w:space="0" w:color="auto"/>
          </w:divBdr>
          <w:divsChild>
            <w:div w:id="24406081">
              <w:marLeft w:val="30"/>
              <w:marRight w:val="30"/>
              <w:marTop w:val="30"/>
              <w:marBottom w:val="30"/>
              <w:divBdr>
                <w:top w:val="none" w:sz="0" w:space="0" w:color="auto"/>
                <w:left w:val="none" w:sz="0" w:space="0" w:color="auto"/>
                <w:bottom w:val="none" w:sz="0" w:space="0" w:color="auto"/>
                <w:right w:val="none" w:sz="0" w:space="0" w:color="auto"/>
              </w:divBdr>
            </w:div>
          </w:divsChild>
        </w:div>
        <w:div w:id="654840227">
          <w:marLeft w:val="0"/>
          <w:marRight w:val="0"/>
          <w:marTop w:val="0"/>
          <w:marBottom w:val="75"/>
          <w:divBdr>
            <w:top w:val="none" w:sz="0" w:space="0" w:color="auto"/>
            <w:left w:val="none" w:sz="0" w:space="0" w:color="auto"/>
            <w:bottom w:val="none" w:sz="0" w:space="0" w:color="auto"/>
            <w:right w:val="none" w:sz="0" w:space="0" w:color="auto"/>
          </w:divBdr>
        </w:div>
      </w:divsChild>
    </w:div>
    <w:div w:id="733698205">
      <w:bodyDiv w:val="1"/>
      <w:marLeft w:val="0"/>
      <w:marRight w:val="0"/>
      <w:marTop w:val="0"/>
      <w:marBottom w:val="0"/>
      <w:divBdr>
        <w:top w:val="none" w:sz="0" w:space="0" w:color="auto"/>
        <w:left w:val="none" w:sz="0" w:space="0" w:color="auto"/>
        <w:bottom w:val="none" w:sz="0" w:space="0" w:color="auto"/>
        <w:right w:val="none" w:sz="0" w:space="0" w:color="auto"/>
      </w:divBdr>
    </w:div>
    <w:div w:id="734549969">
      <w:bodyDiv w:val="1"/>
      <w:marLeft w:val="0"/>
      <w:marRight w:val="0"/>
      <w:marTop w:val="0"/>
      <w:marBottom w:val="0"/>
      <w:divBdr>
        <w:top w:val="none" w:sz="0" w:space="0" w:color="auto"/>
        <w:left w:val="none" w:sz="0" w:space="0" w:color="auto"/>
        <w:bottom w:val="none" w:sz="0" w:space="0" w:color="auto"/>
        <w:right w:val="none" w:sz="0" w:space="0" w:color="auto"/>
      </w:divBdr>
    </w:div>
    <w:div w:id="737484953">
      <w:bodyDiv w:val="1"/>
      <w:marLeft w:val="0"/>
      <w:marRight w:val="0"/>
      <w:marTop w:val="0"/>
      <w:marBottom w:val="0"/>
      <w:divBdr>
        <w:top w:val="none" w:sz="0" w:space="0" w:color="auto"/>
        <w:left w:val="none" w:sz="0" w:space="0" w:color="auto"/>
        <w:bottom w:val="none" w:sz="0" w:space="0" w:color="auto"/>
        <w:right w:val="none" w:sz="0" w:space="0" w:color="auto"/>
      </w:divBdr>
    </w:div>
    <w:div w:id="743916155">
      <w:bodyDiv w:val="1"/>
      <w:marLeft w:val="0"/>
      <w:marRight w:val="0"/>
      <w:marTop w:val="0"/>
      <w:marBottom w:val="0"/>
      <w:divBdr>
        <w:top w:val="none" w:sz="0" w:space="0" w:color="auto"/>
        <w:left w:val="none" w:sz="0" w:space="0" w:color="auto"/>
        <w:bottom w:val="none" w:sz="0" w:space="0" w:color="auto"/>
        <w:right w:val="none" w:sz="0" w:space="0" w:color="auto"/>
      </w:divBdr>
    </w:div>
    <w:div w:id="760873362">
      <w:bodyDiv w:val="1"/>
      <w:marLeft w:val="0"/>
      <w:marRight w:val="0"/>
      <w:marTop w:val="0"/>
      <w:marBottom w:val="0"/>
      <w:divBdr>
        <w:top w:val="none" w:sz="0" w:space="0" w:color="auto"/>
        <w:left w:val="none" w:sz="0" w:space="0" w:color="auto"/>
        <w:bottom w:val="none" w:sz="0" w:space="0" w:color="auto"/>
        <w:right w:val="none" w:sz="0" w:space="0" w:color="auto"/>
      </w:divBdr>
    </w:div>
    <w:div w:id="777142163">
      <w:bodyDiv w:val="1"/>
      <w:marLeft w:val="0"/>
      <w:marRight w:val="0"/>
      <w:marTop w:val="0"/>
      <w:marBottom w:val="0"/>
      <w:divBdr>
        <w:top w:val="none" w:sz="0" w:space="0" w:color="auto"/>
        <w:left w:val="none" w:sz="0" w:space="0" w:color="auto"/>
        <w:bottom w:val="none" w:sz="0" w:space="0" w:color="auto"/>
        <w:right w:val="none" w:sz="0" w:space="0" w:color="auto"/>
      </w:divBdr>
    </w:div>
    <w:div w:id="784084431">
      <w:bodyDiv w:val="1"/>
      <w:marLeft w:val="0"/>
      <w:marRight w:val="0"/>
      <w:marTop w:val="0"/>
      <w:marBottom w:val="0"/>
      <w:divBdr>
        <w:top w:val="none" w:sz="0" w:space="0" w:color="auto"/>
        <w:left w:val="none" w:sz="0" w:space="0" w:color="auto"/>
        <w:bottom w:val="none" w:sz="0" w:space="0" w:color="auto"/>
        <w:right w:val="none" w:sz="0" w:space="0" w:color="auto"/>
      </w:divBdr>
    </w:div>
    <w:div w:id="806315606">
      <w:bodyDiv w:val="1"/>
      <w:marLeft w:val="0"/>
      <w:marRight w:val="0"/>
      <w:marTop w:val="0"/>
      <w:marBottom w:val="0"/>
      <w:divBdr>
        <w:top w:val="none" w:sz="0" w:space="0" w:color="auto"/>
        <w:left w:val="none" w:sz="0" w:space="0" w:color="auto"/>
        <w:bottom w:val="none" w:sz="0" w:space="0" w:color="auto"/>
        <w:right w:val="none" w:sz="0" w:space="0" w:color="auto"/>
      </w:divBdr>
      <w:divsChild>
        <w:div w:id="1096368387">
          <w:marLeft w:val="0"/>
          <w:marRight w:val="0"/>
          <w:marTop w:val="0"/>
          <w:marBottom w:val="0"/>
          <w:divBdr>
            <w:top w:val="none" w:sz="0" w:space="0" w:color="auto"/>
            <w:left w:val="none" w:sz="0" w:space="0" w:color="auto"/>
            <w:bottom w:val="none" w:sz="0" w:space="0" w:color="auto"/>
            <w:right w:val="none" w:sz="0" w:space="0" w:color="auto"/>
          </w:divBdr>
        </w:div>
        <w:div w:id="77451963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45288127">
      <w:bodyDiv w:val="1"/>
      <w:marLeft w:val="0"/>
      <w:marRight w:val="0"/>
      <w:marTop w:val="0"/>
      <w:marBottom w:val="0"/>
      <w:divBdr>
        <w:top w:val="none" w:sz="0" w:space="0" w:color="auto"/>
        <w:left w:val="none" w:sz="0" w:space="0" w:color="auto"/>
        <w:bottom w:val="none" w:sz="0" w:space="0" w:color="auto"/>
        <w:right w:val="none" w:sz="0" w:space="0" w:color="auto"/>
      </w:divBdr>
    </w:div>
    <w:div w:id="846016402">
      <w:bodyDiv w:val="1"/>
      <w:marLeft w:val="0"/>
      <w:marRight w:val="0"/>
      <w:marTop w:val="0"/>
      <w:marBottom w:val="0"/>
      <w:divBdr>
        <w:top w:val="none" w:sz="0" w:space="0" w:color="auto"/>
        <w:left w:val="none" w:sz="0" w:space="0" w:color="auto"/>
        <w:bottom w:val="none" w:sz="0" w:space="0" w:color="auto"/>
        <w:right w:val="none" w:sz="0" w:space="0" w:color="auto"/>
      </w:divBdr>
    </w:div>
    <w:div w:id="853686050">
      <w:bodyDiv w:val="1"/>
      <w:marLeft w:val="0"/>
      <w:marRight w:val="0"/>
      <w:marTop w:val="0"/>
      <w:marBottom w:val="0"/>
      <w:divBdr>
        <w:top w:val="none" w:sz="0" w:space="0" w:color="auto"/>
        <w:left w:val="none" w:sz="0" w:space="0" w:color="auto"/>
        <w:bottom w:val="none" w:sz="0" w:space="0" w:color="auto"/>
        <w:right w:val="none" w:sz="0" w:space="0" w:color="auto"/>
      </w:divBdr>
    </w:div>
    <w:div w:id="868107677">
      <w:bodyDiv w:val="1"/>
      <w:marLeft w:val="0"/>
      <w:marRight w:val="0"/>
      <w:marTop w:val="0"/>
      <w:marBottom w:val="0"/>
      <w:divBdr>
        <w:top w:val="none" w:sz="0" w:space="0" w:color="auto"/>
        <w:left w:val="none" w:sz="0" w:space="0" w:color="auto"/>
        <w:bottom w:val="none" w:sz="0" w:space="0" w:color="auto"/>
        <w:right w:val="none" w:sz="0" w:space="0" w:color="auto"/>
      </w:divBdr>
    </w:div>
    <w:div w:id="909075444">
      <w:bodyDiv w:val="1"/>
      <w:marLeft w:val="0"/>
      <w:marRight w:val="0"/>
      <w:marTop w:val="0"/>
      <w:marBottom w:val="0"/>
      <w:divBdr>
        <w:top w:val="none" w:sz="0" w:space="0" w:color="auto"/>
        <w:left w:val="none" w:sz="0" w:space="0" w:color="auto"/>
        <w:bottom w:val="none" w:sz="0" w:space="0" w:color="auto"/>
        <w:right w:val="none" w:sz="0" w:space="0" w:color="auto"/>
      </w:divBdr>
    </w:div>
    <w:div w:id="918712348">
      <w:bodyDiv w:val="1"/>
      <w:marLeft w:val="0"/>
      <w:marRight w:val="0"/>
      <w:marTop w:val="0"/>
      <w:marBottom w:val="0"/>
      <w:divBdr>
        <w:top w:val="none" w:sz="0" w:space="0" w:color="auto"/>
        <w:left w:val="none" w:sz="0" w:space="0" w:color="auto"/>
        <w:bottom w:val="none" w:sz="0" w:space="0" w:color="auto"/>
        <w:right w:val="none" w:sz="0" w:space="0" w:color="auto"/>
      </w:divBdr>
    </w:div>
    <w:div w:id="927037801">
      <w:bodyDiv w:val="1"/>
      <w:marLeft w:val="0"/>
      <w:marRight w:val="0"/>
      <w:marTop w:val="0"/>
      <w:marBottom w:val="0"/>
      <w:divBdr>
        <w:top w:val="none" w:sz="0" w:space="0" w:color="auto"/>
        <w:left w:val="none" w:sz="0" w:space="0" w:color="auto"/>
        <w:bottom w:val="none" w:sz="0" w:space="0" w:color="auto"/>
        <w:right w:val="none" w:sz="0" w:space="0" w:color="auto"/>
      </w:divBdr>
    </w:div>
    <w:div w:id="928580775">
      <w:bodyDiv w:val="1"/>
      <w:marLeft w:val="0"/>
      <w:marRight w:val="0"/>
      <w:marTop w:val="0"/>
      <w:marBottom w:val="0"/>
      <w:divBdr>
        <w:top w:val="none" w:sz="0" w:space="0" w:color="auto"/>
        <w:left w:val="none" w:sz="0" w:space="0" w:color="auto"/>
        <w:bottom w:val="none" w:sz="0" w:space="0" w:color="auto"/>
        <w:right w:val="none" w:sz="0" w:space="0" w:color="auto"/>
      </w:divBdr>
    </w:div>
    <w:div w:id="971256086">
      <w:bodyDiv w:val="1"/>
      <w:marLeft w:val="0"/>
      <w:marRight w:val="0"/>
      <w:marTop w:val="0"/>
      <w:marBottom w:val="0"/>
      <w:divBdr>
        <w:top w:val="none" w:sz="0" w:space="0" w:color="auto"/>
        <w:left w:val="none" w:sz="0" w:space="0" w:color="auto"/>
        <w:bottom w:val="none" w:sz="0" w:space="0" w:color="auto"/>
        <w:right w:val="none" w:sz="0" w:space="0" w:color="auto"/>
      </w:divBdr>
    </w:div>
    <w:div w:id="972292359">
      <w:bodyDiv w:val="1"/>
      <w:marLeft w:val="0"/>
      <w:marRight w:val="0"/>
      <w:marTop w:val="0"/>
      <w:marBottom w:val="0"/>
      <w:divBdr>
        <w:top w:val="none" w:sz="0" w:space="0" w:color="auto"/>
        <w:left w:val="none" w:sz="0" w:space="0" w:color="auto"/>
        <w:bottom w:val="none" w:sz="0" w:space="0" w:color="auto"/>
        <w:right w:val="none" w:sz="0" w:space="0" w:color="auto"/>
      </w:divBdr>
    </w:div>
    <w:div w:id="994452697">
      <w:bodyDiv w:val="1"/>
      <w:marLeft w:val="0"/>
      <w:marRight w:val="0"/>
      <w:marTop w:val="0"/>
      <w:marBottom w:val="0"/>
      <w:divBdr>
        <w:top w:val="none" w:sz="0" w:space="0" w:color="auto"/>
        <w:left w:val="none" w:sz="0" w:space="0" w:color="auto"/>
        <w:bottom w:val="none" w:sz="0" w:space="0" w:color="auto"/>
        <w:right w:val="none" w:sz="0" w:space="0" w:color="auto"/>
      </w:divBdr>
      <w:divsChild>
        <w:div w:id="639387239">
          <w:marLeft w:val="0"/>
          <w:marRight w:val="0"/>
          <w:marTop w:val="0"/>
          <w:marBottom w:val="210"/>
          <w:divBdr>
            <w:top w:val="none" w:sz="0" w:space="0" w:color="auto"/>
            <w:left w:val="none" w:sz="0" w:space="0" w:color="auto"/>
            <w:bottom w:val="none" w:sz="0" w:space="0" w:color="auto"/>
            <w:right w:val="none" w:sz="0" w:space="0" w:color="auto"/>
          </w:divBdr>
        </w:div>
      </w:divsChild>
    </w:div>
    <w:div w:id="1017315735">
      <w:bodyDiv w:val="1"/>
      <w:marLeft w:val="0"/>
      <w:marRight w:val="0"/>
      <w:marTop w:val="0"/>
      <w:marBottom w:val="0"/>
      <w:divBdr>
        <w:top w:val="none" w:sz="0" w:space="0" w:color="auto"/>
        <w:left w:val="none" w:sz="0" w:space="0" w:color="auto"/>
        <w:bottom w:val="none" w:sz="0" w:space="0" w:color="auto"/>
        <w:right w:val="none" w:sz="0" w:space="0" w:color="auto"/>
      </w:divBdr>
    </w:div>
    <w:div w:id="1032071653">
      <w:bodyDiv w:val="1"/>
      <w:marLeft w:val="0"/>
      <w:marRight w:val="0"/>
      <w:marTop w:val="0"/>
      <w:marBottom w:val="0"/>
      <w:divBdr>
        <w:top w:val="none" w:sz="0" w:space="0" w:color="auto"/>
        <w:left w:val="none" w:sz="0" w:space="0" w:color="auto"/>
        <w:bottom w:val="none" w:sz="0" w:space="0" w:color="auto"/>
        <w:right w:val="none" w:sz="0" w:space="0" w:color="auto"/>
      </w:divBdr>
    </w:div>
    <w:div w:id="1034770266">
      <w:bodyDiv w:val="1"/>
      <w:marLeft w:val="0"/>
      <w:marRight w:val="0"/>
      <w:marTop w:val="0"/>
      <w:marBottom w:val="0"/>
      <w:divBdr>
        <w:top w:val="none" w:sz="0" w:space="0" w:color="auto"/>
        <w:left w:val="none" w:sz="0" w:space="0" w:color="auto"/>
        <w:bottom w:val="none" w:sz="0" w:space="0" w:color="auto"/>
        <w:right w:val="none" w:sz="0" w:space="0" w:color="auto"/>
      </w:divBdr>
    </w:div>
    <w:div w:id="1039547852">
      <w:bodyDiv w:val="1"/>
      <w:marLeft w:val="0"/>
      <w:marRight w:val="0"/>
      <w:marTop w:val="0"/>
      <w:marBottom w:val="0"/>
      <w:divBdr>
        <w:top w:val="none" w:sz="0" w:space="0" w:color="auto"/>
        <w:left w:val="none" w:sz="0" w:space="0" w:color="auto"/>
        <w:bottom w:val="none" w:sz="0" w:space="0" w:color="auto"/>
        <w:right w:val="none" w:sz="0" w:space="0" w:color="auto"/>
      </w:divBdr>
    </w:div>
    <w:div w:id="1061487778">
      <w:bodyDiv w:val="1"/>
      <w:marLeft w:val="0"/>
      <w:marRight w:val="0"/>
      <w:marTop w:val="0"/>
      <w:marBottom w:val="0"/>
      <w:divBdr>
        <w:top w:val="none" w:sz="0" w:space="0" w:color="auto"/>
        <w:left w:val="none" w:sz="0" w:space="0" w:color="auto"/>
        <w:bottom w:val="none" w:sz="0" w:space="0" w:color="auto"/>
        <w:right w:val="none" w:sz="0" w:space="0" w:color="auto"/>
      </w:divBdr>
    </w:div>
    <w:div w:id="1077939451">
      <w:bodyDiv w:val="1"/>
      <w:marLeft w:val="0"/>
      <w:marRight w:val="0"/>
      <w:marTop w:val="0"/>
      <w:marBottom w:val="0"/>
      <w:divBdr>
        <w:top w:val="none" w:sz="0" w:space="0" w:color="auto"/>
        <w:left w:val="none" w:sz="0" w:space="0" w:color="auto"/>
        <w:bottom w:val="none" w:sz="0" w:space="0" w:color="auto"/>
        <w:right w:val="none" w:sz="0" w:space="0" w:color="auto"/>
      </w:divBdr>
    </w:div>
    <w:div w:id="1085688117">
      <w:bodyDiv w:val="1"/>
      <w:marLeft w:val="0"/>
      <w:marRight w:val="0"/>
      <w:marTop w:val="0"/>
      <w:marBottom w:val="0"/>
      <w:divBdr>
        <w:top w:val="none" w:sz="0" w:space="0" w:color="auto"/>
        <w:left w:val="none" w:sz="0" w:space="0" w:color="auto"/>
        <w:bottom w:val="none" w:sz="0" w:space="0" w:color="auto"/>
        <w:right w:val="none" w:sz="0" w:space="0" w:color="auto"/>
      </w:divBdr>
      <w:divsChild>
        <w:div w:id="1462266687">
          <w:marLeft w:val="0"/>
          <w:marRight w:val="0"/>
          <w:marTop w:val="0"/>
          <w:marBottom w:val="360"/>
          <w:divBdr>
            <w:top w:val="single" w:sz="6" w:space="0" w:color="C0C0C0"/>
            <w:left w:val="single" w:sz="6" w:space="0" w:color="C0C0C0"/>
            <w:bottom w:val="single" w:sz="6" w:space="0" w:color="C0C0C0"/>
            <w:right w:val="single" w:sz="6" w:space="0" w:color="C0C0C0"/>
          </w:divBdr>
        </w:div>
        <w:div w:id="1501038213">
          <w:marLeft w:val="0"/>
          <w:marRight w:val="0"/>
          <w:marTop w:val="0"/>
          <w:marBottom w:val="360"/>
          <w:divBdr>
            <w:top w:val="single" w:sz="6" w:space="0" w:color="C0C0C0"/>
            <w:left w:val="single" w:sz="6" w:space="0" w:color="C0C0C0"/>
            <w:bottom w:val="single" w:sz="6" w:space="0" w:color="C0C0C0"/>
            <w:right w:val="single" w:sz="6" w:space="0" w:color="C0C0C0"/>
          </w:divBdr>
        </w:div>
        <w:div w:id="23856593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106077720">
      <w:bodyDiv w:val="1"/>
      <w:marLeft w:val="0"/>
      <w:marRight w:val="0"/>
      <w:marTop w:val="0"/>
      <w:marBottom w:val="0"/>
      <w:divBdr>
        <w:top w:val="none" w:sz="0" w:space="0" w:color="auto"/>
        <w:left w:val="none" w:sz="0" w:space="0" w:color="auto"/>
        <w:bottom w:val="none" w:sz="0" w:space="0" w:color="auto"/>
        <w:right w:val="none" w:sz="0" w:space="0" w:color="auto"/>
      </w:divBdr>
    </w:div>
    <w:div w:id="1113789460">
      <w:bodyDiv w:val="1"/>
      <w:marLeft w:val="0"/>
      <w:marRight w:val="0"/>
      <w:marTop w:val="0"/>
      <w:marBottom w:val="0"/>
      <w:divBdr>
        <w:top w:val="none" w:sz="0" w:space="0" w:color="auto"/>
        <w:left w:val="none" w:sz="0" w:space="0" w:color="auto"/>
        <w:bottom w:val="none" w:sz="0" w:space="0" w:color="auto"/>
        <w:right w:val="none" w:sz="0" w:space="0" w:color="auto"/>
      </w:divBdr>
    </w:div>
    <w:div w:id="1118335569">
      <w:bodyDiv w:val="1"/>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sChild>
    </w:div>
    <w:div w:id="1120608770">
      <w:bodyDiv w:val="1"/>
      <w:marLeft w:val="0"/>
      <w:marRight w:val="0"/>
      <w:marTop w:val="0"/>
      <w:marBottom w:val="0"/>
      <w:divBdr>
        <w:top w:val="none" w:sz="0" w:space="0" w:color="auto"/>
        <w:left w:val="none" w:sz="0" w:space="0" w:color="auto"/>
        <w:bottom w:val="none" w:sz="0" w:space="0" w:color="auto"/>
        <w:right w:val="none" w:sz="0" w:space="0" w:color="auto"/>
      </w:divBdr>
      <w:divsChild>
        <w:div w:id="1822887879">
          <w:marLeft w:val="0"/>
          <w:marRight w:val="0"/>
          <w:marTop w:val="0"/>
          <w:marBottom w:val="0"/>
          <w:divBdr>
            <w:top w:val="none" w:sz="0" w:space="0" w:color="auto"/>
            <w:left w:val="none" w:sz="0" w:space="0" w:color="auto"/>
            <w:bottom w:val="none" w:sz="0" w:space="0" w:color="auto"/>
            <w:right w:val="none" w:sz="0" w:space="0" w:color="auto"/>
          </w:divBdr>
          <w:divsChild>
            <w:div w:id="2069839441">
              <w:marLeft w:val="0"/>
              <w:marRight w:val="0"/>
              <w:marTop w:val="0"/>
              <w:marBottom w:val="0"/>
              <w:divBdr>
                <w:top w:val="none" w:sz="0" w:space="0" w:color="auto"/>
                <w:left w:val="none" w:sz="0" w:space="0" w:color="auto"/>
                <w:bottom w:val="none" w:sz="0" w:space="0" w:color="auto"/>
                <w:right w:val="none" w:sz="0" w:space="0" w:color="auto"/>
              </w:divBdr>
            </w:div>
            <w:div w:id="1396314756">
              <w:marLeft w:val="0"/>
              <w:marRight w:val="0"/>
              <w:marTop w:val="0"/>
              <w:marBottom w:val="0"/>
              <w:divBdr>
                <w:top w:val="none" w:sz="0" w:space="0" w:color="auto"/>
                <w:left w:val="none" w:sz="0" w:space="0" w:color="auto"/>
                <w:bottom w:val="none" w:sz="0" w:space="0" w:color="auto"/>
                <w:right w:val="none" w:sz="0" w:space="0" w:color="auto"/>
              </w:divBdr>
            </w:div>
            <w:div w:id="1405372798">
              <w:marLeft w:val="0"/>
              <w:marRight w:val="0"/>
              <w:marTop w:val="0"/>
              <w:marBottom w:val="0"/>
              <w:divBdr>
                <w:top w:val="none" w:sz="0" w:space="0" w:color="auto"/>
                <w:left w:val="none" w:sz="0" w:space="0" w:color="auto"/>
                <w:bottom w:val="none" w:sz="0" w:space="0" w:color="auto"/>
                <w:right w:val="none" w:sz="0" w:space="0" w:color="auto"/>
              </w:divBdr>
            </w:div>
            <w:div w:id="1990284187">
              <w:marLeft w:val="0"/>
              <w:marRight w:val="0"/>
              <w:marTop w:val="0"/>
              <w:marBottom w:val="0"/>
              <w:divBdr>
                <w:top w:val="none" w:sz="0" w:space="0" w:color="auto"/>
                <w:left w:val="none" w:sz="0" w:space="0" w:color="auto"/>
                <w:bottom w:val="none" w:sz="0" w:space="0" w:color="auto"/>
                <w:right w:val="none" w:sz="0" w:space="0" w:color="auto"/>
              </w:divBdr>
            </w:div>
            <w:div w:id="515971466">
              <w:marLeft w:val="0"/>
              <w:marRight w:val="0"/>
              <w:marTop w:val="0"/>
              <w:marBottom w:val="0"/>
              <w:divBdr>
                <w:top w:val="none" w:sz="0" w:space="0" w:color="auto"/>
                <w:left w:val="none" w:sz="0" w:space="0" w:color="auto"/>
                <w:bottom w:val="none" w:sz="0" w:space="0" w:color="auto"/>
                <w:right w:val="none" w:sz="0" w:space="0" w:color="auto"/>
              </w:divBdr>
              <w:divsChild>
                <w:div w:id="1895198373">
                  <w:marLeft w:val="0"/>
                  <w:marRight w:val="0"/>
                  <w:marTop w:val="0"/>
                  <w:marBottom w:val="0"/>
                  <w:divBdr>
                    <w:top w:val="none" w:sz="0" w:space="0" w:color="auto"/>
                    <w:left w:val="none" w:sz="0" w:space="0" w:color="auto"/>
                    <w:bottom w:val="none" w:sz="0" w:space="0" w:color="auto"/>
                    <w:right w:val="none" w:sz="0" w:space="0" w:color="auto"/>
                  </w:divBdr>
                </w:div>
                <w:div w:id="1520464137">
                  <w:marLeft w:val="0"/>
                  <w:marRight w:val="0"/>
                  <w:marTop w:val="0"/>
                  <w:marBottom w:val="0"/>
                  <w:divBdr>
                    <w:top w:val="none" w:sz="0" w:space="0" w:color="auto"/>
                    <w:left w:val="none" w:sz="0" w:space="0" w:color="auto"/>
                    <w:bottom w:val="none" w:sz="0" w:space="0" w:color="auto"/>
                    <w:right w:val="none" w:sz="0" w:space="0" w:color="auto"/>
                  </w:divBdr>
                </w:div>
                <w:div w:id="213009345">
                  <w:marLeft w:val="0"/>
                  <w:marRight w:val="0"/>
                  <w:marTop w:val="0"/>
                  <w:marBottom w:val="0"/>
                  <w:divBdr>
                    <w:top w:val="none" w:sz="0" w:space="0" w:color="auto"/>
                    <w:left w:val="none" w:sz="0" w:space="0" w:color="auto"/>
                    <w:bottom w:val="none" w:sz="0" w:space="0" w:color="auto"/>
                    <w:right w:val="none" w:sz="0" w:space="0" w:color="auto"/>
                  </w:divBdr>
                </w:div>
                <w:div w:id="170756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266">
          <w:marLeft w:val="0"/>
          <w:marRight w:val="0"/>
          <w:marTop w:val="0"/>
          <w:marBottom w:val="0"/>
          <w:divBdr>
            <w:top w:val="none" w:sz="0" w:space="0" w:color="auto"/>
            <w:left w:val="none" w:sz="0" w:space="0" w:color="auto"/>
            <w:bottom w:val="none" w:sz="0" w:space="0" w:color="auto"/>
            <w:right w:val="none" w:sz="0" w:space="0" w:color="auto"/>
          </w:divBdr>
          <w:divsChild>
            <w:div w:id="1379359826">
              <w:marLeft w:val="0"/>
              <w:marRight w:val="0"/>
              <w:marTop w:val="0"/>
              <w:marBottom w:val="0"/>
              <w:divBdr>
                <w:top w:val="none" w:sz="0" w:space="0" w:color="auto"/>
                <w:left w:val="none" w:sz="0" w:space="0" w:color="auto"/>
                <w:bottom w:val="none" w:sz="0" w:space="0" w:color="auto"/>
                <w:right w:val="none" w:sz="0" w:space="0" w:color="auto"/>
              </w:divBdr>
            </w:div>
            <w:div w:id="1330788553">
              <w:marLeft w:val="0"/>
              <w:marRight w:val="0"/>
              <w:marTop w:val="0"/>
              <w:marBottom w:val="0"/>
              <w:divBdr>
                <w:top w:val="none" w:sz="0" w:space="0" w:color="auto"/>
                <w:left w:val="none" w:sz="0" w:space="0" w:color="auto"/>
                <w:bottom w:val="none" w:sz="0" w:space="0" w:color="auto"/>
                <w:right w:val="none" w:sz="0" w:space="0" w:color="auto"/>
              </w:divBdr>
            </w:div>
            <w:div w:id="491601620">
              <w:marLeft w:val="0"/>
              <w:marRight w:val="0"/>
              <w:marTop w:val="0"/>
              <w:marBottom w:val="0"/>
              <w:divBdr>
                <w:top w:val="none" w:sz="0" w:space="0" w:color="auto"/>
                <w:left w:val="none" w:sz="0" w:space="0" w:color="auto"/>
                <w:bottom w:val="none" w:sz="0" w:space="0" w:color="auto"/>
                <w:right w:val="none" w:sz="0" w:space="0" w:color="auto"/>
              </w:divBdr>
            </w:div>
            <w:div w:id="1789737910">
              <w:marLeft w:val="0"/>
              <w:marRight w:val="0"/>
              <w:marTop w:val="0"/>
              <w:marBottom w:val="0"/>
              <w:divBdr>
                <w:top w:val="none" w:sz="0" w:space="0" w:color="auto"/>
                <w:left w:val="none" w:sz="0" w:space="0" w:color="auto"/>
                <w:bottom w:val="none" w:sz="0" w:space="0" w:color="auto"/>
                <w:right w:val="none" w:sz="0" w:space="0" w:color="auto"/>
              </w:divBdr>
            </w:div>
            <w:div w:id="1311053525">
              <w:marLeft w:val="0"/>
              <w:marRight w:val="0"/>
              <w:marTop w:val="0"/>
              <w:marBottom w:val="0"/>
              <w:divBdr>
                <w:top w:val="none" w:sz="0" w:space="0" w:color="auto"/>
                <w:left w:val="none" w:sz="0" w:space="0" w:color="auto"/>
                <w:bottom w:val="none" w:sz="0" w:space="0" w:color="auto"/>
                <w:right w:val="none" w:sz="0" w:space="0" w:color="auto"/>
              </w:divBdr>
            </w:div>
            <w:div w:id="1644964861">
              <w:marLeft w:val="0"/>
              <w:marRight w:val="0"/>
              <w:marTop w:val="0"/>
              <w:marBottom w:val="0"/>
              <w:divBdr>
                <w:top w:val="none" w:sz="0" w:space="0" w:color="auto"/>
                <w:left w:val="none" w:sz="0" w:space="0" w:color="auto"/>
                <w:bottom w:val="none" w:sz="0" w:space="0" w:color="auto"/>
                <w:right w:val="none" w:sz="0" w:space="0" w:color="auto"/>
              </w:divBdr>
              <w:divsChild>
                <w:div w:id="1895701895">
                  <w:marLeft w:val="0"/>
                  <w:marRight w:val="0"/>
                  <w:marTop w:val="0"/>
                  <w:marBottom w:val="0"/>
                  <w:divBdr>
                    <w:top w:val="none" w:sz="0" w:space="0" w:color="auto"/>
                    <w:left w:val="none" w:sz="0" w:space="0" w:color="auto"/>
                    <w:bottom w:val="none" w:sz="0" w:space="0" w:color="auto"/>
                    <w:right w:val="none" w:sz="0" w:space="0" w:color="auto"/>
                  </w:divBdr>
                </w:div>
                <w:div w:id="1554847615">
                  <w:marLeft w:val="0"/>
                  <w:marRight w:val="0"/>
                  <w:marTop w:val="0"/>
                  <w:marBottom w:val="0"/>
                  <w:divBdr>
                    <w:top w:val="none" w:sz="0" w:space="0" w:color="auto"/>
                    <w:left w:val="none" w:sz="0" w:space="0" w:color="auto"/>
                    <w:bottom w:val="none" w:sz="0" w:space="0" w:color="auto"/>
                    <w:right w:val="none" w:sz="0" w:space="0" w:color="auto"/>
                  </w:divBdr>
                </w:div>
                <w:div w:id="2054192908">
                  <w:marLeft w:val="0"/>
                  <w:marRight w:val="0"/>
                  <w:marTop w:val="0"/>
                  <w:marBottom w:val="0"/>
                  <w:divBdr>
                    <w:top w:val="none" w:sz="0" w:space="0" w:color="auto"/>
                    <w:left w:val="none" w:sz="0" w:space="0" w:color="auto"/>
                    <w:bottom w:val="none" w:sz="0" w:space="0" w:color="auto"/>
                    <w:right w:val="none" w:sz="0" w:space="0" w:color="auto"/>
                  </w:divBdr>
                </w:div>
                <w:div w:id="509373068">
                  <w:marLeft w:val="0"/>
                  <w:marRight w:val="0"/>
                  <w:marTop w:val="0"/>
                  <w:marBottom w:val="0"/>
                  <w:divBdr>
                    <w:top w:val="none" w:sz="0" w:space="0" w:color="auto"/>
                    <w:left w:val="none" w:sz="0" w:space="0" w:color="auto"/>
                    <w:bottom w:val="none" w:sz="0" w:space="0" w:color="auto"/>
                    <w:right w:val="none" w:sz="0" w:space="0" w:color="auto"/>
                  </w:divBdr>
                </w:div>
                <w:div w:id="7306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272">
          <w:marLeft w:val="0"/>
          <w:marRight w:val="0"/>
          <w:marTop w:val="0"/>
          <w:marBottom w:val="0"/>
          <w:divBdr>
            <w:top w:val="none" w:sz="0" w:space="0" w:color="auto"/>
            <w:left w:val="none" w:sz="0" w:space="0" w:color="auto"/>
            <w:bottom w:val="none" w:sz="0" w:space="0" w:color="auto"/>
            <w:right w:val="none" w:sz="0" w:space="0" w:color="auto"/>
          </w:divBdr>
        </w:div>
        <w:div w:id="1564633924">
          <w:marLeft w:val="0"/>
          <w:marRight w:val="0"/>
          <w:marTop w:val="0"/>
          <w:marBottom w:val="0"/>
          <w:divBdr>
            <w:top w:val="none" w:sz="0" w:space="0" w:color="auto"/>
            <w:left w:val="none" w:sz="0" w:space="0" w:color="auto"/>
            <w:bottom w:val="none" w:sz="0" w:space="0" w:color="auto"/>
            <w:right w:val="none" w:sz="0" w:space="0" w:color="auto"/>
          </w:divBdr>
        </w:div>
        <w:div w:id="838735948">
          <w:marLeft w:val="0"/>
          <w:marRight w:val="0"/>
          <w:marTop w:val="0"/>
          <w:marBottom w:val="0"/>
          <w:divBdr>
            <w:top w:val="none" w:sz="0" w:space="0" w:color="auto"/>
            <w:left w:val="none" w:sz="0" w:space="0" w:color="auto"/>
            <w:bottom w:val="none" w:sz="0" w:space="0" w:color="auto"/>
            <w:right w:val="none" w:sz="0" w:space="0" w:color="auto"/>
          </w:divBdr>
        </w:div>
        <w:div w:id="453720478">
          <w:marLeft w:val="0"/>
          <w:marRight w:val="0"/>
          <w:marTop w:val="0"/>
          <w:marBottom w:val="0"/>
          <w:divBdr>
            <w:top w:val="none" w:sz="0" w:space="0" w:color="auto"/>
            <w:left w:val="none" w:sz="0" w:space="0" w:color="auto"/>
            <w:bottom w:val="none" w:sz="0" w:space="0" w:color="auto"/>
            <w:right w:val="none" w:sz="0" w:space="0" w:color="auto"/>
          </w:divBdr>
        </w:div>
        <w:div w:id="1882282294">
          <w:marLeft w:val="0"/>
          <w:marRight w:val="0"/>
          <w:marTop w:val="0"/>
          <w:marBottom w:val="0"/>
          <w:divBdr>
            <w:top w:val="none" w:sz="0" w:space="0" w:color="auto"/>
            <w:left w:val="none" w:sz="0" w:space="0" w:color="auto"/>
            <w:bottom w:val="none" w:sz="0" w:space="0" w:color="auto"/>
            <w:right w:val="none" w:sz="0" w:space="0" w:color="auto"/>
          </w:divBdr>
        </w:div>
        <w:div w:id="1110008285">
          <w:marLeft w:val="0"/>
          <w:marRight w:val="0"/>
          <w:marTop w:val="0"/>
          <w:marBottom w:val="0"/>
          <w:divBdr>
            <w:top w:val="none" w:sz="0" w:space="0" w:color="auto"/>
            <w:left w:val="none" w:sz="0" w:space="0" w:color="auto"/>
            <w:bottom w:val="none" w:sz="0" w:space="0" w:color="auto"/>
            <w:right w:val="none" w:sz="0" w:space="0" w:color="auto"/>
          </w:divBdr>
          <w:divsChild>
            <w:div w:id="173883799">
              <w:marLeft w:val="0"/>
              <w:marRight w:val="0"/>
              <w:marTop w:val="0"/>
              <w:marBottom w:val="0"/>
              <w:divBdr>
                <w:top w:val="none" w:sz="0" w:space="0" w:color="auto"/>
                <w:left w:val="none" w:sz="0" w:space="0" w:color="auto"/>
                <w:bottom w:val="none" w:sz="0" w:space="0" w:color="auto"/>
                <w:right w:val="none" w:sz="0" w:space="0" w:color="auto"/>
              </w:divBdr>
            </w:div>
            <w:div w:id="1647510535">
              <w:marLeft w:val="0"/>
              <w:marRight w:val="0"/>
              <w:marTop w:val="0"/>
              <w:marBottom w:val="0"/>
              <w:divBdr>
                <w:top w:val="none" w:sz="0" w:space="0" w:color="auto"/>
                <w:left w:val="none" w:sz="0" w:space="0" w:color="auto"/>
                <w:bottom w:val="none" w:sz="0" w:space="0" w:color="auto"/>
                <w:right w:val="none" w:sz="0" w:space="0" w:color="auto"/>
              </w:divBdr>
            </w:div>
            <w:div w:id="340814948">
              <w:marLeft w:val="0"/>
              <w:marRight w:val="0"/>
              <w:marTop w:val="0"/>
              <w:marBottom w:val="0"/>
              <w:divBdr>
                <w:top w:val="none" w:sz="0" w:space="0" w:color="auto"/>
                <w:left w:val="none" w:sz="0" w:space="0" w:color="auto"/>
                <w:bottom w:val="none" w:sz="0" w:space="0" w:color="auto"/>
                <w:right w:val="none" w:sz="0" w:space="0" w:color="auto"/>
              </w:divBdr>
            </w:div>
            <w:div w:id="1486236545">
              <w:marLeft w:val="0"/>
              <w:marRight w:val="0"/>
              <w:marTop w:val="0"/>
              <w:marBottom w:val="0"/>
              <w:divBdr>
                <w:top w:val="none" w:sz="0" w:space="0" w:color="auto"/>
                <w:left w:val="none" w:sz="0" w:space="0" w:color="auto"/>
                <w:bottom w:val="none" w:sz="0" w:space="0" w:color="auto"/>
                <w:right w:val="none" w:sz="0" w:space="0" w:color="auto"/>
              </w:divBdr>
            </w:div>
            <w:div w:id="419721419">
              <w:marLeft w:val="0"/>
              <w:marRight w:val="0"/>
              <w:marTop w:val="0"/>
              <w:marBottom w:val="0"/>
              <w:divBdr>
                <w:top w:val="none" w:sz="0" w:space="0" w:color="auto"/>
                <w:left w:val="none" w:sz="0" w:space="0" w:color="auto"/>
                <w:bottom w:val="none" w:sz="0" w:space="0" w:color="auto"/>
                <w:right w:val="none" w:sz="0" w:space="0" w:color="auto"/>
              </w:divBdr>
            </w:div>
          </w:divsChild>
        </w:div>
        <w:div w:id="955259499">
          <w:marLeft w:val="0"/>
          <w:marRight w:val="0"/>
          <w:marTop w:val="0"/>
          <w:marBottom w:val="0"/>
          <w:divBdr>
            <w:top w:val="none" w:sz="0" w:space="0" w:color="auto"/>
            <w:left w:val="none" w:sz="0" w:space="0" w:color="auto"/>
            <w:bottom w:val="none" w:sz="0" w:space="0" w:color="auto"/>
            <w:right w:val="none" w:sz="0" w:space="0" w:color="auto"/>
          </w:divBdr>
          <w:divsChild>
            <w:div w:id="1836260293">
              <w:marLeft w:val="0"/>
              <w:marRight w:val="0"/>
              <w:marTop w:val="0"/>
              <w:marBottom w:val="0"/>
              <w:divBdr>
                <w:top w:val="none" w:sz="0" w:space="0" w:color="auto"/>
                <w:left w:val="none" w:sz="0" w:space="0" w:color="auto"/>
                <w:bottom w:val="none" w:sz="0" w:space="0" w:color="auto"/>
                <w:right w:val="none" w:sz="0" w:space="0" w:color="auto"/>
              </w:divBdr>
            </w:div>
            <w:div w:id="1761835195">
              <w:marLeft w:val="0"/>
              <w:marRight w:val="0"/>
              <w:marTop w:val="0"/>
              <w:marBottom w:val="0"/>
              <w:divBdr>
                <w:top w:val="none" w:sz="0" w:space="0" w:color="auto"/>
                <w:left w:val="none" w:sz="0" w:space="0" w:color="auto"/>
                <w:bottom w:val="none" w:sz="0" w:space="0" w:color="auto"/>
                <w:right w:val="none" w:sz="0" w:space="0" w:color="auto"/>
              </w:divBdr>
            </w:div>
            <w:div w:id="1367871705">
              <w:marLeft w:val="0"/>
              <w:marRight w:val="0"/>
              <w:marTop w:val="0"/>
              <w:marBottom w:val="0"/>
              <w:divBdr>
                <w:top w:val="none" w:sz="0" w:space="0" w:color="auto"/>
                <w:left w:val="none" w:sz="0" w:space="0" w:color="auto"/>
                <w:bottom w:val="none" w:sz="0" w:space="0" w:color="auto"/>
                <w:right w:val="none" w:sz="0" w:space="0" w:color="auto"/>
              </w:divBdr>
            </w:div>
            <w:div w:id="1836070825">
              <w:marLeft w:val="0"/>
              <w:marRight w:val="0"/>
              <w:marTop w:val="0"/>
              <w:marBottom w:val="0"/>
              <w:divBdr>
                <w:top w:val="none" w:sz="0" w:space="0" w:color="auto"/>
                <w:left w:val="none" w:sz="0" w:space="0" w:color="auto"/>
                <w:bottom w:val="none" w:sz="0" w:space="0" w:color="auto"/>
                <w:right w:val="none" w:sz="0" w:space="0" w:color="auto"/>
              </w:divBdr>
            </w:div>
            <w:div w:id="1646741459">
              <w:marLeft w:val="0"/>
              <w:marRight w:val="0"/>
              <w:marTop w:val="0"/>
              <w:marBottom w:val="0"/>
              <w:divBdr>
                <w:top w:val="none" w:sz="0" w:space="0" w:color="auto"/>
                <w:left w:val="none" w:sz="0" w:space="0" w:color="auto"/>
                <w:bottom w:val="none" w:sz="0" w:space="0" w:color="auto"/>
                <w:right w:val="none" w:sz="0" w:space="0" w:color="auto"/>
              </w:divBdr>
            </w:div>
            <w:div w:id="342361366">
              <w:marLeft w:val="0"/>
              <w:marRight w:val="0"/>
              <w:marTop w:val="0"/>
              <w:marBottom w:val="0"/>
              <w:divBdr>
                <w:top w:val="none" w:sz="0" w:space="0" w:color="auto"/>
                <w:left w:val="none" w:sz="0" w:space="0" w:color="auto"/>
                <w:bottom w:val="none" w:sz="0" w:space="0" w:color="auto"/>
                <w:right w:val="none" w:sz="0" w:space="0" w:color="auto"/>
              </w:divBdr>
            </w:div>
            <w:div w:id="1113207982">
              <w:marLeft w:val="0"/>
              <w:marRight w:val="0"/>
              <w:marTop w:val="0"/>
              <w:marBottom w:val="0"/>
              <w:divBdr>
                <w:top w:val="none" w:sz="0" w:space="0" w:color="auto"/>
                <w:left w:val="none" w:sz="0" w:space="0" w:color="auto"/>
                <w:bottom w:val="none" w:sz="0" w:space="0" w:color="auto"/>
                <w:right w:val="none" w:sz="0" w:space="0" w:color="auto"/>
              </w:divBdr>
              <w:divsChild>
                <w:div w:id="380637402">
                  <w:marLeft w:val="0"/>
                  <w:marRight w:val="0"/>
                  <w:marTop w:val="0"/>
                  <w:marBottom w:val="0"/>
                  <w:divBdr>
                    <w:top w:val="none" w:sz="0" w:space="0" w:color="auto"/>
                    <w:left w:val="none" w:sz="0" w:space="0" w:color="auto"/>
                    <w:bottom w:val="none" w:sz="0" w:space="0" w:color="auto"/>
                    <w:right w:val="none" w:sz="0" w:space="0" w:color="auto"/>
                  </w:divBdr>
                </w:div>
                <w:div w:id="2078672726">
                  <w:marLeft w:val="0"/>
                  <w:marRight w:val="0"/>
                  <w:marTop w:val="0"/>
                  <w:marBottom w:val="0"/>
                  <w:divBdr>
                    <w:top w:val="none" w:sz="0" w:space="0" w:color="auto"/>
                    <w:left w:val="none" w:sz="0" w:space="0" w:color="auto"/>
                    <w:bottom w:val="none" w:sz="0" w:space="0" w:color="auto"/>
                    <w:right w:val="none" w:sz="0" w:space="0" w:color="auto"/>
                  </w:divBdr>
                </w:div>
                <w:div w:id="2022778672">
                  <w:marLeft w:val="0"/>
                  <w:marRight w:val="0"/>
                  <w:marTop w:val="0"/>
                  <w:marBottom w:val="0"/>
                  <w:divBdr>
                    <w:top w:val="none" w:sz="0" w:space="0" w:color="auto"/>
                    <w:left w:val="none" w:sz="0" w:space="0" w:color="auto"/>
                    <w:bottom w:val="none" w:sz="0" w:space="0" w:color="auto"/>
                    <w:right w:val="none" w:sz="0" w:space="0" w:color="auto"/>
                  </w:divBdr>
                </w:div>
                <w:div w:id="1837067759">
                  <w:marLeft w:val="0"/>
                  <w:marRight w:val="0"/>
                  <w:marTop w:val="0"/>
                  <w:marBottom w:val="0"/>
                  <w:divBdr>
                    <w:top w:val="none" w:sz="0" w:space="0" w:color="auto"/>
                    <w:left w:val="none" w:sz="0" w:space="0" w:color="auto"/>
                    <w:bottom w:val="none" w:sz="0" w:space="0" w:color="auto"/>
                    <w:right w:val="none" w:sz="0" w:space="0" w:color="auto"/>
                  </w:divBdr>
                </w:div>
                <w:div w:id="62990161">
                  <w:marLeft w:val="0"/>
                  <w:marRight w:val="0"/>
                  <w:marTop w:val="0"/>
                  <w:marBottom w:val="0"/>
                  <w:divBdr>
                    <w:top w:val="none" w:sz="0" w:space="0" w:color="auto"/>
                    <w:left w:val="none" w:sz="0" w:space="0" w:color="auto"/>
                    <w:bottom w:val="none" w:sz="0" w:space="0" w:color="auto"/>
                    <w:right w:val="none" w:sz="0" w:space="0" w:color="auto"/>
                  </w:divBdr>
                </w:div>
                <w:div w:id="14877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2783">
          <w:marLeft w:val="0"/>
          <w:marRight w:val="0"/>
          <w:marTop w:val="0"/>
          <w:marBottom w:val="0"/>
          <w:divBdr>
            <w:top w:val="none" w:sz="0" w:space="0" w:color="auto"/>
            <w:left w:val="none" w:sz="0" w:space="0" w:color="auto"/>
            <w:bottom w:val="none" w:sz="0" w:space="0" w:color="auto"/>
            <w:right w:val="none" w:sz="0" w:space="0" w:color="auto"/>
          </w:divBdr>
          <w:divsChild>
            <w:div w:id="2031955928">
              <w:marLeft w:val="0"/>
              <w:marRight w:val="0"/>
              <w:marTop w:val="0"/>
              <w:marBottom w:val="0"/>
              <w:divBdr>
                <w:top w:val="none" w:sz="0" w:space="0" w:color="auto"/>
                <w:left w:val="none" w:sz="0" w:space="0" w:color="auto"/>
                <w:bottom w:val="none" w:sz="0" w:space="0" w:color="auto"/>
                <w:right w:val="none" w:sz="0" w:space="0" w:color="auto"/>
              </w:divBdr>
            </w:div>
            <w:div w:id="288752382">
              <w:marLeft w:val="0"/>
              <w:marRight w:val="0"/>
              <w:marTop w:val="0"/>
              <w:marBottom w:val="0"/>
              <w:divBdr>
                <w:top w:val="none" w:sz="0" w:space="0" w:color="auto"/>
                <w:left w:val="none" w:sz="0" w:space="0" w:color="auto"/>
                <w:bottom w:val="none" w:sz="0" w:space="0" w:color="auto"/>
                <w:right w:val="none" w:sz="0" w:space="0" w:color="auto"/>
              </w:divBdr>
            </w:div>
            <w:div w:id="1122840715">
              <w:marLeft w:val="0"/>
              <w:marRight w:val="0"/>
              <w:marTop w:val="0"/>
              <w:marBottom w:val="0"/>
              <w:divBdr>
                <w:top w:val="none" w:sz="0" w:space="0" w:color="auto"/>
                <w:left w:val="none" w:sz="0" w:space="0" w:color="auto"/>
                <w:bottom w:val="none" w:sz="0" w:space="0" w:color="auto"/>
                <w:right w:val="none" w:sz="0" w:space="0" w:color="auto"/>
              </w:divBdr>
            </w:div>
            <w:div w:id="1233005416">
              <w:marLeft w:val="0"/>
              <w:marRight w:val="0"/>
              <w:marTop w:val="0"/>
              <w:marBottom w:val="0"/>
              <w:divBdr>
                <w:top w:val="none" w:sz="0" w:space="0" w:color="auto"/>
                <w:left w:val="none" w:sz="0" w:space="0" w:color="auto"/>
                <w:bottom w:val="none" w:sz="0" w:space="0" w:color="auto"/>
                <w:right w:val="none" w:sz="0" w:space="0" w:color="auto"/>
              </w:divBdr>
            </w:div>
            <w:div w:id="1234196438">
              <w:marLeft w:val="0"/>
              <w:marRight w:val="0"/>
              <w:marTop w:val="0"/>
              <w:marBottom w:val="0"/>
              <w:divBdr>
                <w:top w:val="none" w:sz="0" w:space="0" w:color="auto"/>
                <w:left w:val="none" w:sz="0" w:space="0" w:color="auto"/>
                <w:bottom w:val="none" w:sz="0" w:space="0" w:color="auto"/>
                <w:right w:val="none" w:sz="0" w:space="0" w:color="auto"/>
              </w:divBdr>
            </w:div>
            <w:div w:id="1278096582">
              <w:marLeft w:val="0"/>
              <w:marRight w:val="0"/>
              <w:marTop w:val="0"/>
              <w:marBottom w:val="0"/>
              <w:divBdr>
                <w:top w:val="none" w:sz="0" w:space="0" w:color="auto"/>
                <w:left w:val="none" w:sz="0" w:space="0" w:color="auto"/>
                <w:bottom w:val="none" w:sz="0" w:space="0" w:color="auto"/>
                <w:right w:val="none" w:sz="0" w:space="0" w:color="auto"/>
              </w:divBdr>
            </w:div>
            <w:div w:id="605120106">
              <w:marLeft w:val="0"/>
              <w:marRight w:val="0"/>
              <w:marTop w:val="0"/>
              <w:marBottom w:val="0"/>
              <w:divBdr>
                <w:top w:val="none" w:sz="0" w:space="0" w:color="auto"/>
                <w:left w:val="none" w:sz="0" w:space="0" w:color="auto"/>
                <w:bottom w:val="none" w:sz="0" w:space="0" w:color="auto"/>
                <w:right w:val="none" w:sz="0" w:space="0" w:color="auto"/>
              </w:divBdr>
            </w:div>
            <w:div w:id="1268808088">
              <w:marLeft w:val="0"/>
              <w:marRight w:val="0"/>
              <w:marTop w:val="0"/>
              <w:marBottom w:val="0"/>
              <w:divBdr>
                <w:top w:val="none" w:sz="0" w:space="0" w:color="auto"/>
                <w:left w:val="none" w:sz="0" w:space="0" w:color="auto"/>
                <w:bottom w:val="none" w:sz="0" w:space="0" w:color="auto"/>
                <w:right w:val="none" w:sz="0" w:space="0" w:color="auto"/>
              </w:divBdr>
              <w:divsChild>
                <w:div w:id="230310756">
                  <w:marLeft w:val="0"/>
                  <w:marRight w:val="0"/>
                  <w:marTop w:val="0"/>
                  <w:marBottom w:val="0"/>
                  <w:divBdr>
                    <w:top w:val="none" w:sz="0" w:space="0" w:color="auto"/>
                    <w:left w:val="none" w:sz="0" w:space="0" w:color="auto"/>
                    <w:bottom w:val="none" w:sz="0" w:space="0" w:color="auto"/>
                    <w:right w:val="none" w:sz="0" w:space="0" w:color="auto"/>
                  </w:divBdr>
                </w:div>
                <w:div w:id="1916746941">
                  <w:marLeft w:val="0"/>
                  <w:marRight w:val="0"/>
                  <w:marTop w:val="0"/>
                  <w:marBottom w:val="0"/>
                  <w:divBdr>
                    <w:top w:val="none" w:sz="0" w:space="0" w:color="auto"/>
                    <w:left w:val="none" w:sz="0" w:space="0" w:color="auto"/>
                    <w:bottom w:val="none" w:sz="0" w:space="0" w:color="auto"/>
                    <w:right w:val="none" w:sz="0" w:space="0" w:color="auto"/>
                  </w:divBdr>
                </w:div>
                <w:div w:id="689645190">
                  <w:marLeft w:val="0"/>
                  <w:marRight w:val="0"/>
                  <w:marTop w:val="0"/>
                  <w:marBottom w:val="0"/>
                  <w:divBdr>
                    <w:top w:val="none" w:sz="0" w:space="0" w:color="auto"/>
                    <w:left w:val="none" w:sz="0" w:space="0" w:color="auto"/>
                    <w:bottom w:val="none" w:sz="0" w:space="0" w:color="auto"/>
                    <w:right w:val="none" w:sz="0" w:space="0" w:color="auto"/>
                  </w:divBdr>
                </w:div>
                <w:div w:id="38676339">
                  <w:marLeft w:val="0"/>
                  <w:marRight w:val="0"/>
                  <w:marTop w:val="0"/>
                  <w:marBottom w:val="0"/>
                  <w:divBdr>
                    <w:top w:val="none" w:sz="0" w:space="0" w:color="auto"/>
                    <w:left w:val="none" w:sz="0" w:space="0" w:color="auto"/>
                    <w:bottom w:val="none" w:sz="0" w:space="0" w:color="auto"/>
                    <w:right w:val="none" w:sz="0" w:space="0" w:color="auto"/>
                  </w:divBdr>
                </w:div>
                <w:div w:id="152839342">
                  <w:marLeft w:val="0"/>
                  <w:marRight w:val="0"/>
                  <w:marTop w:val="0"/>
                  <w:marBottom w:val="0"/>
                  <w:divBdr>
                    <w:top w:val="none" w:sz="0" w:space="0" w:color="auto"/>
                    <w:left w:val="none" w:sz="0" w:space="0" w:color="auto"/>
                    <w:bottom w:val="none" w:sz="0" w:space="0" w:color="auto"/>
                    <w:right w:val="none" w:sz="0" w:space="0" w:color="auto"/>
                  </w:divBdr>
                </w:div>
                <w:div w:id="865218807">
                  <w:marLeft w:val="0"/>
                  <w:marRight w:val="0"/>
                  <w:marTop w:val="0"/>
                  <w:marBottom w:val="0"/>
                  <w:divBdr>
                    <w:top w:val="none" w:sz="0" w:space="0" w:color="auto"/>
                    <w:left w:val="none" w:sz="0" w:space="0" w:color="auto"/>
                    <w:bottom w:val="none" w:sz="0" w:space="0" w:color="auto"/>
                    <w:right w:val="none" w:sz="0" w:space="0" w:color="auto"/>
                  </w:divBdr>
                </w:div>
                <w:div w:id="1786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1741">
          <w:marLeft w:val="0"/>
          <w:marRight w:val="0"/>
          <w:marTop w:val="0"/>
          <w:marBottom w:val="0"/>
          <w:divBdr>
            <w:top w:val="none" w:sz="0" w:space="0" w:color="auto"/>
            <w:left w:val="none" w:sz="0" w:space="0" w:color="auto"/>
            <w:bottom w:val="none" w:sz="0" w:space="0" w:color="auto"/>
            <w:right w:val="none" w:sz="0" w:space="0" w:color="auto"/>
          </w:divBdr>
        </w:div>
        <w:div w:id="1709257661">
          <w:marLeft w:val="0"/>
          <w:marRight w:val="0"/>
          <w:marTop w:val="0"/>
          <w:marBottom w:val="0"/>
          <w:divBdr>
            <w:top w:val="none" w:sz="0" w:space="0" w:color="auto"/>
            <w:left w:val="none" w:sz="0" w:space="0" w:color="auto"/>
            <w:bottom w:val="none" w:sz="0" w:space="0" w:color="auto"/>
            <w:right w:val="none" w:sz="0" w:space="0" w:color="auto"/>
          </w:divBdr>
        </w:div>
        <w:div w:id="2010987620">
          <w:marLeft w:val="0"/>
          <w:marRight w:val="0"/>
          <w:marTop w:val="0"/>
          <w:marBottom w:val="0"/>
          <w:divBdr>
            <w:top w:val="none" w:sz="0" w:space="0" w:color="auto"/>
            <w:left w:val="none" w:sz="0" w:space="0" w:color="auto"/>
            <w:bottom w:val="none" w:sz="0" w:space="0" w:color="auto"/>
            <w:right w:val="none" w:sz="0" w:space="0" w:color="auto"/>
          </w:divBdr>
        </w:div>
        <w:div w:id="1743064800">
          <w:marLeft w:val="0"/>
          <w:marRight w:val="0"/>
          <w:marTop w:val="0"/>
          <w:marBottom w:val="0"/>
          <w:divBdr>
            <w:top w:val="none" w:sz="0" w:space="0" w:color="auto"/>
            <w:left w:val="none" w:sz="0" w:space="0" w:color="auto"/>
            <w:bottom w:val="none" w:sz="0" w:space="0" w:color="auto"/>
            <w:right w:val="none" w:sz="0" w:space="0" w:color="auto"/>
          </w:divBdr>
        </w:div>
        <w:div w:id="1184780365">
          <w:marLeft w:val="0"/>
          <w:marRight w:val="0"/>
          <w:marTop w:val="0"/>
          <w:marBottom w:val="0"/>
          <w:divBdr>
            <w:top w:val="none" w:sz="0" w:space="0" w:color="auto"/>
            <w:left w:val="none" w:sz="0" w:space="0" w:color="auto"/>
            <w:bottom w:val="none" w:sz="0" w:space="0" w:color="auto"/>
            <w:right w:val="none" w:sz="0" w:space="0" w:color="auto"/>
          </w:divBdr>
        </w:div>
        <w:div w:id="1183546551">
          <w:marLeft w:val="0"/>
          <w:marRight w:val="0"/>
          <w:marTop w:val="0"/>
          <w:marBottom w:val="0"/>
          <w:divBdr>
            <w:top w:val="none" w:sz="0" w:space="0" w:color="auto"/>
            <w:left w:val="none" w:sz="0" w:space="0" w:color="auto"/>
            <w:bottom w:val="none" w:sz="0" w:space="0" w:color="auto"/>
            <w:right w:val="none" w:sz="0" w:space="0" w:color="auto"/>
          </w:divBdr>
        </w:div>
        <w:div w:id="888568280">
          <w:marLeft w:val="0"/>
          <w:marRight w:val="0"/>
          <w:marTop w:val="0"/>
          <w:marBottom w:val="0"/>
          <w:divBdr>
            <w:top w:val="none" w:sz="0" w:space="0" w:color="auto"/>
            <w:left w:val="none" w:sz="0" w:space="0" w:color="auto"/>
            <w:bottom w:val="none" w:sz="0" w:space="0" w:color="auto"/>
            <w:right w:val="none" w:sz="0" w:space="0" w:color="auto"/>
          </w:divBdr>
        </w:div>
        <w:div w:id="502555096">
          <w:marLeft w:val="0"/>
          <w:marRight w:val="0"/>
          <w:marTop w:val="0"/>
          <w:marBottom w:val="0"/>
          <w:divBdr>
            <w:top w:val="none" w:sz="0" w:space="0" w:color="auto"/>
            <w:left w:val="none" w:sz="0" w:space="0" w:color="auto"/>
            <w:bottom w:val="none" w:sz="0" w:space="0" w:color="auto"/>
            <w:right w:val="none" w:sz="0" w:space="0" w:color="auto"/>
          </w:divBdr>
          <w:divsChild>
            <w:div w:id="170950546">
              <w:marLeft w:val="0"/>
              <w:marRight w:val="0"/>
              <w:marTop w:val="0"/>
              <w:marBottom w:val="0"/>
              <w:divBdr>
                <w:top w:val="none" w:sz="0" w:space="0" w:color="auto"/>
                <w:left w:val="none" w:sz="0" w:space="0" w:color="auto"/>
                <w:bottom w:val="none" w:sz="0" w:space="0" w:color="auto"/>
                <w:right w:val="none" w:sz="0" w:space="0" w:color="auto"/>
              </w:divBdr>
            </w:div>
            <w:div w:id="679281015">
              <w:marLeft w:val="0"/>
              <w:marRight w:val="0"/>
              <w:marTop w:val="0"/>
              <w:marBottom w:val="0"/>
              <w:divBdr>
                <w:top w:val="none" w:sz="0" w:space="0" w:color="auto"/>
                <w:left w:val="none" w:sz="0" w:space="0" w:color="auto"/>
                <w:bottom w:val="none" w:sz="0" w:space="0" w:color="auto"/>
                <w:right w:val="none" w:sz="0" w:space="0" w:color="auto"/>
              </w:divBdr>
            </w:div>
            <w:div w:id="922568765">
              <w:marLeft w:val="0"/>
              <w:marRight w:val="0"/>
              <w:marTop w:val="0"/>
              <w:marBottom w:val="0"/>
              <w:divBdr>
                <w:top w:val="none" w:sz="0" w:space="0" w:color="auto"/>
                <w:left w:val="none" w:sz="0" w:space="0" w:color="auto"/>
                <w:bottom w:val="none" w:sz="0" w:space="0" w:color="auto"/>
                <w:right w:val="none" w:sz="0" w:space="0" w:color="auto"/>
              </w:divBdr>
            </w:div>
            <w:div w:id="1613129827">
              <w:marLeft w:val="0"/>
              <w:marRight w:val="0"/>
              <w:marTop w:val="0"/>
              <w:marBottom w:val="0"/>
              <w:divBdr>
                <w:top w:val="none" w:sz="0" w:space="0" w:color="auto"/>
                <w:left w:val="none" w:sz="0" w:space="0" w:color="auto"/>
                <w:bottom w:val="none" w:sz="0" w:space="0" w:color="auto"/>
                <w:right w:val="none" w:sz="0" w:space="0" w:color="auto"/>
              </w:divBdr>
            </w:div>
            <w:div w:id="1461069596">
              <w:marLeft w:val="0"/>
              <w:marRight w:val="0"/>
              <w:marTop w:val="0"/>
              <w:marBottom w:val="0"/>
              <w:divBdr>
                <w:top w:val="none" w:sz="0" w:space="0" w:color="auto"/>
                <w:left w:val="none" w:sz="0" w:space="0" w:color="auto"/>
                <w:bottom w:val="none" w:sz="0" w:space="0" w:color="auto"/>
                <w:right w:val="none" w:sz="0" w:space="0" w:color="auto"/>
              </w:divBdr>
            </w:div>
            <w:div w:id="19598051">
              <w:marLeft w:val="0"/>
              <w:marRight w:val="0"/>
              <w:marTop w:val="0"/>
              <w:marBottom w:val="0"/>
              <w:divBdr>
                <w:top w:val="none" w:sz="0" w:space="0" w:color="auto"/>
                <w:left w:val="none" w:sz="0" w:space="0" w:color="auto"/>
                <w:bottom w:val="none" w:sz="0" w:space="0" w:color="auto"/>
                <w:right w:val="none" w:sz="0" w:space="0" w:color="auto"/>
              </w:divBdr>
            </w:div>
            <w:div w:id="673921702">
              <w:marLeft w:val="0"/>
              <w:marRight w:val="0"/>
              <w:marTop w:val="0"/>
              <w:marBottom w:val="0"/>
              <w:divBdr>
                <w:top w:val="none" w:sz="0" w:space="0" w:color="auto"/>
                <w:left w:val="none" w:sz="0" w:space="0" w:color="auto"/>
                <w:bottom w:val="none" w:sz="0" w:space="0" w:color="auto"/>
                <w:right w:val="none" w:sz="0" w:space="0" w:color="auto"/>
              </w:divBdr>
            </w:div>
          </w:divsChild>
        </w:div>
        <w:div w:id="2066637108">
          <w:marLeft w:val="0"/>
          <w:marRight w:val="0"/>
          <w:marTop w:val="0"/>
          <w:marBottom w:val="0"/>
          <w:divBdr>
            <w:top w:val="none" w:sz="0" w:space="0" w:color="auto"/>
            <w:left w:val="none" w:sz="0" w:space="0" w:color="auto"/>
            <w:bottom w:val="none" w:sz="0" w:space="0" w:color="auto"/>
            <w:right w:val="none" w:sz="0" w:space="0" w:color="auto"/>
          </w:divBdr>
          <w:divsChild>
            <w:div w:id="1783718752">
              <w:marLeft w:val="0"/>
              <w:marRight w:val="0"/>
              <w:marTop w:val="0"/>
              <w:marBottom w:val="0"/>
              <w:divBdr>
                <w:top w:val="none" w:sz="0" w:space="0" w:color="auto"/>
                <w:left w:val="none" w:sz="0" w:space="0" w:color="auto"/>
                <w:bottom w:val="none" w:sz="0" w:space="0" w:color="auto"/>
                <w:right w:val="none" w:sz="0" w:space="0" w:color="auto"/>
              </w:divBdr>
            </w:div>
            <w:div w:id="1875924248">
              <w:marLeft w:val="0"/>
              <w:marRight w:val="0"/>
              <w:marTop w:val="0"/>
              <w:marBottom w:val="0"/>
              <w:divBdr>
                <w:top w:val="none" w:sz="0" w:space="0" w:color="auto"/>
                <w:left w:val="none" w:sz="0" w:space="0" w:color="auto"/>
                <w:bottom w:val="none" w:sz="0" w:space="0" w:color="auto"/>
                <w:right w:val="none" w:sz="0" w:space="0" w:color="auto"/>
              </w:divBdr>
            </w:div>
            <w:div w:id="760033043">
              <w:marLeft w:val="0"/>
              <w:marRight w:val="0"/>
              <w:marTop w:val="0"/>
              <w:marBottom w:val="0"/>
              <w:divBdr>
                <w:top w:val="none" w:sz="0" w:space="0" w:color="auto"/>
                <w:left w:val="none" w:sz="0" w:space="0" w:color="auto"/>
                <w:bottom w:val="none" w:sz="0" w:space="0" w:color="auto"/>
                <w:right w:val="none" w:sz="0" w:space="0" w:color="auto"/>
              </w:divBdr>
            </w:div>
            <w:div w:id="216670428">
              <w:marLeft w:val="0"/>
              <w:marRight w:val="0"/>
              <w:marTop w:val="0"/>
              <w:marBottom w:val="0"/>
              <w:divBdr>
                <w:top w:val="none" w:sz="0" w:space="0" w:color="auto"/>
                <w:left w:val="none" w:sz="0" w:space="0" w:color="auto"/>
                <w:bottom w:val="none" w:sz="0" w:space="0" w:color="auto"/>
                <w:right w:val="none" w:sz="0" w:space="0" w:color="auto"/>
              </w:divBdr>
            </w:div>
            <w:div w:id="455027406">
              <w:marLeft w:val="0"/>
              <w:marRight w:val="0"/>
              <w:marTop w:val="0"/>
              <w:marBottom w:val="0"/>
              <w:divBdr>
                <w:top w:val="none" w:sz="0" w:space="0" w:color="auto"/>
                <w:left w:val="none" w:sz="0" w:space="0" w:color="auto"/>
                <w:bottom w:val="none" w:sz="0" w:space="0" w:color="auto"/>
                <w:right w:val="none" w:sz="0" w:space="0" w:color="auto"/>
              </w:divBdr>
            </w:div>
            <w:div w:id="878199565">
              <w:marLeft w:val="0"/>
              <w:marRight w:val="0"/>
              <w:marTop w:val="0"/>
              <w:marBottom w:val="0"/>
              <w:divBdr>
                <w:top w:val="none" w:sz="0" w:space="0" w:color="auto"/>
                <w:left w:val="none" w:sz="0" w:space="0" w:color="auto"/>
                <w:bottom w:val="none" w:sz="0" w:space="0" w:color="auto"/>
                <w:right w:val="none" w:sz="0" w:space="0" w:color="auto"/>
              </w:divBdr>
            </w:div>
            <w:div w:id="1599673381">
              <w:marLeft w:val="0"/>
              <w:marRight w:val="0"/>
              <w:marTop w:val="0"/>
              <w:marBottom w:val="0"/>
              <w:divBdr>
                <w:top w:val="none" w:sz="0" w:space="0" w:color="auto"/>
                <w:left w:val="none" w:sz="0" w:space="0" w:color="auto"/>
                <w:bottom w:val="none" w:sz="0" w:space="0" w:color="auto"/>
                <w:right w:val="none" w:sz="0" w:space="0" w:color="auto"/>
              </w:divBdr>
            </w:div>
            <w:div w:id="742213">
              <w:marLeft w:val="0"/>
              <w:marRight w:val="0"/>
              <w:marTop w:val="0"/>
              <w:marBottom w:val="0"/>
              <w:divBdr>
                <w:top w:val="none" w:sz="0" w:space="0" w:color="auto"/>
                <w:left w:val="none" w:sz="0" w:space="0" w:color="auto"/>
                <w:bottom w:val="none" w:sz="0" w:space="0" w:color="auto"/>
                <w:right w:val="none" w:sz="0" w:space="0" w:color="auto"/>
              </w:divBdr>
              <w:divsChild>
                <w:div w:id="1523662988">
                  <w:marLeft w:val="0"/>
                  <w:marRight w:val="0"/>
                  <w:marTop w:val="0"/>
                  <w:marBottom w:val="0"/>
                  <w:divBdr>
                    <w:top w:val="none" w:sz="0" w:space="0" w:color="auto"/>
                    <w:left w:val="none" w:sz="0" w:space="0" w:color="auto"/>
                    <w:bottom w:val="none" w:sz="0" w:space="0" w:color="auto"/>
                    <w:right w:val="none" w:sz="0" w:space="0" w:color="auto"/>
                  </w:divBdr>
                </w:div>
                <w:div w:id="1616135174">
                  <w:marLeft w:val="0"/>
                  <w:marRight w:val="0"/>
                  <w:marTop w:val="0"/>
                  <w:marBottom w:val="0"/>
                  <w:divBdr>
                    <w:top w:val="none" w:sz="0" w:space="0" w:color="auto"/>
                    <w:left w:val="none" w:sz="0" w:space="0" w:color="auto"/>
                    <w:bottom w:val="none" w:sz="0" w:space="0" w:color="auto"/>
                    <w:right w:val="none" w:sz="0" w:space="0" w:color="auto"/>
                  </w:divBdr>
                </w:div>
                <w:div w:id="644163458">
                  <w:marLeft w:val="0"/>
                  <w:marRight w:val="0"/>
                  <w:marTop w:val="0"/>
                  <w:marBottom w:val="0"/>
                  <w:divBdr>
                    <w:top w:val="none" w:sz="0" w:space="0" w:color="auto"/>
                    <w:left w:val="none" w:sz="0" w:space="0" w:color="auto"/>
                    <w:bottom w:val="none" w:sz="0" w:space="0" w:color="auto"/>
                    <w:right w:val="none" w:sz="0" w:space="0" w:color="auto"/>
                  </w:divBdr>
                </w:div>
                <w:div w:id="1059017147">
                  <w:marLeft w:val="0"/>
                  <w:marRight w:val="0"/>
                  <w:marTop w:val="0"/>
                  <w:marBottom w:val="0"/>
                  <w:divBdr>
                    <w:top w:val="none" w:sz="0" w:space="0" w:color="auto"/>
                    <w:left w:val="none" w:sz="0" w:space="0" w:color="auto"/>
                    <w:bottom w:val="none" w:sz="0" w:space="0" w:color="auto"/>
                    <w:right w:val="none" w:sz="0" w:space="0" w:color="auto"/>
                  </w:divBdr>
                </w:div>
                <w:div w:id="410856378">
                  <w:marLeft w:val="0"/>
                  <w:marRight w:val="0"/>
                  <w:marTop w:val="0"/>
                  <w:marBottom w:val="0"/>
                  <w:divBdr>
                    <w:top w:val="none" w:sz="0" w:space="0" w:color="auto"/>
                    <w:left w:val="none" w:sz="0" w:space="0" w:color="auto"/>
                    <w:bottom w:val="none" w:sz="0" w:space="0" w:color="auto"/>
                    <w:right w:val="none" w:sz="0" w:space="0" w:color="auto"/>
                  </w:divBdr>
                </w:div>
                <w:div w:id="329917943">
                  <w:marLeft w:val="0"/>
                  <w:marRight w:val="0"/>
                  <w:marTop w:val="0"/>
                  <w:marBottom w:val="0"/>
                  <w:divBdr>
                    <w:top w:val="none" w:sz="0" w:space="0" w:color="auto"/>
                    <w:left w:val="none" w:sz="0" w:space="0" w:color="auto"/>
                    <w:bottom w:val="none" w:sz="0" w:space="0" w:color="auto"/>
                    <w:right w:val="none" w:sz="0" w:space="0" w:color="auto"/>
                  </w:divBdr>
                </w:div>
                <w:div w:id="19997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1335">
          <w:marLeft w:val="0"/>
          <w:marRight w:val="0"/>
          <w:marTop w:val="0"/>
          <w:marBottom w:val="0"/>
          <w:divBdr>
            <w:top w:val="none" w:sz="0" w:space="0" w:color="auto"/>
            <w:left w:val="none" w:sz="0" w:space="0" w:color="auto"/>
            <w:bottom w:val="none" w:sz="0" w:space="0" w:color="auto"/>
            <w:right w:val="none" w:sz="0" w:space="0" w:color="auto"/>
          </w:divBdr>
          <w:divsChild>
            <w:div w:id="1028022081">
              <w:marLeft w:val="0"/>
              <w:marRight w:val="0"/>
              <w:marTop w:val="0"/>
              <w:marBottom w:val="0"/>
              <w:divBdr>
                <w:top w:val="none" w:sz="0" w:space="0" w:color="auto"/>
                <w:left w:val="none" w:sz="0" w:space="0" w:color="auto"/>
                <w:bottom w:val="none" w:sz="0" w:space="0" w:color="auto"/>
                <w:right w:val="none" w:sz="0" w:space="0" w:color="auto"/>
              </w:divBdr>
            </w:div>
            <w:div w:id="1755930953">
              <w:marLeft w:val="0"/>
              <w:marRight w:val="0"/>
              <w:marTop w:val="0"/>
              <w:marBottom w:val="0"/>
              <w:divBdr>
                <w:top w:val="none" w:sz="0" w:space="0" w:color="auto"/>
                <w:left w:val="none" w:sz="0" w:space="0" w:color="auto"/>
                <w:bottom w:val="none" w:sz="0" w:space="0" w:color="auto"/>
                <w:right w:val="none" w:sz="0" w:space="0" w:color="auto"/>
              </w:divBdr>
            </w:div>
            <w:div w:id="1249074134">
              <w:marLeft w:val="0"/>
              <w:marRight w:val="0"/>
              <w:marTop w:val="0"/>
              <w:marBottom w:val="0"/>
              <w:divBdr>
                <w:top w:val="none" w:sz="0" w:space="0" w:color="auto"/>
                <w:left w:val="none" w:sz="0" w:space="0" w:color="auto"/>
                <w:bottom w:val="none" w:sz="0" w:space="0" w:color="auto"/>
                <w:right w:val="none" w:sz="0" w:space="0" w:color="auto"/>
              </w:divBdr>
            </w:div>
            <w:div w:id="1218124728">
              <w:marLeft w:val="0"/>
              <w:marRight w:val="0"/>
              <w:marTop w:val="0"/>
              <w:marBottom w:val="0"/>
              <w:divBdr>
                <w:top w:val="none" w:sz="0" w:space="0" w:color="auto"/>
                <w:left w:val="none" w:sz="0" w:space="0" w:color="auto"/>
                <w:bottom w:val="none" w:sz="0" w:space="0" w:color="auto"/>
                <w:right w:val="none" w:sz="0" w:space="0" w:color="auto"/>
              </w:divBdr>
            </w:div>
            <w:div w:id="1601333322">
              <w:marLeft w:val="0"/>
              <w:marRight w:val="0"/>
              <w:marTop w:val="0"/>
              <w:marBottom w:val="0"/>
              <w:divBdr>
                <w:top w:val="none" w:sz="0" w:space="0" w:color="auto"/>
                <w:left w:val="none" w:sz="0" w:space="0" w:color="auto"/>
                <w:bottom w:val="none" w:sz="0" w:space="0" w:color="auto"/>
                <w:right w:val="none" w:sz="0" w:space="0" w:color="auto"/>
              </w:divBdr>
            </w:div>
            <w:div w:id="229583114">
              <w:marLeft w:val="0"/>
              <w:marRight w:val="0"/>
              <w:marTop w:val="0"/>
              <w:marBottom w:val="0"/>
              <w:divBdr>
                <w:top w:val="none" w:sz="0" w:space="0" w:color="auto"/>
                <w:left w:val="none" w:sz="0" w:space="0" w:color="auto"/>
                <w:bottom w:val="none" w:sz="0" w:space="0" w:color="auto"/>
                <w:right w:val="none" w:sz="0" w:space="0" w:color="auto"/>
              </w:divBdr>
            </w:div>
            <w:div w:id="576206014">
              <w:marLeft w:val="0"/>
              <w:marRight w:val="0"/>
              <w:marTop w:val="0"/>
              <w:marBottom w:val="0"/>
              <w:divBdr>
                <w:top w:val="none" w:sz="0" w:space="0" w:color="auto"/>
                <w:left w:val="none" w:sz="0" w:space="0" w:color="auto"/>
                <w:bottom w:val="none" w:sz="0" w:space="0" w:color="auto"/>
                <w:right w:val="none" w:sz="0" w:space="0" w:color="auto"/>
              </w:divBdr>
              <w:divsChild>
                <w:div w:id="1818499384">
                  <w:marLeft w:val="0"/>
                  <w:marRight w:val="0"/>
                  <w:marTop w:val="0"/>
                  <w:marBottom w:val="0"/>
                  <w:divBdr>
                    <w:top w:val="none" w:sz="0" w:space="0" w:color="auto"/>
                    <w:left w:val="none" w:sz="0" w:space="0" w:color="auto"/>
                    <w:bottom w:val="none" w:sz="0" w:space="0" w:color="auto"/>
                    <w:right w:val="none" w:sz="0" w:space="0" w:color="auto"/>
                  </w:divBdr>
                </w:div>
                <w:div w:id="124391996">
                  <w:marLeft w:val="0"/>
                  <w:marRight w:val="0"/>
                  <w:marTop w:val="0"/>
                  <w:marBottom w:val="0"/>
                  <w:divBdr>
                    <w:top w:val="none" w:sz="0" w:space="0" w:color="auto"/>
                    <w:left w:val="none" w:sz="0" w:space="0" w:color="auto"/>
                    <w:bottom w:val="none" w:sz="0" w:space="0" w:color="auto"/>
                    <w:right w:val="none" w:sz="0" w:space="0" w:color="auto"/>
                  </w:divBdr>
                </w:div>
                <w:div w:id="365834082">
                  <w:marLeft w:val="0"/>
                  <w:marRight w:val="0"/>
                  <w:marTop w:val="0"/>
                  <w:marBottom w:val="0"/>
                  <w:divBdr>
                    <w:top w:val="none" w:sz="0" w:space="0" w:color="auto"/>
                    <w:left w:val="none" w:sz="0" w:space="0" w:color="auto"/>
                    <w:bottom w:val="none" w:sz="0" w:space="0" w:color="auto"/>
                    <w:right w:val="none" w:sz="0" w:space="0" w:color="auto"/>
                  </w:divBdr>
                </w:div>
                <w:div w:id="1274559781">
                  <w:marLeft w:val="0"/>
                  <w:marRight w:val="0"/>
                  <w:marTop w:val="0"/>
                  <w:marBottom w:val="0"/>
                  <w:divBdr>
                    <w:top w:val="none" w:sz="0" w:space="0" w:color="auto"/>
                    <w:left w:val="none" w:sz="0" w:space="0" w:color="auto"/>
                    <w:bottom w:val="none" w:sz="0" w:space="0" w:color="auto"/>
                    <w:right w:val="none" w:sz="0" w:space="0" w:color="auto"/>
                  </w:divBdr>
                </w:div>
                <w:div w:id="1416778450">
                  <w:marLeft w:val="0"/>
                  <w:marRight w:val="0"/>
                  <w:marTop w:val="0"/>
                  <w:marBottom w:val="0"/>
                  <w:divBdr>
                    <w:top w:val="none" w:sz="0" w:space="0" w:color="auto"/>
                    <w:left w:val="none" w:sz="0" w:space="0" w:color="auto"/>
                    <w:bottom w:val="none" w:sz="0" w:space="0" w:color="auto"/>
                    <w:right w:val="none" w:sz="0" w:space="0" w:color="auto"/>
                  </w:divBdr>
                </w:div>
                <w:div w:id="15242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4467">
          <w:marLeft w:val="0"/>
          <w:marRight w:val="0"/>
          <w:marTop w:val="0"/>
          <w:marBottom w:val="0"/>
          <w:divBdr>
            <w:top w:val="none" w:sz="0" w:space="0" w:color="auto"/>
            <w:left w:val="none" w:sz="0" w:space="0" w:color="auto"/>
            <w:bottom w:val="none" w:sz="0" w:space="0" w:color="auto"/>
            <w:right w:val="none" w:sz="0" w:space="0" w:color="auto"/>
          </w:divBdr>
          <w:divsChild>
            <w:div w:id="1478692810">
              <w:marLeft w:val="0"/>
              <w:marRight w:val="0"/>
              <w:marTop w:val="0"/>
              <w:marBottom w:val="0"/>
              <w:divBdr>
                <w:top w:val="none" w:sz="0" w:space="0" w:color="auto"/>
                <w:left w:val="none" w:sz="0" w:space="0" w:color="auto"/>
                <w:bottom w:val="none" w:sz="0" w:space="0" w:color="auto"/>
                <w:right w:val="none" w:sz="0" w:space="0" w:color="auto"/>
              </w:divBdr>
            </w:div>
            <w:div w:id="1316496772">
              <w:marLeft w:val="0"/>
              <w:marRight w:val="0"/>
              <w:marTop w:val="0"/>
              <w:marBottom w:val="0"/>
              <w:divBdr>
                <w:top w:val="none" w:sz="0" w:space="0" w:color="auto"/>
                <w:left w:val="none" w:sz="0" w:space="0" w:color="auto"/>
                <w:bottom w:val="none" w:sz="0" w:space="0" w:color="auto"/>
                <w:right w:val="none" w:sz="0" w:space="0" w:color="auto"/>
              </w:divBdr>
            </w:div>
            <w:div w:id="1035614876">
              <w:marLeft w:val="0"/>
              <w:marRight w:val="0"/>
              <w:marTop w:val="0"/>
              <w:marBottom w:val="0"/>
              <w:divBdr>
                <w:top w:val="none" w:sz="0" w:space="0" w:color="auto"/>
                <w:left w:val="none" w:sz="0" w:space="0" w:color="auto"/>
                <w:bottom w:val="none" w:sz="0" w:space="0" w:color="auto"/>
                <w:right w:val="none" w:sz="0" w:space="0" w:color="auto"/>
              </w:divBdr>
            </w:div>
            <w:div w:id="426392812">
              <w:marLeft w:val="0"/>
              <w:marRight w:val="0"/>
              <w:marTop w:val="0"/>
              <w:marBottom w:val="0"/>
              <w:divBdr>
                <w:top w:val="none" w:sz="0" w:space="0" w:color="auto"/>
                <w:left w:val="none" w:sz="0" w:space="0" w:color="auto"/>
                <w:bottom w:val="none" w:sz="0" w:space="0" w:color="auto"/>
                <w:right w:val="none" w:sz="0" w:space="0" w:color="auto"/>
              </w:divBdr>
            </w:div>
            <w:div w:id="1107651240">
              <w:marLeft w:val="0"/>
              <w:marRight w:val="0"/>
              <w:marTop w:val="0"/>
              <w:marBottom w:val="0"/>
              <w:divBdr>
                <w:top w:val="none" w:sz="0" w:space="0" w:color="auto"/>
                <w:left w:val="none" w:sz="0" w:space="0" w:color="auto"/>
                <w:bottom w:val="none" w:sz="0" w:space="0" w:color="auto"/>
                <w:right w:val="none" w:sz="0" w:space="0" w:color="auto"/>
              </w:divBdr>
            </w:div>
            <w:div w:id="1572499163">
              <w:marLeft w:val="0"/>
              <w:marRight w:val="0"/>
              <w:marTop w:val="0"/>
              <w:marBottom w:val="0"/>
              <w:divBdr>
                <w:top w:val="none" w:sz="0" w:space="0" w:color="auto"/>
                <w:left w:val="none" w:sz="0" w:space="0" w:color="auto"/>
                <w:bottom w:val="none" w:sz="0" w:space="0" w:color="auto"/>
                <w:right w:val="none" w:sz="0" w:space="0" w:color="auto"/>
              </w:divBdr>
            </w:div>
            <w:div w:id="1823084023">
              <w:marLeft w:val="0"/>
              <w:marRight w:val="0"/>
              <w:marTop w:val="0"/>
              <w:marBottom w:val="0"/>
              <w:divBdr>
                <w:top w:val="none" w:sz="0" w:space="0" w:color="auto"/>
                <w:left w:val="none" w:sz="0" w:space="0" w:color="auto"/>
                <w:bottom w:val="none" w:sz="0" w:space="0" w:color="auto"/>
                <w:right w:val="none" w:sz="0" w:space="0" w:color="auto"/>
              </w:divBdr>
            </w:div>
            <w:div w:id="1239900686">
              <w:marLeft w:val="0"/>
              <w:marRight w:val="0"/>
              <w:marTop w:val="0"/>
              <w:marBottom w:val="0"/>
              <w:divBdr>
                <w:top w:val="none" w:sz="0" w:space="0" w:color="auto"/>
                <w:left w:val="none" w:sz="0" w:space="0" w:color="auto"/>
                <w:bottom w:val="none" w:sz="0" w:space="0" w:color="auto"/>
                <w:right w:val="none" w:sz="0" w:space="0" w:color="auto"/>
              </w:divBdr>
              <w:divsChild>
                <w:div w:id="1166702335">
                  <w:marLeft w:val="0"/>
                  <w:marRight w:val="0"/>
                  <w:marTop w:val="0"/>
                  <w:marBottom w:val="0"/>
                  <w:divBdr>
                    <w:top w:val="none" w:sz="0" w:space="0" w:color="auto"/>
                    <w:left w:val="none" w:sz="0" w:space="0" w:color="auto"/>
                    <w:bottom w:val="none" w:sz="0" w:space="0" w:color="auto"/>
                    <w:right w:val="none" w:sz="0" w:space="0" w:color="auto"/>
                  </w:divBdr>
                </w:div>
                <w:div w:id="1259946474">
                  <w:marLeft w:val="0"/>
                  <w:marRight w:val="0"/>
                  <w:marTop w:val="0"/>
                  <w:marBottom w:val="0"/>
                  <w:divBdr>
                    <w:top w:val="none" w:sz="0" w:space="0" w:color="auto"/>
                    <w:left w:val="none" w:sz="0" w:space="0" w:color="auto"/>
                    <w:bottom w:val="none" w:sz="0" w:space="0" w:color="auto"/>
                    <w:right w:val="none" w:sz="0" w:space="0" w:color="auto"/>
                  </w:divBdr>
                </w:div>
                <w:div w:id="1366755131">
                  <w:marLeft w:val="0"/>
                  <w:marRight w:val="0"/>
                  <w:marTop w:val="0"/>
                  <w:marBottom w:val="0"/>
                  <w:divBdr>
                    <w:top w:val="none" w:sz="0" w:space="0" w:color="auto"/>
                    <w:left w:val="none" w:sz="0" w:space="0" w:color="auto"/>
                    <w:bottom w:val="none" w:sz="0" w:space="0" w:color="auto"/>
                    <w:right w:val="none" w:sz="0" w:space="0" w:color="auto"/>
                  </w:divBdr>
                </w:div>
                <w:div w:id="1628124378">
                  <w:marLeft w:val="0"/>
                  <w:marRight w:val="0"/>
                  <w:marTop w:val="0"/>
                  <w:marBottom w:val="0"/>
                  <w:divBdr>
                    <w:top w:val="none" w:sz="0" w:space="0" w:color="auto"/>
                    <w:left w:val="none" w:sz="0" w:space="0" w:color="auto"/>
                    <w:bottom w:val="none" w:sz="0" w:space="0" w:color="auto"/>
                    <w:right w:val="none" w:sz="0" w:space="0" w:color="auto"/>
                  </w:divBdr>
                </w:div>
                <w:div w:id="544029305">
                  <w:marLeft w:val="0"/>
                  <w:marRight w:val="0"/>
                  <w:marTop w:val="0"/>
                  <w:marBottom w:val="0"/>
                  <w:divBdr>
                    <w:top w:val="none" w:sz="0" w:space="0" w:color="auto"/>
                    <w:left w:val="none" w:sz="0" w:space="0" w:color="auto"/>
                    <w:bottom w:val="none" w:sz="0" w:space="0" w:color="auto"/>
                    <w:right w:val="none" w:sz="0" w:space="0" w:color="auto"/>
                  </w:divBdr>
                </w:div>
                <w:div w:id="1491753757">
                  <w:marLeft w:val="0"/>
                  <w:marRight w:val="0"/>
                  <w:marTop w:val="0"/>
                  <w:marBottom w:val="0"/>
                  <w:divBdr>
                    <w:top w:val="none" w:sz="0" w:space="0" w:color="auto"/>
                    <w:left w:val="none" w:sz="0" w:space="0" w:color="auto"/>
                    <w:bottom w:val="none" w:sz="0" w:space="0" w:color="auto"/>
                    <w:right w:val="none" w:sz="0" w:space="0" w:color="auto"/>
                  </w:divBdr>
                </w:div>
                <w:div w:id="13140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4077">
          <w:marLeft w:val="0"/>
          <w:marRight w:val="0"/>
          <w:marTop w:val="0"/>
          <w:marBottom w:val="0"/>
          <w:divBdr>
            <w:top w:val="none" w:sz="0" w:space="0" w:color="auto"/>
            <w:left w:val="none" w:sz="0" w:space="0" w:color="auto"/>
            <w:bottom w:val="none" w:sz="0" w:space="0" w:color="auto"/>
            <w:right w:val="none" w:sz="0" w:space="0" w:color="auto"/>
          </w:divBdr>
          <w:divsChild>
            <w:div w:id="223295364">
              <w:marLeft w:val="0"/>
              <w:marRight w:val="0"/>
              <w:marTop w:val="0"/>
              <w:marBottom w:val="0"/>
              <w:divBdr>
                <w:top w:val="none" w:sz="0" w:space="0" w:color="auto"/>
                <w:left w:val="none" w:sz="0" w:space="0" w:color="auto"/>
                <w:bottom w:val="none" w:sz="0" w:space="0" w:color="auto"/>
                <w:right w:val="none" w:sz="0" w:space="0" w:color="auto"/>
              </w:divBdr>
            </w:div>
            <w:div w:id="1716390836">
              <w:marLeft w:val="0"/>
              <w:marRight w:val="0"/>
              <w:marTop w:val="0"/>
              <w:marBottom w:val="0"/>
              <w:divBdr>
                <w:top w:val="none" w:sz="0" w:space="0" w:color="auto"/>
                <w:left w:val="none" w:sz="0" w:space="0" w:color="auto"/>
                <w:bottom w:val="none" w:sz="0" w:space="0" w:color="auto"/>
                <w:right w:val="none" w:sz="0" w:space="0" w:color="auto"/>
              </w:divBdr>
            </w:div>
            <w:div w:id="2061128612">
              <w:marLeft w:val="0"/>
              <w:marRight w:val="0"/>
              <w:marTop w:val="0"/>
              <w:marBottom w:val="0"/>
              <w:divBdr>
                <w:top w:val="none" w:sz="0" w:space="0" w:color="auto"/>
                <w:left w:val="none" w:sz="0" w:space="0" w:color="auto"/>
                <w:bottom w:val="none" w:sz="0" w:space="0" w:color="auto"/>
                <w:right w:val="none" w:sz="0" w:space="0" w:color="auto"/>
              </w:divBdr>
            </w:div>
            <w:div w:id="1810585316">
              <w:marLeft w:val="0"/>
              <w:marRight w:val="0"/>
              <w:marTop w:val="0"/>
              <w:marBottom w:val="0"/>
              <w:divBdr>
                <w:top w:val="none" w:sz="0" w:space="0" w:color="auto"/>
                <w:left w:val="none" w:sz="0" w:space="0" w:color="auto"/>
                <w:bottom w:val="none" w:sz="0" w:space="0" w:color="auto"/>
                <w:right w:val="none" w:sz="0" w:space="0" w:color="auto"/>
              </w:divBdr>
            </w:div>
            <w:div w:id="321085348">
              <w:marLeft w:val="0"/>
              <w:marRight w:val="0"/>
              <w:marTop w:val="0"/>
              <w:marBottom w:val="0"/>
              <w:divBdr>
                <w:top w:val="none" w:sz="0" w:space="0" w:color="auto"/>
                <w:left w:val="none" w:sz="0" w:space="0" w:color="auto"/>
                <w:bottom w:val="none" w:sz="0" w:space="0" w:color="auto"/>
                <w:right w:val="none" w:sz="0" w:space="0" w:color="auto"/>
              </w:divBdr>
            </w:div>
            <w:div w:id="976255496">
              <w:marLeft w:val="0"/>
              <w:marRight w:val="0"/>
              <w:marTop w:val="0"/>
              <w:marBottom w:val="0"/>
              <w:divBdr>
                <w:top w:val="none" w:sz="0" w:space="0" w:color="auto"/>
                <w:left w:val="none" w:sz="0" w:space="0" w:color="auto"/>
                <w:bottom w:val="none" w:sz="0" w:space="0" w:color="auto"/>
                <w:right w:val="none" w:sz="0" w:space="0" w:color="auto"/>
              </w:divBdr>
              <w:divsChild>
                <w:div w:id="823661506">
                  <w:marLeft w:val="0"/>
                  <w:marRight w:val="0"/>
                  <w:marTop w:val="0"/>
                  <w:marBottom w:val="0"/>
                  <w:divBdr>
                    <w:top w:val="none" w:sz="0" w:space="0" w:color="auto"/>
                    <w:left w:val="none" w:sz="0" w:space="0" w:color="auto"/>
                    <w:bottom w:val="none" w:sz="0" w:space="0" w:color="auto"/>
                    <w:right w:val="none" w:sz="0" w:space="0" w:color="auto"/>
                  </w:divBdr>
                </w:div>
                <w:div w:id="3286588">
                  <w:marLeft w:val="0"/>
                  <w:marRight w:val="0"/>
                  <w:marTop w:val="0"/>
                  <w:marBottom w:val="0"/>
                  <w:divBdr>
                    <w:top w:val="none" w:sz="0" w:space="0" w:color="auto"/>
                    <w:left w:val="none" w:sz="0" w:space="0" w:color="auto"/>
                    <w:bottom w:val="none" w:sz="0" w:space="0" w:color="auto"/>
                    <w:right w:val="none" w:sz="0" w:space="0" w:color="auto"/>
                  </w:divBdr>
                </w:div>
                <w:div w:id="1617827096">
                  <w:marLeft w:val="0"/>
                  <w:marRight w:val="0"/>
                  <w:marTop w:val="0"/>
                  <w:marBottom w:val="0"/>
                  <w:divBdr>
                    <w:top w:val="none" w:sz="0" w:space="0" w:color="auto"/>
                    <w:left w:val="none" w:sz="0" w:space="0" w:color="auto"/>
                    <w:bottom w:val="none" w:sz="0" w:space="0" w:color="auto"/>
                    <w:right w:val="none" w:sz="0" w:space="0" w:color="auto"/>
                  </w:divBdr>
                </w:div>
                <w:div w:id="1342319132">
                  <w:marLeft w:val="0"/>
                  <w:marRight w:val="0"/>
                  <w:marTop w:val="0"/>
                  <w:marBottom w:val="0"/>
                  <w:divBdr>
                    <w:top w:val="none" w:sz="0" w:space="0" w:color="auto"/>
                    <w:left w:val="none" w:sz="0" w:space="0" w:color="auto"/>
                    <w:bottom w:val="none" w:sz="0" w:space="0" w:color="auto"/>
                    <w:right w:val="none" w:sz="0" w:space="0" w:color="auto"/>
                  </w:divBdr>
                </w:div>
                <w:div w:id="1502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1641">
          <w:marLeft w:val="0"/>
          <w:marRight w:val="0"/>
          <w:marTop w:val="0"/>
          <w:marBottom w:val="0"/>
          <w:divBdr>
            <w:top w:val="none" w:sz="0" w:space="0" w:color="auto"/>
            <w:left w:val="none" w:sz="0" w:space="0" w:color="auto"/>
            <w:bottom w:val="none" w:sz="0" w:space="0" w:color="auto"/>
            <w:right w:val="none" w:sz="0" w:space="0" w:color="auto"/>
          </w:divBdr>
          <w:divsChild>
            <w:div w:id="1189219225">
              <w:marLeft w:val="0"/>
              <w:marRight w:val="0"/>
              <w:marTop w:val="0"/>
              <w:marBottom w:val="0"/>
              <w:divBdr>
                <w:top w:val="none" w:sz="0" w:space="0" w:color="auto"/>
                <w:left w:val="none" w:sz="0" w:space="0" w:color="auto"/>
                <w:bottom w:val="none" w:sz="0" w:space="0" w:color="auto"/>
                <w:right w:val="none" w:sz="0" w:space="0" w:color="auto"/>
              </w:divBdr>
            </w:div>
            <w:div w:id="1935672012">
              <w:marLeft w:val="0"/>
              <w:marRight w:val="0"/>
              <w:marTop w:val="0"/>
              <w:marBottom w:val="0"/>
              <w:divBdr>
                <w:top w:val="none" w:sz="0" w:space="0" w:color="auto"/>
                <w:left w:val="none" w:sz="0" w:space="0" w:color="auto"/>
                <w:bottom w:val="none" w:sz="0" w:space="0" w:color="auto"/>
                <w:right w:val="none" w:sz="0" w:space="0" w:color="auto"/>
              </w:divBdr>
            </w:div>
            <w:div w:id="1467435707">
              <w:marLeft w:val="0"/>
              <w:marRight w:val="0"/>
              <w:marTop w:val="0"/>
              <w:marBottom w:val="0"/>
              <w:divBdr>
                <w:top w:val="none" w:sz="0" w:space="0" w:color="auto"/>
                <w:left w:val="none" w:sz="0" w:space="0" w:color="auto"/>
                <w:bottom w:val="none" w:sz="0" w:space="0" w:color="auto"/>
                <w:right w:val="none" w:sz="0" w:space="0" w:color="auto"/>
              </w:divBdr>
            </w:div>
            <w:div w:id="247857569">
              <w:marLeft w:val="0"/>
              <w:marRight w:val="0"/>
              <w:marTop w:val="0"/>
              <w:marBottom w:val="0"/>
              <w:divBdr>
                <w:top w:val="none" w:sz="0" w:space="0" w:color="auto"/>
                <w:left w:val="none" w:sz="0" w:space="0" w:color="auto"/>
                <w:bottom w:val="none" w:sz="0" w:space="0" w:color="auto"/>
                <w:right w:val="none" w:sz="0" w:space="0" w:color="auto"/>
              </w:divBdr>
            </w:div>
            <w:div w:id="273443160">
              <w:marLeft w:val="0"/>
              <w:marRight w:val="0"/>
              <w:marTop w:val="0"/>
              <w:marBottom w:val="0"/>
              <w:divBdr>
                <w:top w:val="none" w:sz="0" w:space="0" w:color="auto"/>
                <w:left w:val="none" w:sz="0" w:space="0" w:color="auto"/>
                <w:bottom w:val="none" w:sz="0" w:space="0" w:color="auto"/>
                <w:right w:val="none" w:sz="0" w:space="0" w:color="auto"/>
              </w:divBdr>
            </w:div>
            <w:div w:id="1806893062">
              <w:marLeft w:val="0"/>
              <w:marRight w:val="0"/>
              <w:marTop w:val="0"/>
              <w:marBottom w:val="0"/>
              <w:divBdr>
                <w:top w:val="none" w:sz="0" w:space="0" w:color="auto"/>
                <w:left w:val="none" w:sz="0" w:space="0" w:color="auto"/>
                <w:bottom w:val="none" w:sz="0" w:space="0" w:color="auto"/>
                <w:right w:val="none" w:sz="0" w:space="0" w:color="auto"/>
              </w:divBdr>
            </w:div>
            <w:div w:id="2141682072">
              <w:marLeft w:val="0"/>
              <w:marRight w:val="0"/>
              <w:marTop w:val="0"/>
              <w:marBottom w:val="0"/>
              <w:divBdr>
                <w:top w:val="none" w:sz="0" w:space="0" w:color="auto"/>
                <w:left w:val="none" w:sz="0" w:space="0" w:color="auto"/>
                <w:bottom w:val="none" w:sz="0" w:space="0" w:color="auto"/>
                <w:right w:val="none" w:sz="0" w:space="0" w:color="auto"/>
              </w:divBdr>
            </w:div>
            <w:div w:id="908661384">
              <w:marLeft w:val="0"/>
              <w:marRight w:val="0"/>
              <w:marTop w:val="0"/>
              <w:marBottom w:val="0"/>
              <w:divBdr>
                <w:top w:val="none" w:sz="0" w:space="0" w:color="auto"/>
                <w:left w:val="none" w:sz="0" w:space="0" w:color="auto"/>
                <w:bottom w:val="none" w:sz="0" w:space="0" w:color="auto"/>
                <w:right w:val="none" w:sz="0" w:space="0" w:color="auto"/>
              </w:divBdr>
              <w:divsChild>
                <w:div w:id="1809084603">
                  <w:marLeft w:val="0"/>
                  <w:marRight w:val="0"/>
                  <w:marTop w:val="0"/>
                  <w:marBottom w:val="0"/>
                  <w:divBdr>
                    <w:top w:val="none" w:sz="0" w:space="0" w:color="auto"/>
                    <w:left w:val="none" w:sz="0" w:space="0" w:color="auto"/>
                    <w:bottom w:val="none" w:sz="0" w:space="0" w:color="auto"/>
                    <w:right w:val="none" w:sz="0" w:space="0" w:color="auto"/>
                  </w:divBdr>
                </w:div>
                <w:div w:id="1336346936">
                  <w:marLeft w:val="0"/>
                  <w:marRight w:val="0"/>
                  <w:marTop w:val="0"/>
                  <w:marBottom w:val="0"/>
                  <w:divBdr>
                    <w:top w:val="none" w:sz="0" w:space="0" w:color="auto"/>
                    <w:left w:val="none" w:sz="0" w:space="0" w:color="auto"/>
                    <w:bottom w:val="none" w:sz="0" w:space="0" w:color="auto"/>
                    <w:right w:val="none" w:sz="0" w:space="0" w:color="auto"/>
                  </w:divBdr>
                </w:div>
                <w:div w:id="707023392">
                  <w:marLeft w:val="0"/>
                  <w:marRight w:val="0"/>
                  <w:marTop w:val="0"/>
                  <w:marBottom w:val="0"/>
                  <w:divBdr>
                    <w:top w:val="none" w:sz="0" w:space="0" w:color="auto"/>
                    <w:left w:val="none" w:sz="0" w:space="0" w:color="auto"/>
                    <w:bottom w:val="none" w:sz="0" w:space="0" w:color="auto"/>
                    <w:right w:val="none" w:sz="0" w:space="0" w:color="auto"/>
                  </w:divBdr>
                </w:div>
                <w:div w:id="773357063">
                  <w:marLeft w:val="0"/>
                  <w:marRight w:val="0"/>
                  <w:marTop w:val="0"/>
                  <w:marBottom w:val="0"/>
                  <w:divBdr>
                    <w:top w:val="none" w:sz="0" w:space="0" w:color="auto"/>
                    <w:left w:val="none" w:sz="0" w:space="0" w:color="auto"/>
                    <w:bottom w:val="none" w:sz="0" w:space="0" w:color="auto"/>
                    <w:right w:val="none" w:sz="0" w:space="0" w:color="auto"/>
                  </w:divBdr>
                </w:div>
                <w:div w:id="308556409">
                  <w:marLeft w:val="0"/>
                  <w:marRight w:val="0"/>
                  <w:marTop w:val="0"/>
                  <w:marBottom w:val="0"/>
                  <w:divBdr>
                    <w:top w:val="none" w:sz="0" w:space="0" w:color="auto"/>
                    <w:left w:val="none" w:sz="0" w:space="0" w:color="auto"/>
                    <w:bottom w:val="none" w:sz="0" w:space="0" w:color="auto"/>
                    <w:right w:val="none" w:sz="0" w:space="0" w:color="auto"/>
                  </w:divBdr>
                </w:div>
                <w:div w:id="1788311371">
                  <w:marLeft w:val="0"/>
                  <w:marRight w:val="0"/>
                  <w:marTop w:val="0"/>
                  <w:marBottom w:val="0"/>
                  <w:divBdr>
                    <w:top w:val="none" w:sz="0" w:space="0" w:color="auto"/>
                    <w:left w:val="none" w:sz="0" w:space="0" w:color="auto"/>
                    <w:bottom w:val="none" w:sz="0" w:space="0" w:color="auto"/>
                    <w:right w:val="none" w:sz="0" w:space="0" w:color="auto"/>
                  </w:divBdr>
                </w:div>
                <w:div w:id="9146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8116">
          <w:marLeft w:val="0"/>
          <w:marRight w:val="0"/>
          <w:marTop w:val="0"/>
          <w:marBottom w:val="0"/>
          <w:divBdr>
            <w:top w:val="none" w:sz="0" w:space="0" w:color="auto"/>
            <w:left w:val="none" w:sz="0" w:space="0" w:color="auto"/>
            <w:bottom w:val="none" w:sz="0" w:space="0" w:color="auto"/>
            <w:right w:val="none" w:sz="0" w:space="0" w:color="auto"/>
          </w:divBdr>
          <w:divsChild>
            <w:div w:id="479276810">
              <w:marLeft w:val="0"/>
              <w:marRight w:val="0"/>
              <w:marTop w:val="0"/>
              <w:marBottom w:val="0"/>
              <w:divBdr>
                <w:top w:val="none" w:sz="0" w:space="0" w:color="auto"/>
                <w:left w:val="none" w:sz="0" w:space="0" w:color="auto"/>
                <w:bottom w:val="none" w:sz="0" w:space="0" w:color="auto"/>
                <w:right w:val="none" w:sz="0" w:space="0" w:color="auto"/>
              </w:divBdr>
            </w:div>
            <w:div w:id="687217032">
              <w:marLeft w:val="0"/>
              <w:marRight w:val="0"/>
              <w:marTop w:val="0"/>
              <w:marBottom w:val="0"/>
              <w:divBdr>
                <w:top w:val="none" w:sz="0" w:space="0" w:color="auto"/>
                <w:left w:val="none" w:sz="0" w:space="0" w:color="auto"/>
                <w:bottom w:val="none" w:sz="0" w:space="0" w:color="auto"/>
                <w:right w:val="none" w:sz="0" w:space="0" w:color="auto"/>
              </w:divBdr>
            </w:div>
            <w:div w:id="107091919">
              <w:marLeft w:val="0"/>
              <w:marRight w:val="0"/>
              <w:marTop w:val="0"/>
              <w:marBottom w:val="0"/>
              <w:divBdr>
                <w:top w:val="none" w:sz="0" w:space="0" w:color="auto"/>
                <w:left w:val="none" w:sz="0" w:space="0" w:color="auto"/>
                <w:bottom w:val="none" w:sz="0" w:space="0" w:color="auto"/>
                <w:right w:val="none" w:sz="0" w:space="0" w:color="auto"/>
              </w:divBdr>
            </w:div>
            <w:div w:id="1847554401">
              <w:marLeft w:val="0"/>
              <w:marRight w:val="0"/>
              <w:marTop w:val="0"/>
              <w:marBottom w:val="0"/>
              <w:divBdr>
                <w:top w:val="none" w:sz="0" w:space="0" w:color="auto"/>
                <w:left w:val="none" w:sz="0" w:space="0" w:color="auto"/>
                <w:bottom w:val="none" w:sz="0" w:space="0" w:color="auto"/>
                <w:right w:val="none" w:sz="0" w:space="0" w:color="auto"/>
              </w:divBdr>
            </w:div>
            <w:div w:id="843469453">
              <w:marLeft w:val="0"/>
              <w:marRight w:val="0"/>
              <w:marTop w:val="0"/>
              <w:marBottom w:val="0"/>
              <w:divBdr>
                <w:top w:val="none" w:sz="0" w:space="0" w:color="auto"/>
                <w:left w:val="none" w:sz="0" w:space="0" w:color="auto"/>
                <w:bottom w:val="none" w:sz="0" w:space="0" w:color="auto"/>
                <w:right w:val="none" w:sz="0" w:space="0" w:color="auto"/>
              </w:divBdr>
            </w:div>
            <w:div w:id="387925477">
              <w:marLeft w:val="0"/>
              <w:marRight w:val="0"/>
              <w:marTop w:val="0"/>
              <w:marBottom w:val="0"/>
              <w:divBdr>
                <w:top w:val="none" w:sz="0" w:space="0" w:color="auto"/>
                <w:left w:val="none" w:sz="0" w:space="0" w:color="auto"/>
                <w:bottom w:val="none" w:sz="0" w:space="0" w:color="auto"/>
                <w:right w:val="none" w:sz="0" w:space="0" w:color="auto"/>
              </w:divBdr>
            </w:div>
            <w:div w:id="1051268017">
              <w:marLeft w:val="0"/>
              <w:marRight w:val="0"/>
              <w:marTop w:val="0"/>
              <w:marBottom w:val="0"/>
              <w:divBdr>
                <w:top w:val="none" w:sz="0" w:space="0" w:color="auto"/>
                <w:left w:val="none" w:sz="0" w:space="0" w:color="auto"/>
                <w:bottom w:val="none" w:sz="0" w:space="0" w:color="auto"/>
                <w:right w:val="none" w:sz="0" w:space="0" w:color="auto"/>
              </w:divBdr>
              <w:divsChild>
                <w:div w:id="20858551">
                  <w:marLeft w:val="0"/>
                  <w:marRight w:val="0"/>
                  <w:marTop w:val="0"/>
                  <w:marBottom w:val="0"/>
                  <w:divBdr>
                    <w:top w:val="none" w:sz="0" w:space="0" w:color="auto"/>
                    <w:left w:val="none" w:sz="0" w:space="0" w:color="auto"/>
                    <w:bottom w:val="none" w:sz="0" w:space="0" w:color="auto"/>
                    <w:right w:val="none" w:sz="0" w:space="0" w:color="auto"/>
                  </w:divBdr>
                </w:div>
                <w:div w:id="70397866">
                  <w:marLeft w:val="0"/>
                  <w:marRight w:val="0"/>
                  <w:marTop w:val="0"/>
                  <w:marBottom w:val="0"/>
                  <w:divBdr>
                    <w:top w:val="none" w:sz="0" w:space="0" w:color="auto"/>
                    <w:left w:val="none" w:sz="0" w:space="0" w:color="auto"/>
                    <w:bottom w:val="none" w:sz="0" w:space="0" w:color="auto"/>
                    <w:right w:val="none" w:sz="0" w:space="0" w:color="auto"/>
                  </w:divBdr>
                </w:div>
                <w:div w:id="568998486">
                  <w:marLeft w:val="0"/>
                  <w:marRight w:val="0"/>
                  <w:marTop w:val="0"/>
                  <w:marBottom w:val="0"/>
                  <w:divBdr>
                    <w:top w:val="none" w:sz="0" w:space="0" w:color="auto"/>
                    <w:left w:val="none" w:sz="0" w:space="0" w:color="auto"/>
                    <w:bottom w:val="none" w:sz="0" w:space="0" w:color="auto"/>
                    <w:right w:val="none" w:sz="0" w:space="0" w:color="auto"/>
                  </w:divBdr>
                </w:div>
                <w:div w:id="24016653">
                  <w:marLeft w:val="0"/>
                  <w:marRight w:val="0"/>
                  <w:marTop w:val="0"/>
                  <w:marBottom w:val="0"/>
                  <w:divBdr>
                    <w:top w:val="none" w:sz="0" w:space="0" w:color="auto"/>
                    <w:left w:val="none" w:sz="0" w:space="0" w:color="auto"/>
                    <w:bottom w:val="none" w:sz="0" w:space="0" w:color="auto"/>
                    <w:right w:val="none" w:sz="0" w:space="0" w:color="auto"/>
                  </w:divBdr>
                </w:div>
                <w:div w:id="1792548173">
                  <w:marLeft w:val="0"/>
                  <w:marRight w:val="0"/>
                  <w:marTop w:val="0"/>
                  <w:marBottom w:val="0"/>
                  <w:divBdr>
                    <w:top w:val="none" w:sz="0" w:space="0" w:color="auto"/>
                    <w:left w:val="none" w:sz="0" w:space="0" w:color="auto"/>
                    <w:bottom w:val="none" w:sz="0" w:space="0" w:color="auto"/>
                    <w:right w:val="none" w:sz="0" w:space="0" w:color="auto"/>
                  </w:divBdr>
                </w:div>
                <w:div w:id="6159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69195">
      <w:bodyDiv w:val="1"/>
      <w:marLeft w:val="0"/>
      <w:marRight w:val="0"/>
      <w:marTop w:val="0"/>
      <w:marBottom w:val="0"/>
      <w:divBdr>
        <w:top w:val="none" w:sz="0" w:space="0" w:color="auto"/>
        <w:left w:val="none" w:sz="0" w:space="0" w:color="auto"/>
        <w:bottom w:val="none" w:sz="0" w:space="0" w:color="auto"/>
        <w:right w:val="none" w:sz="0" w:space="0" w:color="auto"/>
      </w:divBdr>
    </w:div>
    <w:div w:id="1131825353">
      <w:bodyDiv w:val="1"/>
      <w:marLeft w:val="0"/>
      <w:marRight w:val="0"/>
      <w:marTop w:val="0"/>
      <w:marBottom w:val="0"/>
      <w:divBdr>
        <w:top w:val="none" w:sz="0" w:space="0" w:color="auto"/>
        <w:left w:val="none" w:sz="0" w:space="0" w:color="auto"/>
        <w:bottom w:val="none" w:sz="0" w:space="0" w:color="auto"/>
        <w:right w:val="none" w:sz="0" w:space="0" w:color="auto"/>
      </w:divBdr>
      <w:divsChild>
        <w:div w:id="2053265432">
          <w:marLeft w:val="0"/>
          <w:marRight w:val="0"/>
          <w:marTop w:val="0"/>
          <w:marBottom w:val="300"/>
          <w:divBdr>
            <w:top w:val="single" w:sz="6" w:space="0" w:color="B7E5FF"/>
            <w:left w:val="single" w:sz="6" w:space="0" w:color="B7E5FF"/>
            <w:bottom w:val="single" w:sz="6" w:space="0" w:color="B7E5FF"/>
            <w:right w:val="single" w:sz="6" w:space="0" w:color="B7E5FF"/>
          </w:divBdr>
        </w:div>
        <w:div w:id="1111438882">
          <w:marLeft w:val="0"/>
          <w:marRight w:val="0"/>
          <w:marTop w:val="0"/>
          <w:marBottom w:val="300"/>
          <w:divBdr>
            <w:top w:val="single" w:sz="6" w:space="0" w:color="B7E5FF"/>
            <w:left w:val="single" w:sz="6" w:space="0" w:color="B7E5FF"/>
            <w:bottom w:val="single" w:sz="6" w:space="0" w:color="B7E5FF"/>
            <w:right w:val="single" w:sz="6" w:space="0" w:color="B7E5FF"/>
          </w:divBdr>
        </w:div>
        <w:div w:id="1409108560">
          <w:marLeft w:val="0"/>
          <w:marRight w:val="0"/>
          <w:marTop w:val="0"/>
          <w:marBottom w:val="300"/>
          <w:divBdr>
            <w:top w:val="single" w:sz="6" w:space="0" w:color="B7E5FF"/>
            <w:left w:val="single" w:sz="6" w:space="0" w:color="B7E5FF"/>
            <w:bottom w:val="single" w:sz="6" w:space="0" w:color="B7E5FF"/>
            <w:right w:val="single" w:sz="6" w:space="0" w:color="B7E5FF"/>
          </w:divBdr>
        </w:div>
        <w:div w:id="151216115">
          <w:marLeft w:val="0"/>
          <w:marRight w:val="0"/>
          <w:marTop w:val="0"/>
          <w:marBottom w:val="300"/>
          <w:divBdr>
            <w:top w:val="single" w:sz="6" w:space="0" w:color="B7E5FF"/>
            <w:left w:val="single" w:sz="6" w:space="0" w:color="B7E5FF"/>
            <w:bottom w:val="single" w:sz="6" w:space="0" w:color="B7E5FF"/>
            <w:right w:val="single" w:sz="6" w:space="0" w:color="B7E5FF"/>
          </w:divBdr>
        </w:div>
        <w:div w:id="519667401">
          <w:marLeft w:val="0"/>
          <w:marRight w:val="0"/>
          <w:marTop w:val="0"/>
          <w:marBottom w:val="300"/>
          <w:divBdr>
            <w:top w:val="single" w:sz="6" w:space="0" w:color="B7E5FF"/>
            <w:left w:val="single" w:sz="6" w:space="0" w:color="B7E5FF"/>
            <w:bottom w:val="single" w:sz="6" w:space="0" w:color="B7E5FF"/>
            <w:right w:val="single" w:sz="6" w:space="0" w:color="B7E5FF"/>
          </w:divBdr>
        </w:div>
        <w:div w:id="149827709">
          <w:marLeft w:val="0"/>
          <w:marRight w:val="0"/>
          <w:marTop w:val="0"/>
          <w:marBottom w:val="300"/>
          <w:divBdr>
            <w:top w:val="single" w:sz="6" w:space="0" w:color="B7E5FF"/>
            <w:left w:val="single" w:sz="6" w:space="0" w:color="B7E5FF"/>
            <w:bottom w:val="single" w:sz="6" w:space="0" w:color="B7E5FF"/>
            <w:right w:val="single" w:sz="6" w:space="0" w:color="B7E5FF"/>
          </w:divBdr>
        </w:div>
      </w:divsChild>
    </w:div>
    <w:div w:id="1139110291">
      <w:bodyDiv w:val="1"/>
      <w:marLeft w:val="0"/>
      <w:marRight w:val="0"/>
      <w:marTop w:val="0"/>
      <w:marBottom w:val="0"/>
      <w:divBdr>
        <w:top w:val="none" w:sz="0" w:space="0" w:color="auto"/>
        <w:left w:val="none" w:sz="0" w:space="0" w:color="auto"/>
        <w:bottom w:val="none" w:sz="0" w:space="0" w:color="auto"/>
        <w:right w:val="none" w:sz="0" w:space="0" w:color="auto"/>
      </w:divBdr>
      <w:divsChild>
        <w:div w:id="1654985362">
          <w:marLeft w:val="0"/>
          <w:marRight w:val="0"/>
          <w:marTop w:val="0"/>
          <w:marBottom w:val="0"/>
          <w:divBdr>
            <w:top w:val="none" w:sz="0" w:space="0" w:color="auto"/>
            <w:left w:val="none" w:sz="0" w:space="0" w:color="auto"/>
            <w:bottom w:val="none" w:sz="0" w:space="0" w:color="auto"/>
            <w:right w:val="none" w:sz="0" w:space="0" w:color="auto"/>
          </w:divBdr>
          <w:divsChild>
            <w:div w:id="549533132">
              <w:marLeft w:val="0"/>
              <w:marRight w:val="0"/>
              <w:marTop w:val="0"/>
              <w:marBottom w:val="0"/>
              <w:divBdr>
                <w:top w:val="none" w:sz="0" w:space="0" w:color="auto"/>
                <w:left w:val="none" w:sz="0" w:space="0" w:color="auto"/>
                <w:bottom w:val="none" w:sz="0" w:space="0" w:color="auto"/>
                <w:right w:val="none" w:sz="0" w:space="0" w:color="auto"/>
              </w:divBdr>
            </w:div>
          </w:divsChild>
        </w:div>
        <w:div w:id="1384478016">
          <w:marLeft w:val="0"/>
          <w:marRight w:val="0"/>
          <w:marTop w:val="0"/>
          <w:marBottom w:val="0"/>
          <w:divBdr>
            <w:top w:val="none" w:sz="0" w:space="0" w:color="auto"/>
            <w:left w:val="none" w:sz="0" w:space="0" w:color="auto"/>
            <w:bottom w:val="none" w:sz="0" w:space="0" w:color="auto"/>
            <w:right w:val="none" w:sz="0" w:space="0" w:color="auto"/>
          </w:divBdr>
          <w:divsChild>
            <w:div w:id="20863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2163">
      <w:bodyDiv w:val="1"/>
      <w:marLeft w:val="0"/>
      <w:marRight w:val="0"/>
      <w:marTop w:val="0"/>
      <w:marBottom w:val="0"/>
      <w:divBdr>
        <w:top w:val="none" w:sz="0" w:space="0" w:color="auto"/>
        <w:left w:val="none" w:sz="0" w:space="0" w:color="auto"/>
        <w:bottom w:val="none" w:sz="0" w:space="0" w:color="auto"/>
        <w:right w:val="none" w:sz="0" w:space="0" w:color="auto"/>
      </w:divBdr>
    </w:div>
    <w:div w:id="1183670167">
      <w:bodyDiv w:val="1"/>
      <w:marLeft w:val="0"/>
      <w:marRight w:val="0"/>
      <w:marTop w:val="0"/>
      <w:marBottom w:val="0"/>
      <w:divBdr>
        <w:top w:val="none" w:sz="0" w:space="0" w:color="auto"/>
        <w:left w:val="none" w:sz="0" w:space="0" w:color="auto"/>
        <w:bottom w:val="none" w:sz="0" w:space="0" w:color="auto"/>
        <w:right w:val="none" w:sz="0" w:space="0" w:color="auto"/>
      </w:divBdr>
      <w:divsChild>
        <w:div w:id="408159848">
          <w:marLeft w:val="0"/>
          <w:marRight w:val="0"/>
          <w:marTop w:val="0"/>
          <w:marBottom w:val="240"/>
          <w:divBdr>
            <w:top w:val="none" w:sz="0" w:space="0" w:color="auto"/>
            <w:left w:val="none" w:sz="0" w:space="0" w:color="auto"/>
            <w:bottom w:val="none" w:sz="0" w:space="0" w:color="auto"/>
            <w:right w:val="none" w:sz="0" w:space="0" w:color="auto"/>
          </w:divBdr>
        </w:div>
      </w:divsChild>
    </w:div>
    <w:div w:id="1206480722">
      <w:bodyDiv w:val="1"/>
      <w:marLeft w:val="0"/>
      <w:marRight w:val="0"/>
      <w:marTop w:val="0"/>
      <w:marBottom w:val="0"/>
      <w:divBdr>
        <w:top w:val="none" w:sz="0" w:space="0" w:color="auto"/>
        <w:left w:val="none" w:sz="0" w:space="0" w:color="auto"/>
        <w:bottom w:val="none" w:sz="0" w:space="0" w:color="auto"/>
        <w:right w:val="none" w:sz="0" w:space="0" w:color="auto"/>
      </w:divBdr>
    </w:div>
    <w:div w:id="1220946299">
      <w:bodyDiv w:val="1"/>
      <w:marLeft w:val="0"/>
      <w:marRight w:val="0"/>
      <w:marTop w:val="0"/>
      <w:marBottom w:val="0"/>
      <w:divBdr>
        <w:top w:val="none" w:sz="0" w:space="0" w:color="auto"/>
        <w:left w:val="none" w:sz="0" w:space="0" w:color="auto"/>
        <w:bottom w:val="none" w:sz="0" w:space="0" w:color="auto"/>
        <w:right w:val="none" w:sz="0" w:space="0" w:color="auto"/>
      </w:divBdr>
      <w:divsChild>
        <w:div w:id="159829448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29684111">
      <w:bodyDiv w:val="1"/>
      <w:marLeft w:val="0"/>
      <w:marRight w:val="0"/>
      <w:marTop w:val="0"/>
      <w:marBottom w:val="0"/>
      <w:divBdr>
        <w:top w:val="none" w:sz="0" w:space="0" w:color="auto"/>
        <w:left w:val="none" w:sz="0" w:space="0" w:color="auto"/>
        <w:bottom w:val="none" w:sz="0" w:space="0" w:color="auto"/>
        <w:right w:val="none" w:sz="0" w:space="0" w:color="auto"/>
      </w:divBdr>
    </w:div>
    <w:div w:id="1249313425">
      <w:bodyDiv w:val="1"/>
      <w:marLeft w:val="0"/>
      <w:marRight w:val="0"/>
      <w:marTop w:val="0"/>
      <w:marBottom w:val="0"/>
      <w:divBdr>
        <w:top w:val="none" w:sz="0" w:space="0" w:color="auto"/>
        <w:left w:val="none" w:sz="0" w:space="0" w:color="auto"/>
        <w:bottom w:val="none" w:sz="0" w:space="0" w:color="auto"/>
        <w:right w:val="none" w:sz="0" w:space="0" w:color="auto"/>
      </w:divBdr>
      <w:divsChild>
        <w:div w:id="1180000915">
          <w:marLeft w:val="0"/>
          <w:marRight w:val="0"/>
          <w:marTop w:val="0"/>
          <w:marBottom w:val="0"/>
          <w:divBdr>
            <w:top w:val="none" w:sz="0" w:space="0" w:color="auto"/>
            <w:left w:val="none" w:sz="0" w:space="0" w:color="auto"/>
            <w:bottom w:val="none" w:sz="0" w:space="0" w:color="auto"/>
            <w:right w:val="none" w:sz="0" w:space="0" w:color="auto"/>
          </w:divBdr>
        </w:div>
      </w:divsChild>
    </w:div>
    <w:div w:id="1252736290">
      <w:bodyDiv w:val="1"/>
      <w:marLeft w:val="0"/>
      <w:marRight w:val="0"/>
      <w:marTop w:val="0"/>
      <w:marBottom w:val="0"/>
      <w:divBdr>
        <w:top w:val="none" w:sz="0" w:space="0" w:color="auto"/>
        <w:left w:val="none" w:sz="0" w:space="0" w:color="auto"/>
        <w:bottom w:val="none" w:sz="0" w:space="0" w:color="auto"/>
        <w:right w:val="none" w:sz="0" w:space="0" w:color="auto"/>
      </w:divBdr>
    </w:div>
    <w:div w:id="1256983229">
      <w:bodyDiv w:val="1"/>
      <w:marLeft w:val="0"/>
      <w:marRight w:val="0"/>
      <w:marTop w:val="0"/>
      <w:marBottom w:val="0"/>
      <w:divBdr>
        <w:top w:val="none" w:sz="0" w:space="0" w:color="auto"/>
        <w:left w:val="none" w:sz="0" w:space="0" w:color="auto"/>
        <w:bottom w:val="none" w:sz="0" w:space="0" w:color="auto"/>
        <w:right w:val="none" w:sz="0" w:space="0" w:color="auto"/>
      </w:divBdr>
    </w:div>
    <w:div w:id="1278826890">
      <w:bodyDiv w:val="1"/>
      <w:marLeft w:val="0"/>
      <w:marRight w:val="0"/>
      <w:marTop w:val="0"/>
      <w:marBottom w:val="0"/>
      <w:divBdr>
        <w:top w:val="none" w:sz="0" w:space="0" w:color="auto"/>
        <w:left w:val="none" w:sz="0" w:space="0" w:color="auto"/>
        <w:bottom w:val="none" w:sz="0" w:space="0" w:color="auto"/>
        <w:right w:val="none" w:sz="0" w:space="0" w:color="auto"/>
      </w:divBdr>
    </w:div>
    <w:div w:id="1284076813">
      <w:bodyDiv w:val="1"/>
      <w:marLeft w:val="0"/>
      <w:marRight w:val="0"/>
      <w:marTop w:val="0"/>
      <w:marBottom w:val="0"/>
      <w:divBdr>
        <w:top w:val="none" w:sz="0" w:space="0" w:color="auto"/>
        <w:left w:val="none" w:sz="0" w:space="0" w:color="auto"/>
        <w:bottom w:val="none" w:sz="0" w:space="0" w:color="auto"/>
        <w:right w:val="none" w:sz="0" w:space="0" w:color="auto"/>
      </w:divBdr>
    </w:div>
    <w:div w:id="1285379665">
      <w:bodyDiv w:val="1"/>
      <w:marLeft w:val="0"/>
      <w:marRight w:val="0"/>
      <w:marTop w:val="0"/>
      <w:marBottom w:val="0"/>
      <w:divBdr>
        <w:top w:val="none" w:sz="0" w:space="0" w:color="auto"/>
        <w:left w:val="none" w:sz="0" w:space="0" w:color="auto"/>
        <w:bottom w:val="none" w:sz="0" w:space="0" w:color="auto"/>
        <w:right w:val="none" w:sz="0" w:space="0" w:color="auto"/>
      </w:divBdr>
    </w:div>
    <w:div w:id="1288316274">
      <w:bodyDiv w:val="1"/>
      <w:marLeft w:val="0"/>
      <w:marRight w:val="0"/>
      <w:marTop w:val="0"/>
      <w:marBottom w:val="0"/>
      <w:divBdr>
        <w:top w:val="none" w:sz="0" w:space="0" w:color="auto"/>
        <w:left w:val="none" w:sz="0" w:space="0" w:color="auto"/>
        <w:bottom w:val="none" w:sz="0" w:space="0" w:color="auto"/>
        <w:right w:val="none" w:sz="0" w:space="0" w:color="auto"/>
      </w:divBdr>
    </w:div>
    <w:div w:id="1300458569">
      <w:bodyDiv w:val="1"/>
      <w:marLeft w:val="0"/>
      <w:marRight w:val="0"/>
      <w:marTop w:val="0"/>
      <w:marBottom w:val="0"/>
      <w:divBdr>
        <w:top w:val="none" w:sz="0" w:space="0" w:color="auto"/>
        <w:left w:val="none" w:sz="0" w:space="0" w:color="auto"/>
        <w:bottom w:val="none" w:sz="0" w:space="0" w:color="auto"/>
        <w:right w:val="none" w:sz="0" w:space="0" w:color="auto"/>
      </w:divBdr>
    </w:div>
    <w:div w:id="1303004200">
      <w:bodyDiv w:val="1"/>
      <w:marLeft w:val="0"/>
      <w:marRight w:val="0"/>
      <w:marTop w:val="0"/>
      <w:marBottom w:val="0"/>
      <w:divBdr>
        <w:top w:val="none" w:sz="0" w:space="0" w:color="auto"/>
        <w:left w:val="none" w:sz="0" w:space="0" w:color="auto"/>
        <w:bottom w:val="none" w:sz="0" w:space="0" w:color="auto"/>
        <w:right w:val="none" w:sz="0" w:space="0" w:color="auto"/>
      </w:divBdr>
    </w:div>
    <w:div w:id="1315336710">
      <w:bodyDiv w:val="1"/>
      <w:marLeft w:val="0"/>
      <w:marRight w:val="0"/>
      <w:marTop w:val="0"/>
      <w:marBottom w:val="0"/>
      <w:divBdr>
        <w:top w:val="none" w:sz="0" w:space="0" w:color="auto"/>
        <w:left w:val="none" w:sz="0" w:space="0" w:color="auto"/>
        <w:bottom w:val="none" w:sz="0" w:space="0" w:color="auto"/>
        <w:right w:val="none" w:sz="0" w:space="0" w:color="auto"/>
      </w:divBdr>
    </w:div>
    <w:div w:id="1322084067">
      <w:bodyDiv w:val="1"/>
      <w:marLeft w:val="0"/>
      <w:marRight w:val="0"/>
      <w:marTop w:val="0"/>
      <w:marBottom w:val="0"/>
      <w:divBdr>
        <w:top w:val="none" w:sz="0" w:space="0" w:color="auto"/>
        <w:left w:val="none" w:sz="0" w:space="0" w:color="auto"/>
        <w:bottom w:val="none" w:sz="0" w:space="0" w:color="auto"/>
        <w:right w:val="none" w:sz="0" w:space="0" w:color="auto"/>
      </w:divBdr>
    </w:div>
    <w:div w:id="1322155236">
      <w:bodyDiv w:val="1"/>
      <w:marLeft w:val="0"/>
      <w:marRight w:val="0"/>
      <w:marTop w:val="0"/>
      <w:marBottom w:val="0"/>
      <w:divBdr>
        <w:top w:val="none" w:sz="0" w:space="0" w:color="auto"/>
        <w:left w:val="none" w:sz="0" w:space="0" w:color="auto"/>
        <w:bottom w:val="none" w:sz="0" w:space="0" w:color="auto"/>
        <w:right w:val="none" w:sz="0" w:space="0" w:color="auto"/>
      </w:divBdr>
      <w:divsChild>
        <w:div w:id="209881816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25933368">
      <w:bodyDiv w:val="1"/>
      <w:marLeft w:val="0"/>
      <w:marRight w:val="0"/>
      <w:marTop w:val="0"/>
      <w:marBottom w:val="0"/>
      <w:divBdr>
        <w:top w:val="none" w:sz="0" w:space="0" w:color="auto"/>
        <w:left w:val="none" w:sz="0" w:space="0" w:color="auto"/>
        <w:bottom w:val="none" w:sz="0" w:space="0" w:color="auto"/>
        <w:right w:val="none" w:sz="0" w:space="0" w:color="auto"/>
      </w:divBdr>
    </w:div>
    <w:div w:id="1331904358">
      <w:bodyDiv w:val="1"/>
      <w:marLeft w:val="0"/>
      <w:marRight w:val="0"/>
      <w:marTop w:val="0"/>
      <w:marBottom w:val="0"/>
      <w:divBdr>
        <w:top w:val="none" w:sz="0" w:space="0" w:color="auto"/>
        <w:left w:val="none" w:sz="0" w:space="0" w:color="auto"/>
        <w:bottom w:val="none" w:sz="0" w:space="0" w:color="auto"/>
        <w:right w:val="none" w:sz="0" w:space="0" w:color="auto"/>
      </w:divBdr>
    </w:div>
    <w:div w:id="1340233192">
      <w:bodyDiv w:val="1"/>
      <w:marLeft w:val="0"/>
      <w:marRight w:val="0"/>
      <w:marTop w:val="0"/>
      <w:marBottom w:val="0"/>
      <w:divBdr>
        <w:top w:val="none" w:sz="0" w:space="0" w:color="auto"/>
        <w:left w:val="none" w:sz="0" w:space="0" w:color="auto"/>
        <w:bottom w:val="none" w:sz="0" w:space="0" w:color="auto"/>
        <w:right w:val="none" w:sz="0" w:space="0" w:color="auto"/>
      </w:divBdr>
    </w:div>
    <w:div w:id="1358385170">
      <w:bodyDiv w:val="1"/>
      <w:marLeft w:val="0"/>
      <w:marRight w:val="0"/>
      <w:marTop w:val="0"/>
      <w:marBottom w:val="0"/>
      <w:divBdr>
        <w:top w:val="none" w:sz="0" w:space="0" w:color="auto"/>
        <w:left w:val="none" w:sz="0" w:space="0" w:color="auto"/>
        <w:bottom w:val="none" w:sz="0" w:space="0" w:color="auto"/>
        <w:right w:val="none" w:sz="0" w:space="0" w:color="auto"/>
      </w:divBdr>
    </w:div>
    <w:div w:id="1363941302">
      <w:bodyDiv w:val="1"/>
      <w:marLeft w:val="0"/>
      <w:marRight w:val="0"/>
      <w:marTop w:val="0"/>
      <w:marBottom w:val="0"/>
      <w:divBdr>
        <w:top w:val="none" w:sz="0" w:space="0" w:color="auto"/>
        <w:left w:val="none" w:sz="0" w:space="0" w:color="auto"/>
        <w:bottom w:val="none" w:sz="0" w:space="0" w:color="auto"/>
        <w:right w:val="none" w:sz="0" w:space="0" w:color="auto"/>
      </w:divBdr>
      <w:divsChild>
        <w:div w:id="1147863632">
          <w:marLeft w:val="0"/>
          <w:marRight w:val="0"/>
          <w:marTop w:val="0"/>
          <w:marBottom w:val="0"/>
          <w:divBdr>
            <w:top w:val="single" w:sz="6" w:space="4" w:color="CACFD2"/>
            <w:left w:val="single" w:sz="6" w:space="4" w:color="CACFD2"/>
            <w:bottom w:val="single" w:sz="6" w:space="4" w:color="CACFD2"/>
            <w:right w:val="single" w:sz="6" w:space="4" w:color="CACFD2"/>
          </w:divBdr>
        </w:div>
      </w:divsChild>
    </w:div>
    <w:div w:id="1368795836">
      <w:bodyDiv w:val="1"/>
      <w:marLeft w:val="0"/>
      <w:marRight w:val="0"/>
      <w:marTop w:val="0"/>
      <w:marBottom w:val="0"/>
      <w:divBdr>
        <w:top w:val="none" w:sz="0" w:space="0" w:color="auto"/>
        <w:left w:val="none" w:sz="0" w:space="0" w:color="auto"/>
        <w:bottom w:val="none" w:sz="0" w:space="0" w:color="auto"/>
        <w:right w:val="none" w:sz="0" w:space="0" w:color="auto"/>
      </w:divBdr>
    </w:div>
    <w:div w:id="1384329762">
      <w:bodyDiv w:val="1"/>
      <w:marLeft w:val="0"/>
      <w:marRight w:val="0"/>
      <w:marTop w:val="0"/>
      <w:marBottom w:val="0"/>
      <w:divBdr>
        <w:top w:val="none" w:sz="0" w:space="0" w:color="auto"/>
        <w:left w:val="none" w:sz="0" w:space="0" w:color="auto"/>
        <w:bottom w:val="none" w:sz="0" w:space="0" w:color="auto"/>
        <w:right w:val="none" w:sz="0" w:space="0" w:color="auto"/>
      </w:divBdr>
      <w:divsChild>
        <w:div w:id="1407650865">
          <w:marLeft w:val="0"/>
          <w:marRight w:val="0"/>
          <w:marTop w:val="0"/>
          <w:marBottom w:val="0"/>
          <w:divBdr>
            <w:top w:val="none" w:sz="0" w:space="0" w:color="auto"/>
            <w:left w:val="none" w:sz="0" w:space="0" w:color="auto"/>
            <w:bottom w:val="none" w:sz="0" w:space="0" w:color="auto"/>
            <w:right w:val="none" w:sz="0" w:space="0" w:color="auto"/>
          </w:divBdr>
        </w:div>
        <w:div w:id="745372495">
          <w:marLeft w:val="150"/>
          <w:marRight w:val="0"/>
          <w:marTop w:val="0"/>
          <w:marBottom w:val="0"/>
          <w:divBdr>
            <w:top w:val="single" w:sz="6" w:space="0" w:color="FFC0CB"/>
            <w:left w:val="single" w:sz="6" w:space="1" w:color="FFC0CB"/>
            <w:bottom w:val="single" w:sz="6" w:space="1" w:color="FFC0CB"/>
            <w:right w:val="single" w:sz="6" w:space="1" w:color="FFC0CB"/>
          </w:divBdr>
        </w:div>
        <w:div w:id="1589580802">
          <w:marLeft w:val="0"/>
          <w:marRight w:val="0"/>
          <w:marTop w:val="0"/>
          <w:marBottom w:val="0"/>
          <w:divBdr>
            <w:top w:val="none" w:sz="0" w:space="0" w:color="auto"/>
            <w:left w:val="none" w:sz="0" w:space="0" w:color="auto"/>
            <w:bottom w:val="none" w:sz="0" w:space="0" w:color="auto"/>
            <w:right w:val="none" w:sz="0" w:space="0" w:color="auto"/>
          </w:divBdr>
        </w:div>
      </w:divsChild>
    </w:div>
    <w:div w:id="1394428484">
      <w:bodyDiv w:val="1"/>
      <w:marLeft w:val="0"/>
      <w:marRight w:val="0"/>
      <w:marTop w:val="0"/>
      <w:marBottom w:val="0"/>
      <w:divBdr>
        <w:top w:val="none" w:sz="0" w:space="0" w:color="auto"/>
        <w:left w:val="none" w:sz="0" w:space="0" w:color="auto"/>
        <w:bottom w:val="none" w:sz="0" w:space="0" w:color="auto"/>
        <w:right w:val="none" w:sz="0" w:space="0" w:color="auto"/>
      </w:divBdr>
    </w:div>
    <w:div w:id="1398553070">
      <w:bodyDiv w:val="1"/>
      <w:marLeft w:val="0"/>
      <w:marRight w:val="0"/>
      <w:marTop w:val="0"/>
      <w:marBottom w:val="0"/>
      <w:divBdr>
        <w:top w:val="none" w:sz="0" w:space="0" w:color="auto"/>
        <w:left w:val="none" w:sz="0" w:space="0" w:color="auto"/>
        <w:bottom w:val="none" w:sz="0" w:space="0" w:color="auto"/>
        <w:right w:val="none" w:sz="0" w:space="0" w:color="auto"/>
      </w:divBdr>
      <w:divsChild>
        <w:div w:id="1515538296">
          <w:marLeft w:val="0"/>
          <w:marRight w:val="0"/>
          <w:marTop w:val="0"/>
          <w:marBottom w:val="300"/>
          <w:divBdr>
            <w:top w:val="none" w:sz="0" w:space="0" w:color="auto"/>
            <w:left w:val="none" w:sz="0" w:space="0" w:color="auto"/>
            <w:bottom w:val="none" w:sz="0" w:space="0" w:color="auto"/>
            <w:right w:val="none" w:sz="0" w:space="0" w:color="auto"/>
          </w:divBdr>
          <w:divsChild>
            <w:div w:id="692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7108">
      <w:bodyDiv w:val="1"/>
      <w:marLeft w:val="0"/>
      <w:marRight w:val="0"/>
      <w:marTop w:val="0"/>
      <w:marBottom w:val="0"/>
      <w:divBdr>
        <w:top w:val="none" w:sz="0" w:space="0" w:color="auto"/>
        <w:left w:val="none" w:sz="0" w:space="0" w:color="auto"/>
        <w:bottom w:val="none" w:sz="0" w:space="0" w:color="auto"/>
        <w:right w:val="none" w:sz="0" w:space="0" w:color="auto"/>
      </w:divBdr>
    </w:div>
    <w:div w:id="1410346254">
      <w:bodyDiv w:val="1"/>
      <w:marLeft w:val="0"/>
      <w:marRight w:val="0"/>
      <w:marTop w:val="0"/>
      <w:marBottom w:val="0"/>
      <w:divBdr>
        <w:top w:val="none" w:sz="0" w:space="0" w:color="auto"/>
        <w:left w:val="none" w:sz="0" w:space="0" w:color="auto"/>
        <w:bottom w:val="none" w:sz="0" w:space="0" w:color="auto"/>
        <w:right w:val="none" w:sz="0" w:space="0" w:color="auto"/>
      </w:divBdr>
    </w:div>
    <w:div w:id="1415665776">
      <w:bodyDiv w:val="1"/>
      <w:marLeft w:val="0"/>
      <w:marRight w:val="0"/>
      <w:marTop w:val="0"/>
      <w:marBottom w:val="0"/>
      <w:divBdr>
        <w:top w:val="none" w:sz="0" w:space="0" w:color="auto"/>
        <w:left w:val="none" w:sz="0" w:space="0" w:color="auto"/>
        <w:bottom w:val="none" w:sz="0" w:space="0" w:color="auto"/>
        <w:right w:val="none" w:sz="0" w:space="0" w:color="auto"/>
      </w:divBdr>
    </w:div>
    <w:div w:id="1416898449">
      <w:bodyDiv w:val="1"/>
      <w:marLeft w:val="0"/>
      <w:marRight w:val="0"/>
      <w:marTop w:val="0"/>
      <w:marBottom w:val="0"/>
      <w:divBdr>
        <w:top w:val="none" w:sz="0" w:space="0" w:color="auto"/>
        <w:left w:val="none" w:sz="0" w:space="0" w:color="auto"/>
        <w:bottom w:val="none" w:sz="0" w:space="0" w:color="auto"/>
        <w:right w:val="none" w:sz="0" w:space="0" w:color="auto"/>
      </w:divBdr>
    </w:div>
    <w:div w:id="1422409113">
      <w:bodyDiv w:val="1"/>
      <w:marLeft w:val="0"/>
      <w:marRight w:val="0"/>
      <w:marTop w:val="0"/>
      <w:marBottom w:val="0"/>
      <w:divBdr>
        <w:top w:val="none" w:sz="0" w:space="0" w:color="auto"/>
        <w:left w:val="none" w:sz="0" w:space="0" w:color="auto"/>
        <w:bottom w:val="none" w:sz="0" w:space="0" w:color="auto"/>
        <w:right w:val="none" w:sz="0" w:space="0" w:color="auto"/>
      </w:divBdr>
    </w:div>
    <w:div w:id="1428620537">
      <w:bodyDiv w:val="1"/>
      <w:marLeft w:val="0"/>
      <w:marRight w:val="0"/>
      <w:marTop w:val="0"/>
      <w:marBottom w:val="0"/>
      <w:divBdr>
        <w:top w:val="none" w:sz="0" w:space="0" w:color="auto"/>
        <w:left w:val="none" w:sz="0" w:space="0" w:color="auto"/>
        <w:bottom w:val="none" w:sz="0" w:space="0" w:color="auto"/>
        <w:right w:val="none" w:sz="0" w:space="0" w:color="auto"/>
      </w:divBdr>
    </w:div>
    <w:div w:id="1432093767">
      <w:bodyDiv w:val="1"/>
      <w:marLeft w:val="0"/>
      <w:marRight w:val="0"/>
      <w:marTop w:val="0"/>
      <w:marBottom w:val="0"/>
      <w:divBdr>
        <w:top w:val="none" w:sz="0" w:space="0" w:color="auto"/>
        <w:left w:val="none" w:sz="0" w:space="0" w:color="auto"/>
        <w:bottom w:val="none" w:sz="0" w:space="0" w:color="auto"/>
        <w:right w:val="none" w:sz="0" w:space="0" w:color="auto"/>
      </w:divBdr>
    </w:div>
    <w:div w:id="1437361150">
      <w:bodyDiv w:val="1"/>
      <w:marLeft w:val="0"/>
      <w:marRight w:val="0"/>
      <w:marTop w:val="0"/>
      <w:marBottom w:val="0"/>
      <w:divBdr>
        <w:top w:val="none" w:sz="0" w:space="0" w:color="auto"/>
        <w:left w:val="none" w:sz="0" w:space="0" w:color="auto"/>
        <w:bottom w:val="none" w:sz="0" w:space="0" w:color="auto"/>
        <w:right w:val="none" w:sz="0" w:space="0" w:color="auto"/>
      </w:divBdr>
    </w:div>
    <w:div w:id="1448357580">
      <w:bodyDiv w:val="1"/>
      <w:marLeft w:val="0"/>
      <w:marRight w:val="0"/>
      <w:marTop w:val="0"/>
      <w:marBottom w:val="0"/>
      <w:divBdr>
        <w:top w:val="none" w:sz="0" w:space="0" w:color="auto"/>
        <w:left w:val="none" w:sz="0" w:space="0" w:color="auto"/>
        <w:bottom w:val="none" w:sz="0" w:space="0" w:color="auto"/>
        <w:right w:val="none" w:sz="0" w:space="0" w:color="auto"/>
      </w:divBdr>
      <w:divsChild>
        <w:div w:id="1501044033">
          <w:marLeft w:val="-30"/>
          <w:marRight w:val="-30"/>
          <w:marTop w:val="0"/>
          <w:marBottom w:val="0"/>
          <w:divBdr>
            <w:top w:val="none" w:sz="0" w:space="0" w:color="auto"/>
            <w:left w:val="none" w:sz="0" w:space="0" w:color="auto"/>
            <w:bottom w:val="none" w:sz="0" w:space="0" w:color="auto"/>
            <w:right w:val="none" w:sz="0" w:space="0" w:color="auto"/>
          </w:divBdr>
          <w:divsChild>
            <w:div w:id="70853530">
              <w:marLeft w:val="30"/>
              <w:marRight w:val="30"/>
              <w:marTop w:val="30"/>
              <w:marBottom w:val="30"/>
              <w:divBdr>
                <w:top w:val="none" w:sz="0" w:space="0" w:color="auto"/>
                <w:left w:val="none" w:sz="0" w:space="0" w:color="auto"/>
                <w:bottom w:val="none" w:sz="0" w:space="0" w:color="auto"/>
                <w:right w:val="none" w:sz="0" w:space="0" w:color="auto"/>
              </w:divBdr>
            </w:div>
          </w:divsChild>
        </w:div>
        <w:div w:id="1953198504">
          <w:marLeft w:val="0"/>
          <w:marRight w:val="0"/>
          <w:marTop w:val="0"/>
          <w:marBottom w:val="75"/>
          <w:divBdr>
            <w:top w:val="none" w:sz="0" w:space="0" w:color="auto"/>
            <w:left w:val="none" w:sz="0" w:space="0" w:color="auto"/>
            <w:bottom w:val="none" w:sz="0" w:space="0" w:color="auto"/>
            <w:right w:val="none" w:sz="0" w:space="0" w:color="auto"/>
          </w:divBdr>
        </w:div>
      </w:divsChild>
    </w:div>
    <w:div w:id="1449351915">
      <w:bodyDiv w:val="1"/>
      <w:marLeft w:val="0"/>
      <w:marRight w:val="0"/>
      <w:marTop w:val="0"/>
      <w:marBottom w:val="0"/>
      <w:divBdr>
        <w:top w:val="none" w:sz="0" w:space="0" w:color="auto"/>
        <w:left w:val="none" w:sz="0" w:space="0" w:color="auto"/>
        <w:bottom w:val="none" w:sz="0" w:space="0" w:color="auto"/>
        <w:right w:val="none" w:sz="0" w:space="0" w:color="auto"/>
      </w:divBdr>
      <w:divsChild>
        <w:div w:id="1199128860">
          <w:marLeft w:val="0"/>
          <w:marRight w:val="0"/>
          <w:marTop w:val="0"/>
          <w:marBottom w:val="0"/>
          <w:divBdr>
            <w:top w:val="none" w:sz="0" w:space="0" w:color="auto"/>
            <w:left w:val="none" w:sz="0" w:space="0" w:color="auto"/>
            <w:bottom w:val="none" w:sz="0" w:space="0" w:color="auto"/>
            <w:right w:val="none" w:sz="0" w:space="0" w:color="auto"/>
          </w:divBdr>
        </w:div>
        <w:div w:id="1603416972">
          <w:marLeft w:val="0"/>
          <w:marRight w:val="0"/>
          <w:marTop w:val="0"/>
          <w:marBottom w:val="0"/>
          <w:divBdr>
            <w:top w:val="none" w:sz="0" w:space="0" w:color="auto"/>
            <w:left w:val="none" w:sz="0" w:space="0" w:color="auto"/>
            <w:bottom w:val="none" w:sz="0" w:space="0" w:color="auto"/>
            <w:right w:val="none" w:sz="0" w:space="0" w:color="auto"/>
          </w:divBdr>
        </w:div>
        <w:div w:id="512036114">
          <w:marLeft w:val="0"/>
          <w:marRight w:val="0"/>
          <w:marTop w:val="0"/>
          <w:marBottom w:val="0"/>
          <w:divBdr>
            <w:top w:val="none" w:sz="0" w:space="0" w:color="auto"/>
            <w:left w:val="none" w:sz="0" w:space="0" w:color="auto"/>
            <w:bottom w:val="none" w:sz="0" w:space="0" w:color="auto"/>
            <w:right w:val="none" w:sz="0" w:space="0" w:color="auto"/>
          </w:divBdr>
        </w:div>
        <w:div w:id="56785693">
          <w:marLeft w:val="0"/>
          <w:marRight w:val="0"/>
          <w:marTop w:val="0"/>
          <w:marBottom w:val="0"/>
          <w:divBdr>
            <w:top w:val="none" w:sz="0" w:space="0" w:color="auto"/>
            <w:left w:val="none" w:sz="0" w:space="0" w:color="auto"/>
            <w:bottom w:val="none" w:sz="0" w:space="0" w:color="auto"/>
            <w:right w:val="none" w:sz="0" w:space="0" w:color="auto"/>
          </w:divBdr>
        </w:div>
        <w:div w:id="586381713">
          <w:marLeft w:val="0"/>
          <w:marRight w:val="0"/>
          <w:marTop w:val="0"/>
          <w:marBottom w:val="0"/>
          <w:divBdr>
            <w:top w:val="none" w:sz="0" w:space="0" w:color="auto"/>
            <w:left w:val="none" w:sz="0" w:space="0" w:color="auto"/>
            <w:bottom w:val="none" w:sz="0" w:space="0" w:color="auto"/>
            <w:right w:val="none" w:sz="0" w:space="0" w:color="auto"/>
          </w:divBdr>
        </w:div>
        <w:div w:id="1359895876">
          <w:marLeft w:val="0"/>
          <w:marRight w:val="0"/>
          <w:marTop w:val="0"/>
          <w:marBottom w:val="0"/>
          <w:divBdr>
            <w:top w:val="none" w:sz="0" w:space="0" w:color="auto"/>
            <w:left w:val="none" w:sz="0" w:space="0" w:color="auto"/>
            <w:bottom w:val="none" w:sz="0" w:space="0" w:color="auto"/>
            <w:right w:val="none" w:sz="0" w:space="0" w:color="auto"/>
          </w:divBdr>
        </w:div>
        <w:div w:id="457722419">
          <w:marLeft w:val="0"/>
          <w:marRight w:val="0"/>
          <w:marTop w:val="0"/>
          <w:marBottom w:val="0"/>
          <w:divBdr>
            <w:top w:val="none" w:sz="0" w:space="0" w:color="auto"/>
            <w:left w:val="none" w:sz="0" w:space="0" w:color="auto"/>
            <w:bottom w:val="none" w:sz="0" w:space="0" w:color="auto"/>
            <w:right w:val="none" w:sz="0" w:space="0" w:color="auto"/>
          </w:divBdr>
        </w:div>
        <w:div w:id="312560771">
          <w:marLeft w:val="0"/>
          <w:marRight w:val="0"/>
          <w:marTop w:val="0"/>
          <w:marBottom w:val="0"/>
          <w:divBdr>
            <w:top w:val="none" w:sz="0" w:space="0" w:color="auto"/>
            <w:left w:val="none" w:sz="0" w:space="0" w:color="auto"/>
            <w:bottom w:val="none" w:sz="0" w:space="0" w:color="auto"/>
            <w:right w:val="none" w:sz="0" w:space="0" w:color="auto"/>
          </w:divBdr>
        </w:div>
        <w:div w:id="1846288503">
          <w:marLeft w:val="0"/>
          <w:marRight w:val="0"/>
          <w:marTop w:val="0"/>
          <w:marBottom w:val="0"/>
          <w:divBdr>
            <w:top w:val="none" w:sz="0" w:space="0" w:color="auto"/>
            <w:left w:val="none" w:sz="0" w:space="0" w:color="auto"/>
            <w:bottom w:val="none" w:sz="0" w:space="0" w:color="auto"/>
            <w:right w:val="none" w:sz="0" w:space="0" w:color="auto"/>
          </w:divBdr>
        </w:div>
        <w:div w:id="123039640">
          <w:marLeft w:val="0"/>
          <w:marRight w:val="0"/>
          <w:marTop w:val="0"/>
          <w:marBottom w:val="0"/>
          <w:divBdr>
            <w:top w:val="none" w:sz="0" w:space="0" w:color="auto"/>
            <w:left w:val="none" w:sz="0" w:space="0" w:color="auto"/>
            <w:bottom w:val="none" w:sz="0" w:space="0" w:color="auto"/>
            <w:right w:val="none" w:sz="0" w:space="0" w:color="auto"/>
          </w:divBdr>
        </w:div>
        <w:div w:id="1246570547">
          <w:marLeft w:val="0"/>
          <w:marRight w:val="0"/>
          <w:marTop w:val="0"/>
          <w:marBottom w:val="0"/>
          <w:divBdr>
            <w:top w:val="none" w:sz="0" w:space="0" w:color="auto"/>
            <w:left w:val="none" w:sz="0" w:space="0" w:color="auto"/>
            <w:bottom w:val="none" w:sz="0" w:space="0" w:color="auto"/>
            <w:right w:val="none" w:sz="0" w:space="0" w:color="auto"/>
          </w:divBdr>
        </w:div>
        <w:div w:id="790133254">
          <w:marLeft w:val="0"/>
          <w:marRight w:val="0"/>
          <w:marTop w:val="0"/>
          <w:marBottom w:val="0"/>
          <w:divBdr>
            <w:top w:val="none" w:sz="0" w:space="0" w:color="auto"/>
            <w:left w:val="none" w:sz="0" w:space="0" w:color="auto"/>
            <w:bottom w:val="none" w:sz="0" w:space="0" w:color="auto"/>
            <w:right w:val="none" w:sz="0" w:space="0" w:color="auto"/>
          </w:divBdr>
        </w:div>
        <w:div w:id="1377390451">
          <w:marLeft w:val="0"/>
          <w:marRight w:val="0"/>
          <w:marTop w:val="0"/>
          <w:marBottom w:val="0"/>
          <w:divBdr>
            <w:top w:val="none" w:sz="0" w:space="0" w:color="auto"/>
            <w:left w:val="none" w:sz="0" w:space="0" w:color="auto"/>
            <w:bottom w:val="none" w:sz="0" w:space="0" w:color="auto"/>
            <w:right w:val="none" w:sz="0" w:space="0" w:color="auto"/>
          </w:divBdr>
        </w:div>
        <w:div w:id="214857998">
          <w:marLeft w:val="0"/>
          <w:marRight w:val="0"/>
          <w:marTop w:val="0"/>
          <w:marBottom w:val="0"/>
          <w:divBdr>
            <w:top w:val="none" w:sz="0" w:space="0" w:color="auto"/>
            <w:left w:val="none" w:sz="0" w:space="0" w:color="auto"/>
            <w:bottom w:val="none" w:sz="0" w:space="0" w:color="auto"/>
            <w:right w:val="none" w:sz="0" w:space="0" w:color="auto"/>
          </w:divBdr>
        </w:div>
        <w:div w:id="977884518">
          <w:marLeft w:val="0"/>
          <w:marRight w:val="0"/>
          <w:marTop w:val="0"/>
          <w:marBottom w:val="0"/>
          <w:divBdr>
            <w:top w:val="none" w:sz="0" w:space="0" w:color="auto"/>
            <w:left w:val="none" w:sz="0" w:space="0" w:color="auto"/>
            <w:bottom w:val="none" w:sz="0" w:space="0" w:color="auto"/>
            <w:right w:val="none" w:sz="0" w:space="0" w:color="auto"/>
          </w:divBdr>
        </w:div>
        <w:div w:id="1388845575">
          <w:marLeft w:val="0"/>
          <w:marRight w:val="0"/>
          <w:marTop w:val="0"/>
          <w:marBottom w:val="0"/>
          <w:divBdr>
            <w:top w:val="none" w:sz="0" w:space="0" w:color="auto"/>
            <w:left w:val="none" w:sz="0" w:space="0" w:color="auto"/>
            <w:bottom w:val="none" w:sz="0" w:space="0" w:color="auto"/>
            <w:right w:val="none" w:sz="0" w:space="0" w:color="auto"/>
          </w:divBdr>
        </w:div>
        <w:div w:id="2135632472">
          <w:marLeft w:val="0"/>
          <w:marRight w:val="0"/>
          <w:marTop w:val="0"/>
          <w:marBottom w:val="0"/>
          <w:divBdr>
            <w:top w:val="none" w:sz="0" w:space="0" w:color="auto"/>
            <w:left w:val="none" w:sz="0" w:space="0" w:color="auto"/>
            <w:bottom w:val="none" w:sz="0" w:space="0" w:color="auto"/>
            <w:right w:val="none" w:sz="0" w:space="0" w:color="auto"/>
          </w:divBdr>
        </w:div>
        <w:div w:id="2042588295">
          <w:marLeft w:val="0"/>
          <w:marRight w:val="0"/>
          <w:marTop w:val="0"/>
          <w:marBottom w:val="0"/>
          <w:divBdr>
            <w:top w:val="none" w:sz="0" w:space="0" w:color="auto"/>
            <w:left w:val="none" w:sz="0" w:space="0" w:color="auto"/>
            <w:bottom w:val="none" w:sz="0" w:space="0" w:color="auto"/>
            <w:right w:val="none" w:sz="0" w:space="0" w:color="auto"/>
          </w:divBdr>
        </w:div>
        <w:div w:id="577179934">
          <w:marLeft w:val="0"/>
          <w:marRight w:val="0"/>
          <w:marTop w:val="0"/>
          <w:marBottom w:val="0"/>
          <w:divBdr>
            <w:top w:val="none" w:sz="0" w:space="0" w:color="auto"/>
            <w:left w:val="none" w:sz="0" w:space="0" w:color="auto"/>
            <w:bottom w:val="none" w:sz="0" w:space="0" w:color="auto"/>
            <w:right w:val="none" w:sz="0" w:space="0" w:color="auto"/>
          </w:divBdr>
        </w:div>
        <w:div w:id="916131595">
          <w:marLeft w:val="0"/>
          <w:marRight w:val="0"/>
          <w:marTop w:val="0"/>
          <w:marBottom w:val="0"/>
          <w:divBdr>
            <w:top w:val="none" w:sz="0" w:space="0" w:color="auto"/>
            <w:left w:val="none" w:sz="0" w:space="0" w:color="auto"/>
            <w:bottom w:val="none" w:sz="0" w:space="0" w:color="auto"/>
            <w:right w:val="none" w:sz="0" w:space="0" w:color="auto"/>
          </w:divBdr>
        </w:div>
        <w:div w:id="909728809">
          <w:marLeft w:val="0"/>
          <w:marRight w:val="0"/>
          <w:marTop w:val="0"/>
          <w:marBottom w:val="0"/>
          <w:divBdr>
            <w:top w:val="none" w:sz="0" w:space="0" w:color="auto"/>
            <w:left w:val="none" w:sz="0" w:space="0" w:color="auto"/>
            <w:bottom w:val="none" w:sz="0" w:space="0" w:color="auto"/>
            <w:right w:val="none" w:sz="0" w:space="0" w:color="auto"/>
          </w:divBdr>
        </w:div>
        <w:div w:id="744038227">
          <w:marLeft w:val="0"/>
          <w:marRight w:val="0"/>
          <w:marTop w:val="0"/>
          <w:marBottom w:val="0"/>
          <w:divBdr>
            <w:top w:val="none" w:sz="0" w:space="0" w:color="auto"/>
            <w:left w:val="none" w:sz="0" w:space="0" w:color="auto"/>
            <w:bottom w:val="none" w:sz="0" w:space="0" w:color="auto"/>
            <w:right w:val="none" w:sz="0" w:space="0" w:color="auto"/>
          </w:divBdr>
        </w:div>
      </w:divsChild>
    </w:div>
    <w:div w:id="1461338459">
      <w:bodyDiv w:val="1"/>
      <w:marLeft w:val="0"/>
      <w:marRight w:val="0"/>
      <w:marTop w:val="0"/>
      <w:marBottom w:val="0"/>
      <w:divBdr>
        <w:top w:val="none" w:sz="0" w:space="0" w:color="auto"/>
        <w:left w:val="none" w:sz="0" w:space="0" w:color="auto"/>
        <w:bottom w:val="none" w:sz="0" w:space="0" w:color="auto"/>
        <w:right w:val="none" w:sz="0" w:space="0" w:color="auto"/>
      </w:divBdr>
    </w:div>
    <w:div w:id="1484930404">
      <w:bodyDiv w:val="1"/>
      <w:marLeft w:val="0"/>
      <w:marRight w:val="0"/>
      <w:marTop w:val="0"/>
      <w:marBottom w:val="0"/>
      <w:divBdr>
        <w:top w:val="none" w:sz="0" w:space="0" w:color="auto"/>
        <w:left w:val="none" w:sz="0" w:space="0" w:color="auto"/>
        <w:bottom w:val="none" w:sz="0" w:space="0" w:color="auto"/>
        <w:right w:val="none" w:sz="0" w:space="0" w:color="auto"/>
      </w:divBdr>
    </w:div>
    <w:div w:id="1490443712">
      <w:bodyDiv w:val="1"/>
      <w:marLeft w:val="0"/>
      <w:marRight w:val="0"/>
      <w:marTop w:val="0"/>
      <w:marBottom w:val="0"/>
      <w:divBdr>
        <w:top w:val="none" w:sz="0" w:space="0" w:color="auto"/>
        <w:left w:val="none" w:sz="0" w:space="0" w:color="auto"/>
        <w:bottom w:val="none" w:sz="0" w:space="0" w:color="auto"/>
        <w:right w:val="none" w:sz="0" w:space="0" w:color="auto"/>
      </w:divBdr>
    </w:div>
    <w:div w:id="1506703192">
      <w:bodyDiv w:val="1"/>
      <w:marLeft w:val="0"/>
      <w:marRight w:val="0"/>
      <w:marTop w:val="0"/>
      <w:marBottom w:val="0"/>
      <w:divBdr>
        <w:top w:val="none" w:sz="0" w:space="0" w:color="auto"/>
        <w:left w:val="none" w:sz="0" w:space="0" w:color="auto"/>
        <w:bottom w:val="none" w:sz="0" w:space="0" w:color="auto"/>
        <w:right w:val="none" w:sz="0" w:space="0" w:color="auto"/>
      </w:divBdr>
    </w:div>
    <w:div w:id="1534657552">
      <w:bodyDiv w:val="1"/>
      <w:marLeft w:val="0"/>
      <w:marRight w:val="0"/>
      <w:marTop w:val="0"/>
      <w:marBottom w:val="0"/>
      <w:divBdr>
        <w:top w:val="none" w:sz="0" w:space="0" w:color="auto"/>
        <w:left w:val="none" w:sz="0" w:space="0" w:color="auto"/>
        <w:bottom w:val="none" w:sz="0" w:space="0" w:color="auto"/>
        <w:right w:val="none" w:sz="0" w:space="0" w:color="auto"/>
      </w:divBdr>
    </w:div>
    <w:div w:id="1535846655">
      <w:bodyDiv w:val="1"/>
      <w:marLeft w:val="0"/>
      <w:marRight w:val="0"/>
      <w:marTop w:val="0"/>
      <w:marBottom w:val="0"/>
      <w:divBdr>
        <w:top w:val="none" w:sz="0" w:space="0" w:color="auto"/>
        <w:left w:val="none" w:sz="0" w:space="0" w:color="auto"/>
        <w:bottom w:val="none" w:sz="0" w:space="0" w:color="auto"/>
        <w:right w:val="none" w:sz="0" w:space="0" w:color="auto"/>
      </w:divBdr>
    </w:div>
    <w:div w:id="1536232848">
      <w:bodyDiv w:val="1"/>
      <w:marLeft w:val="0"/>
      <w:marRight w:val="0"/>
      <w:marTop w:val="0"/>
      <w:marBottom w:val="0"/>
      <w:divBdr>
        <w:top w:val="none" w:sz="0" w:space="0" w:color="auto"/>
        <w:left w:val="none" w:sz="0" w:space="0" w:color="auto"/>
        <w:bottom w:val="none" w:sz="0" w:space="0" w:color="auto"/>
        <w:right w:val="none" w:sz="0" w:space="0" w:color="auto"/>
      </w:divBdr>
    </w:div>
    <w:div w:id="1547252883">
      <w:bodyDiv w:val="1"/>
      <w:marLeft w:val="0"/>
      <w:marRight w:val="0"/>
      <w:marTop w:val="0"/>
      <w:marBottom w:val="0"/>
      <w:divBdr>
        <w:top w:val="none" w:sz="0" w:space="0" w:color="auto"/>
        <w:left w:val="none" w:sz="0" w:space="0" w:color="auto"/>
        <w:bottom w:val="none" w:sz="0" w:space="0" w:color="auto"/>
        <w:right w:val="none" w:sz="0" w:space="0" w:color="auto"/>
      </w:divBdr>
    </w:div>
    <w:div w:id="1558587687">
      <w:bodyDiv w:val="1"/>
      <w:marLeft w:val="0"/>
      <w:marRight w:val="0"/>
      <w:marTop w:val="0"/>
      <w:marBottom w:val="0"/>
      <w:divBdr>
        <w:top w:val="none" w:sz="0" w:space="0" w:color="auto"/>
        <w:left w:val="none" w:sz="0" w:space="0" w:color="auto"/>
        <w:bottom w:val="none" w:sz="0" w:space="0" w:color="auto"/>
        <w:right w:val="none" w:sz="0" w:space="0" w:color="auto"/>
      </w:divBdr>
    </w:div>
    <w:div w:id="1565143785">
      <w:bodyDiv w:val="1"/>
      <w:marLeft w:val="0"/>
      <w:marRight w:val="0"/>
      <w:marTop w:val="0"/>
      <w:marBottom w:val="0"/>
      <w:divBdr>
        <w:top w:val="none" w:sz="0" w:space="0" w:color="auto"/>
        <w:left w:val="none" w:sz="0" w:space="0" w:color="auto"/>
        <w:bottom w:val="none" w:sz="0" w:space="0" w:color="auto"/>
        <w:right w:val="none" w:sz="0" w:space="0" w:color="auto"/>
      </w:divBdr>
    </w:div>
    <w:div w:id="1576623035">
      <w:bodyDiv w:val="1"/>
      <w:marLeft w:val="0"/>
      <w:marRight w:val="0"/>
      <w:marTop w:val="0"/>
      <w:marBottom w:val="0"/>
      <w:divBdr>
        <w:top w:val="none" w:sz="0" w:space="0" w:color="auto"/>
        <w:left w:val="none" w:sz="0" w:space="0" w:color="auto"/>
        <w:bottom w:val="none" w:sz="0" w:space="0" w:color="auto"/>
        <w:right w:val="none" w:sz="0" w:space="0" w:color="auto"/>
      </w:divBdr>
    </w:div>
    <w:div w:id="1580407224">
      <w:bodyDiv w:val="1"/>
      <w:marLeft w:val="0"/>
      <w:marRight w:val="0"/>
      <w:marTop w:val="0"/>
      <w:marBottom w:val="0"/>
      <w:divBdr>
        <w:top w:val="none" w:sz="0" w:space="0" w:color="auto"/>
        <w:left w:val="none" w:sz="0" w:space="0" w:color="auto"/>
        <w:bottom w:val="none" w:sz="0" w:space="0" w:color="auto"/>
        <w:right w:val="none" w:sz="0" w:space="0" w:color="auto"/>
      </w:divBdr>
    </w:div>
    <w:div w:id="1590698800">
      <w:bodyDiv w:val="1"/>
      <w:marLeft w:val="0"/>
      <w:marRight w:val="0"/>
      <w:marTop w:val="0"/>
      <w:marBottom w:val="0"/>
      <w:divBdr>
        <w:top w:val="none" w:sz="0" w:space="0" w:color="auto"/>
        <w:left w:val="none" w:sz="0" w:space="0" w:color="auto"/>
        <w:bottom w:val="none" w:sz="0" w:space="0" w:color="auto"/>
        <w:right w:val="none" w:sz="0" w:space="0" w:color="auto"/>
      </w:divBdr>
    </w:div>
    <w:div w:id="1594707496">
      <w:bodyDiv w:val="1"/>
      <w:marLeft w:val="0"/>
      <w:marRight w:val="0"/>
      <w:marTop w:val="0"/>
      <w:marBottom w:val="0"/>
      <w:divBdr>
        <w:top w:val="none" w:sz="0" w:space="0" w:color="auto"/>
        <w:left w:val="none" w:sz="0" w:space="0" w:color="auto"/>
        <w:bottom w:val="none" w:sz="0" w:space="0" w:color="auto"/>
        <w:right w:val="none" w:sz="0" w:space="0" w:color="auto"/>
      </w:divBdr>
    </w:div>
    <w:div w:id="1599559805">
      <w:bodyDiv w:val="1"/>
      <w:marLeft w:val="0"/>
      <w:marRight w:val="0"/>
      <w:marTop w:val="0"/>
      <w:marBottom w:val="0"/>
      <w:divBdr>
        <w:top w:val="none" w:sz="0" w:space="0" w:color="auto"/>
        <w:left w:val="none" w:sz="0" w:space="0" w:color="auto"/>
        <w:bottom w:val="none" w:sz="0" w:space="0" w:color="auto"/>
        <w:right w:val="none" w:sz="0" w:space="0" w:color="auto"/>
      </w:divBdr>
    </w:div>
    <w:div w:id="1601717126">
      <w:bodyDiv w:val="1"/>
      <w:marLeft w:val="0"/>
      <w:marRight w:val="0"/>
      <w:marTop w:val="0"/>
      <w:marBottom w:val="0"/>
      <w:divBdr>
        <w:top w:val="none" w:sz="0" w:space="0" w:color="auto"/>
        <w:left w:val="none" w:sz="0" w:space="0" w:color="auto"/>
        <w:bottom w:val="none" w:sz="0" w:space="0" w:color="auto"/>
        <w:right w:val="none" w:sz="0" w:space="0" w:color="auto"/>
      </w:divBdr>
    </w:div>
    <w:div w:id="1618948134">
      <w:bodyDiv w:val="1"/>
      <w:marLeft w:val="0"/>
      <w:marRight w:val="0"/>
      <w:marTop w:val="0"/>
      <w:marBottom w:val="0"/>
      <w:divBdr>
        <w:top w:val="none" w:sz="0" w:space="0" w:color="auto"/>
        <w:left w:val="none" w:sz="0" w:space="0" w:color="auto"/>
        <w:bottom w:val="none" w:sz="0" w:space="0" w:color="auto"/>
        <w:right w:val="none" w:sz="0" w:space="0" w:color="auto"/>
      </w:divBdr>
    </w:div>
    <w:div w:id="1622302884">
      <w:bodyDiv w:val="1"/>
      <w:marLeft w:val="0"/>
      <w:marRight w:val="0"/>
      <w:marTop w:val="0"/>
      <w:marBottom w:val="0"/>
      <w:divBdr>
        <w:top w:val="none" w:sz="0" w:space="0" w:color="auto"/>
        <w:left w:val="none" w:sz="0" w:space="0" w:color="auto"/>
        <w:bottom w:val="none" w:sz="0" w:space="0" w:color="auto"/>
        <w:right w:val="none" w:sz="0" w:space="0" w:color="auto"/>
      </w:divBdr>
      <w:divsChild>
        <w:div w:id="839663628">
          <w:marLeft w:val="0"/>
          <w:marRight w:val="0"/>
          <w:marTop w:val="0"/>
          <w:marBottom w:val="300"/>
          <w:divBdr>
            <w:top w:val="none" w:sz="0" w:space="0" w:color="auto"/>
            <w:left w:val="none" w:sz="0" w:space="0" w:color="auto"/>
            <w:bottom w:val="none" w:sz="0" w:space="0" w:color="auto"/>
            <w:right w:val="none" w:sz="0" w:space="0" w:color="auto"/>
          </w:divBdr>
          <w:divsChild>
            <w:div w:id="599068723">
              <w:marLeft w:val="0"/>
              <w:marRight w:val="0"/>
              <w:marTop w:val="0"/>
              <w:marBottom w:val="60"/>
              <w:divBdr>
                <w:top w:val="none" w:sz="0" w:space="0" w:color="auto"/>
                <w:left w:val="none" w:sz="0" w:space="0" w:color="auto"/>
                <w:bottom w:val="none" w:sz="0" w:space="0" w:color="auto"/>
                <w:right w:val="none" w:sz="0" w:space="0" w:color="auto"/>
              </w:divBdr>
            </w:div>
            <w:div w:id="54744868">
              <w:marLeft w:val="0"/>
              <w:marRight w:val="0"/>
              <w:marTop w:val="0"/>
              <w:marBottom w:val="0"/>
              <w:divBdr>
                <w:top w:val="none" w:sz="0" w:space="0" w:color="auto"/>
                <w:left w:val="none" w:sz="0" w:space="0" w:color="auto"/>
                <w:bottom w:val="none" w:sz="0" w:space="0" w:color="auto"/>
                <w:right w:val="none" w:sz="0" w:space="0" w:color="auto"/>
              </w:divBdr>
            </w:div>
          </w:divsChild>
        </w:div>
        <w:div w:id="1870752267">
          <w:marLeft w:val="0"/>
          <w:marRight w:val="0"/>
          <w:marTop w:val="0"/>
          <w:marBottom w:val="300"/>
          <w:divBdr>
            <w:top w:val="none" w:sz="0" w:space="0" w:color="auto"/>
            <w:left w:val="none" w:sz="0" w:space="0" w:color="auto"/>
            <w:bottom w:val="none" w:sz="0" w:space="0" w:color="auto"/>
            <w:right w:val="none" w:sz="0" w:space="0" w:color="auto"/>
          </w:divBdr>
          <w:divsChild>
            <w:div w:id="703016936">
              <w:marLeft w:val="0"/>
              <w:marRight w:val="0"/>
              <w:marTop w:val="0"/>
              <w:marBottom w:val="60"/>
              <w:divBdr>
                <w:top w:val="none" w:sz="0" w:space="0" w:color="auto"/>
                <w:left w:val="none" w:sz="0" w:space="0" w:color="auto"/>
                <w:bottom w:val="none" w:sz="0" w:space="0" w:color="auto"/>
                <w:right w:val="none" w:sz="0" w:space="0" w:color="auto"/>
              </w:divBdr>
            </w:div>
            <w:div w:id="93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86287">
      <w:bodyDiv w:val="1"/>
      <w:marLeft w:val="0"/>
      <w:marRight w:val="0"/>
      <w:marTop w:val="0"/>
      <w:marBottom w:val="0"/>
      <w:divBdr>
        <w:top w:val="none" w:sz="0" w:space="0" w:color="auto"/>
        <w:left w:val="none" w:sz="0" w:space="0" w:color="auto"/>
        <w:bottom w:val="none" w:sz="0" w:space="0" w:color="auto"/>
        <w:right w:val="none" w:sz="0" w:space="0" w:color="auto"/>
      </w:divBdr>
    </w:div>
    <w:div w:id="1656257240">
      <w:bodyDiv w:val="1"/>
      <w:marLeft w:val="0"/>
      <w:marRight w:val="0"/>
      <w:marTop w:val="0"/>
      <w:marBottom w:val="0"/>
      <w:divBdr>
        <w:top w:val="none" w:sz="0" w:space="0" w:color="auto"/>
        <w:left w:val="none" w:sz="0" w:space="0" w:color="auto"/>
        <w:bottom w:val="none" w:sz="0" w:space="0" w:color="auto"/>
        <w:right w:val="none" w:sz="0" w:space="0" w:color="auto"/>
      </w:divBdr>
    </w:div>
    <w:div w:id="1658073508">
      <w:bodyDiv w:val="1"/>
      <w:marLeft w:val="0"/>
      <w:marRight w:val="0"/>
      <w:marTop w:val="0"/>
      <w:marBottom w:val="0"/>
      <w:divBdr>
        <w:top w:val="none" w:sz="0" w:space="0" w:color="auto"/>
        <w:left w:val="none" w:sz="0" w:space="0" w:color="auto"/>
        <w:bottom w:val="none" w:sz="0" w:space="0" w:color="auto"/>
        <w:right w:val="none" w:sz="0" w:space="0" w:color="auto"/>
      </w:divBdr>
      <w:divsChild>
        <w:div w:id="85924805">
          <w:marLeft w:val="0"/>
          <w:marRight w:val="0"/>
          <w:marTop w:val="0"/>
          <w:marBottom w:val="150"/>
          <w:divBdr>
            <w:top w:val="none" w:sz="0" w:space="0" w:color="auto"/>
            <w:left w:val="none" w:sz="0" w:space="0" w:color="auto"/>
            <w:bottom w:val="none" w:sz="0" w:space="0" w:color="auto"/>
            <w:right w:val="none" w:sz="0" w:space="0" w:color="auto"/>
          </w:divBdr>
          <w:divsChild>
            <w:div w:id="680350393">
              <w:marLeft w:val="0"/>
              <w:marRight w:val="0"/>
              <w:marTop w:val="0"/>
              <w:marBottom w:val="0"/>
              <w:divBdr>
                <w:top w:val="none" w:sz="0" w:space="0" w:color="auto"/>
                <w:left w:val="none" w:sz="0" w:space="0" w:color="auto"/>
                <w:bottom w:val="none" w:sz="0" w:space="0" w:color="auto"/>
                <w:right w:val="none" w:sz="0" w:space="0" w:color="auto"/>
              </w:divBdr>
              <w:divsChild>
                <w:div w:id="443307118">
                  <w:marLeft w:val="0"/>
                  <w:marRight w:val="0"/>
                  <w:marTop w:val="0"/>
                  <w:marBottom w:val="0"/>
                  <w:divBdr>
                    <w:top w:val="none" w:sz="0" w:space="0" w:color="auto"/>
                    <w:left w:val="none" w:sz="0" w:space="0" w:color="auto"/>
                    <w:bottom w:val="none" w:sz="0" w:space="0" w:color="auto"/>
                    <w:right w:val="none" w:sz="0" w:space="0" w:color="auto"/>
                  </w:divBdr>
                  <w:divsChild>
                    <w:div w:id="1131174128">
                      <w:marLeft w:val="0"/>
                      <w:marRight w:val="0"/>
                      <w:marTop w:val="0"/>
                      <w:marBottom w:val="0"/>
                      <w:divBdr>
                        <w:top w:val="none" w:sz="0" w:space="0" w:color="auto"/>
                        <w:left w:val="none" w:sz="0" w:space="0" w:color="auto"/>
                        <w:bottom w:val="none" w:sz="0" w:space="0" w:color="auto"/>
                        <w:right w:val="none" w:sz="0" w:space="0" w:color="auto"/>
                      </w:divBdr>
                      <w:divsChild>
                        <w:div w:id="194553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1709">
              <w:marLeft w:val="0"/>
              <w:marRight w:val="0"/>
              <w:marTop w:val="0"/>
              <w:marBottom w:val="0"/>
              <w:divBdr>
                <w:top w:val="none" w:sz="0" w:space="0" w:color="auto"/>
                <w:left w:val="none" w:sz="0" w:space="0" w:color="auto"/>
                <w:bottom w:val="none" w:sz="0" w:space="0" w:color="auto"/>
                <w:right w:val="none" w:sz="0" w:space="0" w:color="auto"/>
              </w:divBdr>
              <w:divsChild>
                <w:div w:id="155221484">
                  <w:marLeft w:val="0"/>
                  <w:marRight w:val="0"/>
                  <w:marTop w:val="0"/>
                  <w:marBottom w:val="0"/>
                  <w:divBdr>
                    <w:top w:val="none" w:sz="0" w:space="0" w:color="auto"/>
                    <w:left w:val="none" w:sz="0" w:space="0" w:color="auto"/>
                    <w:bottom w:val="none" w:sz="0" w:space="0" w:color="auto"/>
                    <w:right w:val="none" w:sz="0" w:space="0" w:color="auto"/>
                  </w:divBdr>
                  <w:divsChild>
                    <w:div w:id="1509445793">
                      <w:marLeft w:val="0"/>
                      <w:marRight w:val="0"/>
                      <w:marTop w:val="0"/>
                      <w:marBottom w:val="0"/>
                      <w:divBdr>
                        <w:top w:val="none" w:sz="0" w:space="0" w:color="auto"/>
                        <w:left w:val="none" w:sz="0" w:space="0" w:color="auto"/>
                        <w:bottom w:val="none" w:sz="0" w:space="0" w:color="auto"/>
                        <w:right w:val="none" w:sz="0" w:space="0" w:color="auto"/>
                      </w:divBdr>
                      <w:divsChild>
                        <w:div w:id="532111664">
                          <w:marLeft w:val="0"/>
                          <w:marRight w:val="0"/>
                          <w:marTop w:val="0"/>
                          <w:marBottom w:val="0"/>
                          <w:divBdr>
                            <w:top w:val="none" w:sz="0" w:space="0" w:color="auto"/>
                            <w:left w:val="none" w:sz="0" w:space="0" w:color="auto"/>
                            <w:bottom w:val="none" w:sz="0" w:space="0" w:color="auto"/>
                            <w:right w:val="none" w:sz="0" w:space="0" w:color="auto"/>
                          </w:divBdr>
                        </w:div>
                        <w:div w:id="109202656">
                          <w:marLeft w:val="0"/>
                          <w:marRight w:val="0"/>
                          <w:marTop w:val="0"/>
                          <w:marBottom w:val="0"/>
                          <w:divBdr>
                            <w:top w:val="none" w:sz="0" w:space="0" w:color="auto"/>
                            <w:left w:val="none" w:sz="0" w:space="0" w:color="auto"/>
                            <w:bottom w:val="none" w:sz="0" w:space="0" w:color="auto"/>
                            <w:right w:val="none" w:sz="0" w:space="0" w:color="auto"/>
                          </w:divBdr>
                        </w:div>
                        <w:div w:id="1237931895">
                          <w:marLeft w:val="0"/>
                          <w:marRight w:val="0"/>
                          <w:marTop w:val="0"/>
                          <w:marBottom w:val="0"/>
                          <w:divBdr>
                            <w:top w:val="none" w:sz="0" w:space="0" w:color="auto"/>
                            <w:left w:val="none" w:sz="0" w:space="0" w:color="auto"/>
                            <w:bottom w:val="none" w:sz="0" w:space="0" w:color="auto"/>
                            <w:right w:val="none" w:sz="0" w:space="0" w:color="auto"/>
                          </w:divBdr>
                        </w:div>
                        <w:div w:id="507136976">
                          <w:marLeft w:val="0"/>
                          <w:marRight w:val="0"/>
                          <w:marTop w:val="0"/>
                          <w:marBottom w:val="0"/>
                          <w:divBdr>
                            <w:top w:val="none" w:sz="0" w:space="0" w:color="auto"/>
                            <w:left w:val="none" w:sz="0" w:space="0" w:color="auto"/>
                            <w:bottom w:val="none" w:sz="0" w:space="0" w:color="auto"/>
                            <w:right w:val="none" w:sz="0" w:space="0" w:color="auto"/>
                          </w:divBdr>
                        </w:div>
                        <w:div w:id="2083720052">
                          <w:marLeft w:val="0"/>
                          <w:marRight w:val="0"/>
                          <w:marTop w:val="0"/>
                          <w:marBottom w:val="0"/>
                          <w:divBdr>
                            <w:top w:val="none" w:sz="0" w:space="0" w:color="auto"/>
                            <w:left w:val="none" w:sz="0" w:space="0" w:color="auto"/>
                            <w:bottom w:val="none" w:sz="0" w:space="0" w:color="auto"/>
                            <w:right w:val="none" w:sz="0" w:space="0" w:color="auto"/>
                          </w:divBdr>
                        </w:div>
                        <w:div w:id="1770003886">
                          <w:marLeft w:val="0"/>
                          <w:marRight w:val="0"/>
                          <w:marTop w:val="0"/>
                          <w:marBottom w:val="0"/>
                          <w:divBdr>
                            <w:top w:val="none" w:sz="0" w:space="0" w:color="auto"/>
                            <w:left w:val="none" w:sz="0" w:space="0" w:color="auto"/>
                            <w:bottom w:val="none" w:sz="0" w:space="0" w:color="auto"/>
                            <w:right w:val="none" w:sz="0" w:space="0" w:color="auto"/>
                          </w:divBdr>
                        </w:div>
                        <w:div w:id="1010833015">
                          <w:marLeft w:val="0"/>
                          <w:marRight w:val="0"/>
                          <w:marTop w:val="0"/>
                          <w:marBottom w:val="0"/>
                          <w:divBdr>
                            <w:top w:val="none" w:sz="0" w:space="0" w:color="auto"/>
                            <w:left w:val="none" w:sz="0" w:space="0" w:color="auto"/>
                            <w:bottom w:val="none" w:sz="0" w:space="0" w:color="auto"/>
                            <w:right w:val="none" w:sz="0" w:space="0" w:color="auto"/>
                          </w:divBdr>
                        </w:div>
                        <w:div w:id="1804955359">
                          <w:marLeft w:val="0"/>
                          <w:marRight w:val="0"/>
                          <w:marTop w:val="0"/>
                          <w:marBottom w:val="0"/>
                          <w:divBdr>
                            <w:top w:val="none" w:sz="0" w:space="0" w:color="auto"/>
                            <w:left w:val="none" w:sz="0" w:space="0" w:color="auto"/>
                            <w:bottom w:val="none" w:sz="0" w:space="0" w:color="auto"/>
                            <w:right w:val="none" w:sz="0" w:space="0" w:color="auto"/>
                          </w:divBdr>
                        </w:div>
                        <w:div w:id="2116632823">
                          <w:marLeft w:val="0"/>
                          <w:marRight w:val="0"/>
                          <w:marTop w:val="0"/>
                          <w:marBottom w:val="0"/>
                          <w:divBdr>
                            <w:top w:val="none" w:sz="0" w:space="0" w:color="auto"/>
                            <w:left w:val="none" w:sz="0" w:space="0" w:color="auto"/>
                            <w:bottom w:val="none" w:sz="0" w:space="0" w:color="auto"/>
                            <w:right w:val="none" w:sz="0" w:space="0" w:color="auto"/>
                          </w:divBdr>
                        </w:div>
                        <w:div w:id="1653438474">
                          <w:marLeft w:val="0"/>
                          <w:marRight w:val="0"/>
                          <w:marTop w:val="0"/>
                          <w:marBottom w:val="0"/>
                          <w:divBdr>
                            <w:top w:val="none" w:sz="0" w:space="0" w:color="auto"/>
                            <w:left w:val="none" w:sz="0" w:space="0" w:color="auto"/>
                            <w:bottom w:val="none" w:sz="0" w:space="0" w:color="auto"/>
                            <w:right w:val="none" w:sz="0" w:space="0" w:color="auto"/>
                          </w:divBdr>
                        </w:div>
                        <w:div w:id="11773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888136">
      <w:bodyDiv w:val="1"/>
      <w:marLeft w:val="0"/>
      <w:marRight w:val="0"/>
      <w:marTop w:val="0"/>
      <w:marBottom w:val="0"/>
      <w:divBdr>
        <w:top w:val="none" w:sz="0" w:space="0" w:color="auto"/>
        <w:left w:val="none" w:sz="0" w:space="0" w:color="auto"/>
        <w:bottom w:val="none" w:sz="0" w:space="0" w:color="auto"/>
        <w:right w:val="none" w:sz="0" w:space="0" w:color="auto"/>
      </w:divBdr>
    </w:div>
    <w:div w:id="1666396847">
      <w:bodyDiv w:val="1"/>
      <w:marLeft w:val="0"/>
      <w:marRight w:val="0"/>
      <w:marTop w:val="0"/>
      <w:marBottom w:val="0"/>
      <w:divBdr>
        <w:top w:val="none" w:sz="0" w:space="0" w:color="auto"/>
        <w:left w:val="none" w:sz="0" w:space="0" w:color="auto"/>
        <w:bottom w:val="none" w:sz="0" w:space="0" w:color="auto"/>
        <w:right w:val="none" w:sz="0" w:space="0" w:color="auto"/>
      </w:divBdr>
    </w:div>
    <w:div w:id="1672558169">
      <w:bodyDiv w:val="1"/>
      <w:marLeft w:val="0"/>
      <w:marRight w:val="0"/>
      <w:marTop w:val="0"/>
      <w:marBottom w:val="0"/>
      <w:divBdr>
        <w:top w:val="none" w:sz="0" w:space="0" w:color="auto"/>
        <w:left w:val="none" w:sz="0" w:space="0" w:color="auto"/>
        <w:bottom w:val="none" w:sz="0" w:space="0" w:color="auto"/>
        <w:right w:val="none" w:sz="0" w:space="0" w:color="auto"/>
      </w:divBdr>
    </w:div>
    <w:div w:id="1678383093">
      <w:bodyDiv w:val="1"/>
      <w:marLeft w:val="0"/>
      <w:marRight w:val="0"/>
      <w:marTop w:val="0"/>
      <w:marBottom w:val="0"/>
      <w:divBdr>
        <w:top w:val="none" w:sz="0" w:space="0" w:color="auto"/>
        <w:left w:val="none" w:sz="0" w:space="0" w:color="auto"/>
        <w:bottom w:val="none" w:sz="0" w:space="0" w:color="auto"/>
        <w:right w:val="none" w:sz="0" w:space="0" w:color="auto"/>
      </w:divBdr>
    </w:div>
    <w:div w:id="1694838341">
      <w:bodyDiv w:val="1"/>
      <w:marLeft w:val="0"/>
      <w:marRight w:val="0"/>
      <w:marTop w:val="0"/>
      <w:marBottom w:val="0"/>
      <w:divBdr>
        <w:top w:val="none" w:sz="0" w:space="0" w:color="auto"/>
        <w:left w:val="none" w:sz="0" w:space="0" w:color="auto"/>
        <w:bottom w:val="none" w:sz="0" w:space="0" w:color="auto"/>
        <w:right w:val="none" w:sz="0" w:space="0" w:color="auto"/>
      </w:divBdr>
    </w:div>
    <w:div w:id="1717505036">
      <w:bodyDiv w:val="1"/>
      <w:marLeft w:val="0"/>
      <w:marRight w:val="0"/>
      <w:marTop w:val="0"/>
      <w:marBottom w:val="0"/>
      <w:divBdr>
        <w:top w:val="none" w:sz="0" w:space="0" w:color="auto"/>
        <w:left w:val="none" w:sz="0" w:space="0" w:color="auto"/>
        <w:bottom w:val="none" w:sz="0" w:space="0" w:color="auto"/>
        <w:right w:val="none" w:sz="0" w:space="0" w:color="auto"/>
      </w:divBdr>
      <w:divsChild>
        <w:div w:id="1418864484">
          <w:marLeft w:val="-30"/>
          <w:marRight w:val="-30"/>
          <w:marTop w:val="0"/>
          <w:marBottom w:val="0"/>
          <w:divBdr>
            <w:top w:val="none" w:sz="0" w:space="0" w:color="auto"/>
            <w:left w:val="none" w:sz="0" w:space="0" w:color="auto"/>
            <w:bottom w:val="none" w:sz="0" w:space="0" w:color="auto"/>
            <w:right w:val="none" w:sz="0" w:space="0" w:color="auto"/>
          </w:divBdr>
          <w:divsChild>
            <w:div w:id="816997912">
              <w:marLeft w:val="30"/>
              <w:marRight w:val="30"/>
              <w:marTop w:val="30"/>
              <w:marBottom w:val="30"/>
              <w:divBdr>
                <w:top w:val="none" w:sz="0" w:space="0" w:color="auto"/>
                <w:left w:val="none" w:sz="0" w:space="0" w:color="auto"/>
                <w:bottom w:val="none" w:sz="0" w:space="0" w:color="auto"/>
                <w:right w:val="none" w:sz="0" w:space="0" w:color="auto"/>
              </w:divBdr>
            </w:div>
          </w:divsChild>
        </w:div>
        <w:div w:id="1705862661">
          <w:marLeft w:val="0"/>
          <w:marRight w:val="0"/>
          <w:marTop w:val="0"/>
          <w:marBottom w:val="75"/>
          <w:divBdr>
            <w:top w:val="none" w:sz="0" w:space="0" w:color="auto"/>
            <w:left w:val="none" w:sz="0" w:space="0" w:color="auto"/>
            <w:bottom w:val="none" w:sz="0" w:space="0" w:color="auto"/>
            <w:right w:val="none" w:sz="0" w:space="0" w:color="auto"/>
          </w:divBdr>
        </w:div>
      </w:divsChild>
    </w:div>
    <w:div w:id="1733308809">
      <w:bodyDiv w:val="1"/>
      <w:marLeft w:val="0"/>
      <w:marRight w:val="0"/>
      <w:marTop w:val="0"/>
      <w:marBottom w:val="0"/>
      <w:divBdr>
        <w:top w:val="none" w:sz="0" w:space="0" w:color="auto"/>
        <w:left w:val="none" w:sz="0" w:space="0" w:color="auto"/>
        <w:bottom w:val="none" w:sz="0" w:space="0" w:color="auto"/>
        <w:right w:val="none" w:sz="0" w:space="0" w:color="auto"/>
      </w:divBdr>
      <w:divsChild>
        <w:div w:id="295379062">
          <w:marLeft w:val="0"/>
          <w:marRight w:val="0"/>
          <w:marTop w:val="90"/>
          <w:marBottom w:val="0"/>
          <w:divBdr>
            <w:top w:val="none" w:sz="0" w:space="0" w:color="auto"/>
            <w:left w:val="none" w:sz="0" w:space="0" w:color="auto"/>
            <w:bottom w:val="none" w:sz="0" w:space="0" w:color="auto"/>
            <w:right w:val="none" w:sz="0" w:space="0" w:color="auto"/>
          </w:divBdr>
          <w:divsChild>
            <w:div w:id="5402242">
              <w:marLeft w:val="0"/>
              <w:marRight w:val="0"/>
              <w:marTop w:val="0"/>
              <w:marBottom w:val="0"/>
              <w:divBdr>
                <w:top w:val="none" w:sz="0" w:space="0" w:color="auto"/>
                <w:left w:val="none" w:sz="0" w:space="0" w:color="auto"/>
                <w:bottom w:val="none" w:sz="0" w:space="0" w:color="auto"/>
                <w:right w:val="none" w:sz="0" w:space="0" w:color="auto"/>
              </w:divBdr>
              <w:divsChild>
                <w:div w:id="459422928">
                  <w:marLeft w:val="0"/>
                  <w:marRight w:val="0"/>
                  <w:marTop w:val="0"/>
                  <w:marBottom w:val="405"/>
                  <w:divBdr>
                    <w:top w:val="none" w:sz="0" w:space="0" w:color="auto"/>
                    <w:left w:val="none" w:sz="0" w:space="0" w:color="auto"/>
                    <w:bottom w:val="none" w:sz="0" w:space="0" w:color="auto"/>
                    <w:right w:val="none" w:sz="0" w:space="0" w:color="auto"/>
                  </w:divBdr>
                  <w:divsChild>
                    <w:div w:id="1764380775">
                      <w:marLeft w:val="-300"/>
                      <w:marRight w:val="-300"/>
                      <w:marTop w:val="0"/>
                      <w:marBottom w:val="0"/>
                      <w:divBdr>
                        <w:top w:val="single" w:sz="6" w:space="0" w:color="DFE1E5"/>
                        <w:left w:val="single" w:sz="6" w:space="0" w:color="DFE1E5"/>
                        <w:bottom w:val="single" w:sz="6" w:space="0" w:color="DFE1E5"/>
                        <w:right w:val="single" w:sz="6" w:space="0" w:color="DFE1E5"/>
                      </w:divBdr>
                      <w:divsChild>
                        <w:div w:id="782842867">
                          <w:marLeft w:val="0"/>
                          <w:marRight w:val="0"/>
                          <w:marTop w:val="0"/>
                          <w:marBottom w:val="0"/>
                          <w:divBdr>
                            <w:top w:val="none" w:sz="0" w:space="0" w:color="auto"/>
                            <w:left w:val="none" w:sz="0" w:space="0" w:color="auto"/>
                            <w:bottom w:val="none" w:sz="0" w:space="0" w:color="auto"/>
                            <w:right w:val="none" w:sz="0" w:space="0" w:color="auto"/>
                          </w:divBdr>
                          <w:divsChild>
                            <w:div w:id="540676832">
                              <w:marLeft w:val="0"/>
                              <w:marRight w:val="0"/>
                              <w:marTop w:val="0"/>
                              <w:marBottom w:val="0"/>
                              <w:divBdr>
                                <w:top w:val="none" w:sz="0" w:space="0" w:color="auto"/>
                                <w:left w:val="none" w:sz="0" w:space="0" w:color="auto"/>
                                <w:bottom w:val="none" w:sz="0" w:space="0" w:color="auto"/>
                                <w:right w:val="none" w:sz="0" w:space="0" w:color="auto"/>
                              </w:divBdr>
                              <w:divsChild>
                                <w:div w:id="1286739260">
                                  <w:marLeft w:val="0"/>
                                  <w:marRight w:val="0"/>
                                  <w:marTop w:val="0"/>
                                  <w:marBottom w:val="0"/>
                                  <w:divBdr>
                                    <w:top w:val="none" w:sz="0" w:space="0" w:color="auto"/>
                                    <w:left w:val="none" w:sz="0" w:space="0" w:color="auto"/>
                                    <w:bottom w:val="none" w:sz="0" w:space="0" w:color="auto"/>
                                    <w:right w:val="none" w:sz="0" w:space="0" w:color="auto"/>
                                  </w:divBdr>
                                  <w:divsChild>
                                    <w:div w:id="14885859">
                                      <w:marLeft w:val="0"/>
                                      <w:marRight w:val="0"/>
                                      <w:marTop w:val="0"/>
                                      <w:marBottom w:val="0"/>
                                      <w:divBdr>
                                        <w:top w:val="none" w:sz="0" w:space="0" w:color="auto"/>
                                        <w:left w:val="none" w:sz="0" w:space="0" w:color="auto"/>
                                        <w:bottom w:val="none" w:sz="0" w:space="0" w:color="auto"/>
                                        <w:right w:val="none" w:sz="0" w:space="0" w:color="auto"/>
                                      </w:divBdr>
                                      <w:divsChild>
                                        <w:div w:id="19241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6872866">
      <w:bodyDiv w:val="1"/>
      <w:marLeft w:val="0"/>
      <w:marRight w:val="0"/>
      <w:marTop w:val="0"/>
      <w:marBottom w:val="0"/>
      <w:divBdr>
        <w:top w:val="none" w:sz="0" w:space="0" w:color="auto"/>
        <w:left w:val="none" w:sz="0" w:space="0" w:color="auto"/>
        <w:bottom w:val="none" w:sz="0" w:space="0" w:color="auto"/>
        <w:right w:val="none" w:sz="0" w:space="0" w:color="auto"/>
      </w:divBdr>
    </w:div>
    <w:div w:id="1760638821">
      <w:bodyDiv w:val="1"/>
      <w:marLeft w:val="0"/>
      <w:marRight w:val="0"/>
      <w:marTop w:val="0"/>
      <w:marBottom w:val="0"/>
      <w:divBdr>
        <w:top w:val="none" w:sz="0" w:space="0" w:color="auto"/>
        <w:left w:val="none" w:sz="0" w:space="0" w:color="auto"/>
        <w:bottom w:val="none" w:sz="0" w:space="0" w:color="auto"/>
        <w:right w:val="none" w:sz="0" w:space="0" w:color="auto"/>
      </w:divBdr>
    </w:div>
    <w:div w:id="1771780562">
      <w:bodyDiv w:val="1"/>
      <w:marLeft w:val="0"/>
      <w:marRight w:val="0"/>
      <w:marTop w:val="0"/>
      <w:marBottom w:val="0"/>
      <w:divBdr>
        <w:top w:val="none" w:sz="0" w:space="0" w:color="auto"/>
        <w:left w:val="none" w:sz="0" w:space="0" w:color="auto"/>
        <w:bottom w:val="none" w:sz="0" w:space="0" w:color="auto"/>
        <w:right w:val="none" w:sz="0" w:space="0" w:color="auto"/>
      </w:divBdr>
    </w:div>
    <w:div w:id="1781415927">
      <w:bodyDiv w:val="1"/>
      <w:marLeft w:val="0"/>
      <w:marRight w:val="0"/>
      <w:marTop w:val="0"/>
      <w:marBottom w:val="0"/>
      <w:divBdr>
        <w:top w:val="none" w:sz="0" w:space="0" w:color="auto"/>
        <w:left w:val="none" w:sz="0" w:space="0" w:color="auto"/>
        <w:bottom w:val="none" w:sz="0" w:space="0" w:color="auto"/>
        <w:right w:val="none" w:sz="0" w:space="0" w:color="auto"/>
      </w:divBdr>
    </w:div>
    <w:div w:id="1803575682">
      <w:bodyDiv w:val="1"/>
      <w:marLeft w:val="0"/>
      <w:marRight w:val="0"/>
      <w:marTop w:val="0"/>
      <w:marBottom w:val="0"/>
      <w:divBdr>
        <w:top w:val="none" w:sz="0" w:space="0" w:color="auto"/>
        <w:left w:val="none" w:sz="0" w:space="0" w:color="auto"/>
        <w:bottom w:val="none" w:sz="0" w:space="0" w:color="auto"/>
        <w:right w:val="none" w:sz="0" w:space="0" w:color="auto"/>
      </w:divBdr>
    </w:div>
    <w:div w:id="1804226561">
      <w:bodyDiv w:val="1"/>
      <w:marLeft w:val="0"/>
      <w:marRight w:val="0"/>
      <w:marTop w:val="0"/>
      <w:marBottom w:val="0"/>
      <w:divBdr>
        <w:top w:val="none" w:sz="0" w:space="0" w:color="auto"/>
        <w:left w:val="none" w:sz="0" w:space="0" w:color="auto"/>
        <w:bottom w:val="none" w:sz="0" w:space="0" w:color="auto"/>
        <w:right w:val="none" w:sz="0" w:space="0" w:color="auto"/>
      </w:divBdr>
    </w:div>
    <w:div w:id="1814636468">
      <w:bodyDiv w:val="1"/>
      <w:marLeft w:val="0"/>
      <w:marRight w:val="0"/>
      <w:marTop w:val="0"/>
      <w:marBottom w:val="0"/>
      <w:divBdr>
        <w:top w:val="none" w:sz="0" w:space="0" w:color="auto"/>
        <w:left w:val="none" w:sz="0" w:space="0" w:color="auto"/>
        <w:bottom w:val="none" w:sz="0" w:space="0" w:color="auto"/>
        <w:right w:val="none" w:sz="0" w:space="0" w:color="auto"/>
      </w:divBdr>
      <w:divsChild>
        <w:div w:id="1362511168">
          <w:marLeft w:val="-30"/>
          <w:marRight w:val="-30"/>
          <w:marTop w:val="0"/>
          <w:marBottom w:val="0"/>
          <w:divBdr>
            <w:top w:val="none" w:sz="0" w:space="0" w:color="auto"/>
            <w:left w:val="none" w:sz="0" w:space="0" w:color="auto"/>
            <w:bottom w:val="none" w:sz="0" w:space="0" w:color="auto"/>
            <w:right w:val="none" w:sz="0" w:space="0" w:color="auto"/>
          </w:divBdr>
          <w:divsChild>
            <w:div w:id="1545214446">
              <w:marLeft w:val="30"/>
              <w:marRight w:val="30"/>
              <w:marTop w:val="30"/>
              <w:marBottom w:val="30"/>
              <w:divBdr>
                <w:top w:val="none" w:sz="0" w:space="0" w:color="auto"/>
                <w:left w:val="none" w:sz="0" w:space="0" w:color="auto"/>
                <w:bottom w:val="none" w:sz="0" w:space="0" w:color="auto"/>
                <w:right w:val="none" w:sz="0" w:space="0" w:color="auto"/>
              </w:divBdr>
            </w:div>
          </w:divsChild>
        </w:div>
        <w:div w:id="1220364349">
          <w:marLeft w:val="0"/>
          <w:marRight w:val="0"/>
          <w:marTop w:val="0"/>
          <w:marBottom w:val="75"/>
          <w:divBdr>
            <w:top w:val="none" w:sz="0" w:space="0" w:color="auto"/>
            <w:left w:val="none" w:sz="0" w:space="0" w:color="auto"/>
            <w:bottom w:val="none" w:sz="0" w:space="0" w:color="auto"/>
            <w:right w:val="none" w:sz="0" w:space="0" w:color="auto"/>
          </w:divBdr>
        </w:div>
      </w:divsChild>
    </w:div>
    <w:div w:id="1852720486">
      <w:bodyDiv w:val="1"/>
      <w:marLeft w:val="0"/>
      <w:marRight w:val="0"/>
      <w:marTop w:val="0"/>
      <w:marBottom w:val="0"/>
      <w:divBdr>
        <w:top w:val="none" w:sz="0" w:space="0" w:color="auto"/>
        <w:left w:val="none" w:sz="0" w:space="0" w:color="auto"/>
        <w:bottom w:val="none" w:sz="0" w:space="0" w:color="auto"/>
        <w:right w:val="none" w:sz="0" w:space="0" w:color="auto"/>
      </w:divBdr>
      <w:divsChild>
        <w:div w:id="1093359160">
          <w:marLeft w:val="0"/>
          <w:marRight w:val="0"/>
          <w:marTop w:val="0"/>
          <w:marBottom w:val="0"/>
          <w:divBdr>
            <w:top w:val="none" w:sz="0" w:space="0" w:color="auto"/>
            <w:left w:val="none" w:sz="0" w:space="0" w:color="auto"/>
            <w:bottom w:val="none" w:sz="0" w:space="0" w:color="auto"/>
            <w:right w:val="none" w:sz="0" w:space="0" w:color="auto"/>
          </w:divBdr>
        </w:div>
      </w:divsChild>
    </w:div>
    <w:div w:id="1857621691">
      <w:bodyDiv w:val="1"/>
      <w:marLeft w:val="0"/>
      <w:marRight w:val="0"/>
      <w:marTop w:val="0"/>
      <w:marBottom w:val="0"/>
      <w:divBdr>
        <w:top w:val="none" w:sz="0" w:space="0" w:color="auto"/>
        <w:left w:val="none" w:sz="0" w:space="0" w:color="auto"/>
        <w:bottom w:val="none" w:sz="0" w:space="0" w:color="auto"/>
        <w:right w:val="none" w:sz="0" w:space="0" w:color="auto"/>
      </w:divBdr>
    </w:div>
    <w:div w:id="1862470178">
      <w:bodyDiv w:val="1"/>
      <w:marLeft w:val="0"/>
      <w:marRight w:val="0"/>
      <w:marTop w:val="0"/>
      <w:marBottom w:val="0"/>
      <w:divBdr>
        <w:top w:val="none" w:sz="0" w:space="0" w:color="auto"/>
        <w:left w:val="none" w:sz="0" w:space="0" w:color="auto"/>
        <w:bottom w:val="none" w:sz="0" w:space="0" w:color="auto"/>
        <w:right w:val="none" w:sz="0" w:space="0" w:color="auto"/>
      </w:divBdr>
    </w:div>
    <w:div w:id="1916352948">
      <w:bodyDiv w:val="1"/>
      <w:marLeft w:val="0"/>
      <w:marRight w:val="0"/>
      <w:marTop w:val="0"/>
      <w:marBottom w:val="0"/>
      <w:divBdr>
        <w:top w:val="none" w:sz="0" w:space="0" w:color="auto"/>
        <w:left w:val="none" w:sz="0" w:space="0" w:color="auto"/>
        <w:bottom w:val="none" w:sz="0" w:space="0" w:color="auto"/>
        <w:right w:val="none" w:sz="0" w:space="0" w:color="auto"/>
      </w:divBdr>
      <w:divsChild>
        <w:div w:id="29996225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29070084">
      <w:bodyDiv w:val="1"/>
      <w:marLeft w:val="0"/>
      <w:marRight w:val="0"/>
      <w:marTop w:val="0"/>
      <w:marBottom w:val="0"/>
      <w:divBdr>
        <w:top w:val="none" w:sz="0" w:space="0" w:color="auto"/>
        <w:left w:val="none" w:sz="0" w:space="0" w:color="auto"/>
        <w:bottom w:val="none" w:sz="0" w:space="0" w:color="auto"/>
        <w:right w:val="none" w:sz="0" w:space="0" w:color="auto"/>
      </w:divBdr>
    </w:div>
    <w:div w:id="1950042719">
      <w:bodyDiv w:val="1"/>
      <w:marLeft w:val="0"/>
      <w:marRight w:val="0"/>
      <w:marTop w:val="0"/>
      <w:marBottom w:val="0"/>
      <w:divBdr>
        <w:top w:val="none" w:sz="0" w:space="0" w:color="auto"/>
        <w:left w:val="none" w:sz="0" w:space="0" w:color="auto"/>
        <w:bottom w:val="none" w:sz="0" w:space="0" w:color="auto"/>
        <w:right w:val="none" w:sz="0" w:space="0" w:color="auto"/>
      </w:divBdr>
      <w:divsChild>
        <w:div w:id="161362784">
          <w:marLeft w:val="-30"/>
          <w:marRight w:val="-30"/>
          <w:marTop w:val="0"/>
          <w:marBottom w:val="0"/>
          <w:divBdr>
            <w:top w:val="none" w:sz="0" w:space="0" w:color="auto"/>
            <w:left w:val="none" w:sz="0" w:space="0" w:color="auto"/>
            <w:bottom w:val="none" w:sz="0" w:space="0" w:color="auto"/>
            <w:right w:val="none" w:sz="0" w:space="0" w:color="auto"/>
          </w:divBdr>
          <w:divsChild>
            <w:div w:id="529684433">
              <w:marLeft w:val="30"/>
              <w:marRight w:val="30"/>
              <w:marTop w:val="30"/>
              <w:marBottom w:val="30"/>
              <w:divBdr>
                <w:top w:val="none" w:sz="0" w:space="0" w:color="auto"/>
                <w:left w:val="none" w:sz="0" w:space="0" w:color="auto"/>
                <w:bottom w:val="none" w:sz="0" w:space="0" w:color="auto"/>
                <w:right w:val="none" w:sz="0" w:space="0" w:color="auto"/>
              </w:divBdr>
            </w:div>
          </w:divsChild>
        </w:div>
        <w:div w:id="517931585">
          <w:marLeft w:val="0"/>
          <w:marRight w:val="0"/>
          <w:marTop w:val="0"/>
          <w:marBottom w:val="75"/>
          <w:divBdr>
            <w:top w:val="none" w:sz="0" w:space="0" w:color="auto"/>
            <w:left w:val="none" w:sz="0" w:space="0" w:color="auto"/>
            <w:bottom w:val="none" w:sz="0" w:space="0" w:color="auto"/>
            <w:right w:val="none" w:sz="0" w:space="0" w:color="auto"/>
          </w:divBdr>
        </w:div>
      </w:divsChild>
    </w:div>
    <w:div w:id="1954704680">
      <w:bodyDiv w:val="1"/>
      <w:marLeft w:val="0"/>
      <w:marRight w:val="0"/>
      <w:marTop w:val="0"/>
      <w:marBottom w:val="0"/>
      <w:divBdr>
        <w:top w:val="none" w:sz="0" w:space="0" w:color="auto"/>
        <w:left w:val="none" w:sz="0" w:space="0" w:color="auto"/>
        <w:bottom w:val="none" w:sz="0" w:space="0" w:color="auto"/>
        <w:right w:val="none" w:sz="0" w:space="0" w:color="auto"/>
      </w:divBdr>
    </w:div>
    <w:div w:id="1962150254">
      <w:bodyDiv w:val="1"/>
      <w:marLeft w:val="0"/>
      <w:marRight w:val="0"/>
      <w:marTop w:val="0"/>
      <w:marBottom w:val="0"/>
      <w:divBdr>
        <w:top w:val="none" w:sz="0" w:space="0" w:color="auto"/>
        <w:left w:val="none" w:sz="0" w:space="0" w:color="auto"/>
        <w:bottom w:val="none" w:sz="0" w:space="0" w:color="auto"/>
        <w:right w:val="none" w:sz="0" w:space="0" w:color="auto"/>
      </w:divBdr>
    </w:div>
    <w:div w:id="1980573093">
      <w:bodyDiv w:val="1"/>
      <w:marLeft w:val="0"/>
      <w:marRight w:val="0"/>
      <w:marTop w:val="0"/>
      <w:marBottom w:val="0"/>
      <w:divBdr>
        <w:top w:val="none" w:sz="0" w:space="0" w:color="auto"/>
        <w:left w:val="none" w:sz="0" w:space="0" w:color="auto"/>
        <w:bottom w:val="none" w:sz="0" w:space="0" w:color="auto"/>
        <w:right w:val="none" w:sz="0" w:space="0" w:color="auto"/>
      </w:divBdr>
      <w:divsChild>
        <w:div w:id="415369027">
          <w:marLeft w:val="0"/>
          <w:marRight w:val="0"/>
          <w:marTop w:val="0"/>
          <w:marBottom w:val="0"/>
          <w:divBdr>
            <w:top w:val="none" w:sz="0" w:space="0" w:color="auto"/>
            <w:left w:val="none" w:sz="0" w:space="0" w:color="auto"/>
            <w:bottom w:val="none" w:sz="0" w:space="0" w:color="auto"/>
            <w:right w:val="none" w:sz="0" w:space="0" w:color="auto"/>
          </w:divBdr>
          <w:divsChild>
            <w:div w:id="1690986574">
              <w:marLeft w:val="0"/>
              <w:marRight w:val="0"/>
              <w:marTop w:val="0"/>
              <w:marBottom w:val="0"/>
              <w:divBdr>
                <w:top w:val="none" w:sz="0" w:space="0" w:color="auto"/>
                <w:left w:val="none" w:sz="0" w:space="0" w:color="auto"/>
                <w:bottom w:val="none" w:sz="0" w:space="0" w:color="auto"/>
                <w:right w:val="none" w:sz="0" w:space="0" w:color="auto"/>
              </w:divBdr>
              <w:divsChild>
                <w:div w:id="496768490">
                  <w:marLeft w:val="0"/>
                  <w:marRight w:val="0"/>
                  <w:marTop w:val="0"/>
                  <w:marBottom w:val="0"/>
                  <w:divBdr>
                    <w:top w:val="none" w:sz="0" w:space="0" w:color="auto"/>
                    <w:left w:val="none" w:sz="0" w:space="0" w:color="auto"/>
                    <w:bottom w:val="none" w:sz="0" w:space="0" w:color="auto"/>
                    <w:right w:val="none" w:sz="0" w:space="0" w:color="auto"/>
                  </w:divBdr>
                </w:div>
                <w:div w:id="790251387">
                  <w:marLeft w:val="0"/>
                  <w:marRight w:val="0"/>
                  <w:marTop w:val="0"/>
                  <w:marBottom w:val="0"/>
                  <w:divBdr>
                    <w:top w:val="none" w:sz="0" w:space="0" w:color="auto"/>
                    <w:left w:val="none" w:sz="0" w:space="0" w:color="auto"/>
                    <w:bottom w:val="none" w:sz="0" w:space="0" w:color="auto"/>
                    <w:right w:val="none" w:sz="0" w:space="0" w:color="auto"/>
                  </w:divBdr>
                </w:div>
                <w:div w:id="1458333065">
                  <w:marLeft w:val="0"/>
                  <w:marRight w:val="0"/>
                  <w:marTop w:val="0"/>
                  <w:marBottom w:val="0"/>
                  <w:divBdr>
                    <w:top w:val="none" w:sz="0" w:space="0" w:color="auto"/>
                    <w:left w:val="none" w:sz="0" w:space="0" w:color="auto"/>
                    <w:bottom w:val="none" w:sz="0" w:space="0" w:color="auto"/>
                    <w:right w:val="none" w:sz="0" w:space="0" w:color="auto"/>
                  </w:divBdr>
                </w:div>
                <w:div w:id="1295020926">
                  <w:marLeft w:val="0"/>
                  <w:marRight w:val="0"/>
                  <w:marTop w:val="0"/>
                  <w:marBottom w:val="0"/>
                  <w:divBdr>
                    <w:top w:val="none" w:sz="0" w:space="0" w:color="auto"/>
                    <w:left w:val="none" w:sz="0" w:space="0" w:color="auto"/>
                    <w:bottom w:val="none" w:sz="0" w:space="0" w:color="auto"/>
                    <w:right w:val="none" w:sz="0" w:space="0" w:color="auto"/>
                  </w:divBdr>
                </w:div>
                <w:div w:id="1078753082">
                  <w:marLeft w:val="0"/>
                  <w:marRight w:val="0"/>
                  <w:marTop w:val="0"/>
                  <w:marBottom w:val="0"/>
                  <w:divBdr>
                    <w:top w:val="none" w:sz="0" w:space="0" w:color="auto"/>
                    <w:left w:val="none" w:sz="0" w:space="0" w:color="auto"/>
                    <w:bottom w:val="none" w:sz="0" w:space="0" w:color="auto"/>
                    <w:right w:val="none" w:sz="0" w:space="0" w:color="auto"/>
                  </w:divBdr>
                </w:div>
                <w:div w:id="130178257">
                  <w:marLeft w:val="0"/>
                  <w:marRight w:val="0"/>
                  <w:marTop w:val="0"/>
                  <w:marBottom w:val="0"/>
                  <w:divBdr>
                    <w:top w:val="none" w:sz="0" w:space="0" w:color="auto"/>
                    <w:left w:val="none" w:sz="0" w:space="0" w:color="auto"/>
                    <w:bottom w:val="none" w:sz="0" w:space="0" w:color="auto"/>
                    <w:right w:val="none" w:sz="0" w:space="0" w:color="auto"/>
                  </w:divBdr>
                </w:div>
                <w:div w:id="1343782379">
                  <w:marLeft w:val="0"/>
                  <w:marRight w:val="0"/>
                  <w:marTop w:val="0"/>
                  <w:marBottom w:val="0"/>
                  <w:divBdr>
                    <w:top w:val="none" w:sz="0" w:space="0" w:color="auto"/>
                    <w:left w:val="none" w:sz="0" w:space="0" w:color="auto"/>
                    <w:bottom w:val="none" w:sz="0" w:space="0" w:color="auto"/>
                    <w:right w:val="none" w:sz="0" w:space="0" w:color="auto"/>
                  </w:divBdr>
                </w:div>
                <w:div w:id="1773894344">
                  <w:marLeft w:val="0"/>
                  <w:marRight w:val="0"/>
                  <w:marTop w:val="0"/>
                  <w:marBottom w:val="0"/>
                  <w:divBdr>
                    <w:top w:val="none" w:sz="0" w:space="0" w:color="auto"/>
                    <w:left w:val="none" w:sz="0" w:space="0" w:color="auto"/>
                    <w:bottom w:val="none" w:sz="0" w:space="0" w:color="auto"/>
                    <w:right w:val="none" w:sz="0" w:space="0" w:color="auto"/>
                  </w:divBdr>
                  <w:divsChild>
                    <w:div w:id="1341201522">
                      <w:marLeft w:val="0"/>
                      <w:marRight w:val="0"/>
                      <w:marTop w:val="0"/>
                      <w:marBottom w:val="0"/>
                      <w:divBdr>
                        <w:top w:val="none" w:sz="0" w:space="0" w:color="auto"/>
                        <w:left w:val="none" w:sz="0" w:space="0" w:color="auto"/>
                        <w:bottom w:val="none" w:sz="0" w:space="0" w:color="auto"/>
                        <w:right w:val="none" w:sz="0" w:space="0" w:color="auto"/>
                      </w:divBdr>
                    </w:div>
                    <w:div w:id="1639410710">
                      <w:marLeft w:val="0"/>
                      <w:marRight w:val="0"/>
                      <w:marTop w:val="0"/>
                      <w:marBottom w:val="0"/>
                      <w:divBdr>
                        <w:top w:val="none" w:sz="0" w:space="0" w:color="auto"/>
                        <w:left w:val="none" w:sz="0" w:space="0" w:color="auto"/>
                        <w:bottom w:val="none" w:sz="0" w:space="0" w:color="auto"/>
                        <w:right w:val="none" w:sz="0" w:space="0" w:color="auto"/>
                      </w:divBdr>
                    </w:div>
                    <w:div w:id="729813241">
                      <w:marLeft w:val="0"/>
                      <w:marRight w:val="0"/>
                      <w:marTop w:val="0"/>
                      <w:marBottom w:val="0"/>
                      <w:divBdr>
                        <w:top w:val="none" w:sz="0" w:space="0" w:color="auto"/>
                        <w:left w:val="none" w:sz="0" w:space="0" w:color="auto"/>
                        <w:bottom w:val="none" w:sz="0" w:space="0" w:color="auto"/>
                        <w:right w:val="none" w:sz="0" w:space="0" w:color="auto"/>
                      </w:divBdr>
                    </w:div>
                    <w:div w:id="927157910">
                      <w:marLeft w:val="0"/>
                      <w:marRight w:val="0"/>
                      <w:marTop w:val="0"/>
                      <w:marBottom w:val="0"/>
                      <w:divBdr>
                        <w:top w:val="none" w:sz="0" w:space="0" w:color="auto"/>
                        <w:left w:val="none" w:sz="0" w:space="0" w:color="auto"/>
                        <w:bottom w:val="none" w:sz="0" w:space="0" w:color="auto"/>
                        <w:right w:val="none" w:sz="0" w:space="0" w:color="auto"/>
                      </w:divBdr>
                    </w:div>
                    <w:div w:id="2007855306">
                      <w:marLeft w:val="0"/>
                      <w:marRight w:val="0"/>
                      <w:marTop w:val="0"/>
                      <w:marBottom w:val="0"/>
                      <w:divBdr>
                        <w:top w:val="none" w:sz="0" w:space="0" w:color="auto"/>
                        <w:left w:val="none" w:sz="0" w:space="0" w:color="auto"/>
                        <w:bottom w:val="none" w:sz="0" w:space="0" w:color="auto"/>
                        <w:right w:val="none" w:sz="0" w:space="0" w:color="auto"/>
                      </w:divBdr>
                    </w:div>
                    <w:div w:id="263995434">
                      <w:marLeft w:val="0"/>
                      <w:marRight w:val="0"/>
                      <w:marTop w:val="0"/>
                      <w:marBottom w:val="0"/>
                      <w:divBdr>
                        <w:top w:val="none" w:sz="0" w:space="0" w:color="auto"/>
                        <w:left w:val="none" w:sz="0" w:space="0" w:color="auto"/>
                        <w:bottom w:val="none" w:sz="0" w:space="0" w:color="auto"/>
                        <w:right w:val="none" w:sz="0" w:space="0" w:color="auto"/>
                      </w:divBdr>
                    </w:div>
                    <w:div w:id="8387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73622">
          <w:marLeft w:val="0"/>
          <w:marRight w:val="0"/>
          <w:marTop w:val="0"/>
          <w:marBottom w:val="0"/>
          <w:divBdr>
            <w:top w:val="none" w:sz="0" w:space="0" w:color="auto"/>
            <w:left w:val="none" w:sz="0" w:space="0" w:color="auto"/>
            <w:bottom w:val="none" w:sz="0" w:space="0" w:color="auto"/>
            <w:right w:val="none" w:sz="0" w:space="0" w:color="auto"/>
          </w:divBdr>
          <w:divsChild>
            <w:div w:id="1159616035">
              <w:marLeft w:val="0"/>
              <w:marRight w:val="0"/>
              <w:marTop w:val="0"/>
              <w:marBottom w:val="0"/>
              <w:divBdr>
                <w:top w:val="none" w:sz="0" w:space="0" w:color="auto"/>
                <w:left w:val="none" w:sz="0" w:space="0" w:color="auto"/>
                <w:bottom w:val="none" w:sz="0" w:space="0" w:color="auto"/>
                <w:right w:val="none" w:sz="0" w:space="0" w:color="auto"/>
              </w:divBdr>
              <w:divsChild>
                <w:div w:id="475027968">
                  <w:marLeft w:val="0"/>
                  <w:marRight w:val="0"/>
                  <w:marTop w:val="0"/>
                  <w:marBottom w:val="0"/>
                  <w:divBdr>
                    <w:top w:val="none" w:sz="0" w:space="0" w:color="auto"/>
                    <w:left w:val="none" w:sz="0" w:space="0" w:color="auto"/>
                    <w:bottom w:val="none" w:sz="0" w:space="0" w:color="auto"/>
                    <w:right w:val="none" w:sz="0" w:space="0" w:color="auto"/>
                  </w:divBdr>
                </w:div>
                <w:div w:id="1691028580">
                  <w:marLeft w:val="0"/>
                  <w:marRight w:val="0"/>
                  <w:marTop w:val="0"/>
                  <w:marBottom w:val="0"/>
                  <w:divBdr>
                    <w:top w:val="none" w:sz="0" w:space="0" w:color="auto"/>
                    <w:left w:val="none" w:sz="0" w:space="0" w:color="auto"/>
                    <w:bottom w:val="none" w:sz="0" w:space="0" w:color="auto"/>
                    <w:right w:val="none" w:sz="0" w:space="0" w:color="auto"/>
                  </w:divBdr>
                </w:div>
                <w:div w:id="1875851211">
                  <w:marLeft w:val="0"/>
                  <w:marRight w:val="0"/>
                  <w:marTop w:val="0"/>
                  <w:marBottom w:val="0"/>
                  <w:divBdr>
                    <w:top w:val="none" w:sz="0" w:space="0" w:color="auto"/>
                    <w:left w:val="none" w:sz="0" w:space="0" w:color="auto"/>
                    <w:bottom w:val="none" w:sz="0" w:space="0" w:color="auto"/>
                    <w:right w:val="none" w:sz="0" w:space="0" w:color="auto"/>
                  </w:divBdr>
                </w:div>
                <w:div w:id="6834489">
                  <w:marLeft w:val="0"/>
                  <w:marRight w:val="0"/>
                  <w:marTop w:val="0"/>
                  <w:marBottom w:val="0"/>
                  <w:divBdr>
                    <w:top w:val="none" w:sz="0" w:space="0" w:color="auto"/>
                    <w:left w:val="none" w:sz="0" w:space="0" w:color="auto"/>
                    <w:bottom w:val="none" w:sz="0" w:space="0" w:color="auto"/>
                    <w:right w:val="none" w:sz="0" w:space="0" w:color="auto"/>
                  </w:divBdr>
                </w:div>
                <w:div w:id="1019697281">
                  <w:marLeft w:val="0"/>
                  <w:marRight w:val="0"/>
                  <w:marTop w:val="0"/>
                  <w:marBottom w:val="0"/>
                  <w:divBdr>
                    <w:top w:val="none" w:sz="0" w:space="0" w:color="auto"/>
                    <w:left w:val="none" w:sz="0" w:space="0" w:color="auto"/>
                    <w:bottom w:val="none" w:sz="0" w:space="0" w:color="auto"/>
                    <w:right w:val="none" w:sz="0" w:space="0" w:color="auto"/>
                  </w:divBdr>
                </w:div>
                <w:div w:id="2065595670">
                  <w:marLeft w:val="0"/>
                  <w:marRight w:val="0"/>
                  <w:marTop w:val="0"/>
                  <w:marBottom w:val="0"/>
                  <w:divBdr>
                    <w:top w:val="none" w:sz="0" w:space="0" w:color="auto"/>
                    <w:left w:val="none" w:sz="0" w:space="0" w:color="auto"/>
                    <w:bottom w:val="none" w:sz="0" w:space="0" w:color="auto"/>
                    <w:right w:val="none" w:sz="0" w:space="0" w:color="auto"/>
                  </w:divBdr>
                </w:div>
                <w:div w:id="1519345087">
                  <w:marLeft w:val="0"/>
                  <w:marRight w:val="0"/>
                  <w:marTop w:val="0"/>
                  <w:marBottom w:val="0"/>
                  <w:divBdr>
                    <w:top w:val="none" w:sz="0" w:space="0" w:color="auto"/>
                    <w:left w:val="none" w:sz="0" w:space="0" w:color="auto"/>
                    <w:bottom w:val="none" w:sz="0" w:space="0" w:color="auto"/>
                    <w:right w:val="none" w:sz="0" w:space="0" w:color="auto"/>
                  </w:divBdr>
                </w:div>
                <w:div w:id="167406980">
                  <w:marLeft w:val="0"/>
                  <w:marRight w:val="0"/>
                  <w:marTop w:val="0"/>
                  <w:marBottom w:val="0"/>
                  <w:divBdr>
                    <w:top w:val="none" w:sz="0" w:space="0" w:color="auto"/>
                    <w:left w:val="none" w:sz="0" w:space="0" w:color="auto"/>
                    <w:bottom w:val="none" w:sz="0" w:space="0" w:color="auto"/>
                    <w:right w:val="none" w:sz="0" w:space="0" w:color="auto"/>
                  </w:divBdr>
                </w:div>
                <w:div w:id="2017884860">
                  <w:marLeft w:val="0"/>
                  <w:marRight w:val="0"/>
                  <w:marTop w:val="0"/>
                  <w:marBottom w:val="0"/>
                  <w:divBdr>
                    <w:top w:val="none" w:sz="0" w:space="0" w:color="auto"/>
                    <w:left w:val="none" w:sz="0" w:space="0" w:color="auto"/>
                    <w:bottom w:val="none" w:sz="0" w:space="0" w:color="auto"/>
                    <w:right w:val="none" w:sz="0" w:space="0" w:color="auto"/>
                  </w:divBdr>
                </w:div>
                <w:div w:id="407654939">
                  <w:marLeft w:val="0"/>
                  <w:marRight w:val="0"/>
                  <w:marTop w:val="0"/>
                  <w:marBottom w:val="0"/>
                  <w:divBdr>
                    <w:top w:val="none" w:sz="0" w:space="0" w:color="auto"/>
                    <w:left w:val="none" w:sz="0" w:space="0" w:color="auto"/>
                    <w:bottom w:val="none" w:sz="0" w:space="0" w:color="auto"/>
                    <w:right w:val="none" w:sz="0" w:space="0" w:color="auto"/>
                  </w:divBdr>
                </w:div>
                <w:div w:id="1681807794">
                  <w:marLeft w:val="0"/>
                  <w:marRight w:val="0"/>
                  <w:marTop w:val="0"/>
                  <w:marBottom w:val="0"/>
                  <w:divBdr>
                    <w:top w:val="none" w:sz="0" w:space="0" w:color="auto"/>
                    <w:left w:val="none" w:sz="0" w:space="0" w:color="auto"/>
                    <w:bottom w:val="none" w:sz="0" w:space="0" w:color="auto"/>
                    <w:right w:val="none" w:sz="0" w:space="0" w:color="auto"/>
                  </w:divBdr>
                </w:div>
                <w:div w:id="647513525">
                  <w:marLeft w:val="0"/>
                  <w:marRight w:val="0"/>
                  <w:marTop w:val="0"/>
                  <w:marBottom w:val="0"/>
                  <w:divBdr>
                    <w:top w:val="none" w:sz="0" w:space="0" w:color="auto"/>
                    <w:left w:val="none" w:sz="0" w:space="0" w:color="auto"/>
                    <w:bottom w:val="none" w:sz="0" w:space="0" w:color="auto"/>
                    <w:right w:val="none" w:sz="0" w:space="0" w:color="auto"/>
                  </w:divBdr>
                </w:div>
                <w:div w:id="1581408088">
                  <w:marLeft w:val="0"/>
                  <w:marRight w:val="0"/>
                  <w:marTop w:val="0"/>
                  <w:marBottom w:val="0"/>
                  <w:divBdr>
                    <w:top w:val="none" w:sz="0" w:space="0" w:color="auto"/>
                    <w:left w:val="none" w:sz="0" w:space="0" w:color="auto"/>
                    <w:bottom w:val="none" w:sz="0" w:space="0" w:color="auto"/>
                    <w:right w:val="none" w:sz="0" w:space="0" w:color="auto"/>
                  </w:divBdr>
                </w:div>
                <w:div w:id="522520442">
                  <w:marLeft w:val="0"/>
                  <w:marRight w:val="0"/>
                  <w:marTop w:val="0"/>
                  <w:marBottom w:val="0"/>
                  <w:divBdr>
                    <w:top w:val="none" w:sz="0" w:space="0" w:color="auto"/>
                    <w:left w:val="none" w:sz="0" w:space="0" w:color="auto"/>
                    <w:bottom w:val="none" w:sz="0" w:space="0" w:color="auto"/>
                    <w:right w:val="none" w:sz="0" w:space="0" w:color="auto"/>
                  </w:divBdr>
                  <w:divsChild>
                    <w:div w:id="1316835634">
                      <w:marLeft w:val="0"/>
                      <w:marRight w:val="0"/>
                      <w:marTop w:val="0"/>
                      <w:marBottom w:val="0"/>
                      <w:divBdr>
                        <w:top w:val="none" w:sz="0" w:space="0" w:color="auto"/>
                        <w:left w:val="none" w:sz="0" w:space="0" w:color="auto"/>
                        <w:bottom w:val="none" w:sz="0" w:space="0" w:color="auto"/>
                        <w:right w:val="none" w:sz="0" w:space="0" w:color="auto"/>
                      </w:divBdr>
                    </w:div>
                    <w:div w:id="243105510">
                      <w:marLeft w:val="0"/>
                      <w:marRight w:val="0"/>
                      <w:marTop w:val="0"/>
                      <w:marBottom w:val="0"/>
                      <w:divBdr>
                        <w:top w:val="none" w:sz="0" w:space="0" w:color="auto"/>
                        <w:left w:val="none" w:sz="0" w:space="0" w:color="auto"/>
                        <w:bottom w:val="none" w:sz="0" w:space="0" w:color="auto"/>
                        <w:right w:val="none" w:sz="0" w:space="0" w:color="auto"/>
                      </w:divBdr>
                    </w:div>
                    <w:div w:id="1647516689">
                      <w:marLeft w:val="0"/>
                      <w:marRight w:val="0"/>
                      <w:marTop w:val="0"/>
                      <w:marBottom w:val="0"/>
                      <w:divBdr>
                        <w:top w:val="none" w:sz="0" w:space="0" w:color="auto"/>
                        <w:left w:val="none" w:sz="0" w:space="0" w:color="auto"/>
                        <w:bottom w:val="none" w:sz="0" w:space="0" w:color="auto"/>
                        <w:right w:val="none" w:sz="0" w:space="0" w:color="auto"/>
                      </w:divBdr>
                    </w:div>
                    <w:div w:id="1043603802">
                      <w:marLeft w:val="0"/>
                      <w:marRight w:val="0"/>
                      <w:marTop w:val="0"/>
                      <w:marBottom w:val="0"/>
                      <w:divBdr>
                        <w:top w:val="none" w:sz="0" w:space="0" w:color="auto"/>
                        <w:left w:val="none" w:sz="0" w:space="0" w:color="auto"/>
                        <w:bottom w:val="none" w:sz="0" w:space="0" w:color="auto"/>
                        <w:right w:val="none" w:sz="0" w:space="0" w:color="auto"/>
                      </w:divBdr>
                    </w:div>
                    <w:div w:id="439224367">
                      <w:marLeft w:val="0"/>
                      <w:marRight w:val="0"/>
                      <w:marTop w:val="0"/>
                      <w:marBottom w:val="0"/>
                      <w:divBdr>
                        <w:top w:val="none" w:sz="0" w:space="0" w:color="auto"/>
                        <w:left w:val="none" w:sz="0" w:space="0" w:color="auto"/>
                        <w:bottom w:val="none" w:sz="0" w:space="0" w:color="auto"/>
                        <w:right w:val="none" w:sz="0" w:space="0" w:color="auto"/>
                      </w:divBdr>
                    </w:div>
                    <w:div w:id="1817840176">
                      <w:marLeft w:val="0"/>
                      <w:marRight w:val="0"/>
                      <w:marTop w:val="0"/>
                      <w:marBottom w:val="0"/>
                      <w:divBdr>
                        <w:top w:val="none" w:sz="0" w:space="0" w:color="auto"/>
                        <w:left w:val="none" w:sz="0" w:space="0" w:color="auto"/>
                        <w:bottom w:val="none" w:sz="0" w:space="0" w:color="auto"/>
                        <w:right w:val="none" w:sz="0" w:space="0" w:color="auto"/>
                      </w:divBdr>
                    </w:div>
                    <w:div w:id="1367173302">
                      <w:marLeft w:val="0"/>
                      <w:marRight w:val="0"/>
                      <w:marTop w:val="0"/>
                      <w:marBottom w:val="0"/>
                      <w:divBdr>
                        <w:top w:val="none" w:sz="0" w:space="0" w:color="auto"/>
                        <w:left w:val="none" w:sz="0" w:space="0" w:color="auto"/>
                        <w:bottom w:val="none" w:sz="0" w:space="0" w:color="auto"/>
                        <w:right w:val="none" w:sz="0" w:space="0" w:color="auto"/>
                      </w:divBdr>
                    </w:div>
                    <w:div w:id="997076798">
                      <w:marLeft w:val="0"/>
                      <w:marRight w:val="0"/>
                      <w:marTop w:val="0"/>
                      <w:marBottom w:val="0"/>
                      <w:divBdr>
                        <w:top w:val="none" w:sz="0" w:space="0" w:color="auto"/>
                        <w:left w:val="none" w:sz="0" w:space="0" w:color="auto"/>
                        <w:bottom w:val="none" w:sz="0" w:space="0" w:color="auto"/>
                        <w:right w:val="none" w:sz="0" w:space="0" w:color="auto"/>
                      </w:divBdr>
                    </w:div>
                    <w:div w:id="23289777">
                      <w:marLeft w:val="0"/>
                      <w:marRight w:val="0"/>
                      <w:marTop w:val="0"/>
                      <w:marBottom w:val="0"/>
                      <w:divBdr>
                        <w:top w:val="none" w:sz="0" w:space="0" w:color="auto"/>
                        <w:left w:val="none" w:sz="0" w:space="0" w:color="auto"/>
                        <w:bottom w:val="none" w:sz="0" w:space="0" w:color="auto"/>
                        <w:right w:val="none" w:sz="0" w:space="0" w:color="auto"/>
                      </w:divBdr>
                    </w:div>
                    <w:div w:id="752822142">
                      <w:marLeft w:val="0"/>
                      <w:marRight w:val="0"/>
                      <w:marTop w:val="0"/>
                      <w:marBottom w:val="0"/>
                      <w:divBdr>
                        <w:top w:val="none" w:sz="0" w:space="0" w:color="auto"/>
                        <w:left w:val="none" w:sz="0" w:space="0" w:color="auto"/>
                        <w:bottom w:val="none" w:sz="0" w:space="0" w:color="auto"/>
                        <w:right w:val="none" w:sz="0" w:space="0" w:color="auto"/>
                      </w:divBdr>
                    </w:div>
                    <w:div w:id="396511869">
                      <w:marLeft w:val="0"/>
                      <w:marRight w:val="0"/>
                      <w:marTop w:val="0"/>
                      <w:marBottom w:val="0"/>
                      <w:divBdr>
                        <w:top w:val="none" w:sz="0" w:space="0" w:color="auto"/>
                        <w:left w:val="none" w:sz="0" w:space="0" w:color="auto"/>
                        <w:bottom w:val="none" w:sz="0" w:space="0" w:color="auto"/>
                        <w:right w:val="none" w:sz="0" w:space="0" w:color="auto"/>
                      </w:divBdr>
                    </w:div>
                    <w:div w:id="1189952305">
                      <w:marLeft w:val="0"/>
                      <w:marRight w:val="0"/>
                      <w:marTop w:val="0"/>
                      <w:marBottom w:val="0"/>
                      <w:divBdr>
                        <w:top w:val="none" w:sz="0" w:space="0" w:color="auto"/>
                        <w:left w:val="none" w:sz="0" w:space="0" w:color="auto"/>
                        <w:bottom w:val="none" w:sz="0" w:space="0" w:color="auto"/>
                        <w:right w:val="none" w:sz="0" w:space="0" w:color="auto"/>
                      </w:divBdr>
                    </w:div>
                    <w:div w:id="16774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36796">
          <w:marLeft w:val="0"/>
          <w:marRight w:val="0"/>
          <w:marTop w:val="0"/>
          <w:marBottom w:val="0"/>
          <w:divBdr>
            <w:top w:val="none" w:sz="0" w:space="0" w:color="auto"/>
            <w:left w:val="none" w:sz="0" w:space="0" w:color="auto"/>
            <w:bottom w:val="none" w:sz="0" w:space="0" w:color="auto"/>
            <w:right w:val="none" w:sz="0" w:space="0" w:color="auto"/>
          </w:divBdr>
          <w:divsChild>
            <w:div w:id="639727954">
              <w:marLeft w:val="0"/>
              <w:marRight w:val="0"/>
              <w:marTop w:val="0"/>
              <w:marBottom w:val="0"/>
              <w:divBdr>
                <w:top w:val="none" w:sz="0" w:space="0" w:color="auto"/>
                <w:left w:val="none" w:sz="0" w:space="0" w:color="auto"/>
                <w:bottom w:val="none" w:sz="0" w:space="0" w:color="auto"/>
                <w:right w:val="none" w:sz="0" w:space="0" w:color="auto"/>
              </w:divBdr>
              <w:divsChild>
                <w:div w:id="826092197">
                  <w:marLeft w:val="0"/>
                  <w:marRight w:val="0"/>
                  <w:marTop w:val="0"/>
                  <w:marBottom w:val="0"/>
                  <w:divBdr>
                    <w:top w:val="none" w:sz="0" w:space="0" w:color="auto"/>
                    <w:left w:val="none" w:sz="0" w:space="0" w:color="auto"/>
                    <w:bottom w:val="none" w:sz="0" w:space="0" w:color="auto"/>
                    <w:right w:val="none" w:sz="0" w:space="0" w:color="auto"/>
                  </w:divBdr>
                </w:div>
                <w:div w:id="369767072">
                  <w:marLeft w:val="0"/>
                  <w:marRight w:val="0"/>
                  <w:marTop w:val="0"/>
                  <w:marBottom w:val="0"/>
                  <w:divBdr>
                    <w:top w:val="none" w:sz="0" w:space="0" w:color="auto"/>
                    <w:left w:val="none" w:sz="0" w:space="0" w:color="auto"/>
                    <w:bottom w:val="none" w:sz="0" w:space="0" w:color="auto"/>
                    <w:right w:val="none" w:sz="0" w:space="0" w:color="auto"/>
                  </w:divBdr>
                </w:div>
                <w:div w:id="714701006">
                  <w:marLeft w:val="0"/>
                  <w:marRight w:val="0"/>
                  <w:marTop w:val="0"/>
                  <w:marBottom w:val="0"/>
                  <w:divBdr>
                    <w:top w:val="none" w:sz="0" w:space="0" w:color="auto"/>
                    <w:left w:val="none" w:sz="0" w:space="0" w:color="auto"/>
                    <w:bottom w:val="none" w:sz="0" w:space="0" w:color="auto"/>
                    <w:right w:val="none" w:sz="0" w:space="0" w:color="auto"/>
                  </w:divBdr>
                </w:div>
                <w:div w:id="753014540">
                  <w:marLeft w:val="0"/>
                  <w:marRight w:val="0"/>
                  <w:marTop w:val="0"/>
                  <w:marBottom w:val="0"/>
                  <w:divBdr>
                    <w:top w:val="none" w:sz="0" w:space="0" w:color="auto"/>
                    <w:left w:val="none" w:sz="0" w:space="0" w:color="auto"/>
                    <w:bottom w:val="none" w:sz="0" w:space="0" w:color="auto"/>
                    <w:right w:val="none" w:sz="0" w:space="0" w:color="auto"/>
                  </w:divBdr>
                </w:div>
                <w:div w:id="1184444097">
                  <w:marLeft w:val="0"/>
                  <w:marRight w:val="0"/>
                  <w:marTop w:val="0"/>
                  <w:marBottom w:val="0"/>
                  <w:divBdr>
                    <w:top w:val="none" w:sz="0" w:space="0" w:color="auto"/>
                    <w:left w:val="none" w:sz="0" w:space="0" w:color="auto"/>
                    <w:bottom w:val="none" w:sz="0" w:space="0" w:color="auto"/>
                    <w:right w:val="none" w:sz="0" w:space="0" w:color="auto"/>
                  </w:divBdr>
                </w:div>
                <w:div w:id="991367862">
                  <w:marLeft w:val="0"/>
                  <w:marRight w:val="0"/>
                  <w:marTop w:val="0"/>
                  <w:marBottom w:val="0"/>
                  <w:divBdr>
                    <w:top w:val="none" w:sz="0" w:space="0" w:color="auto"/>
                    <w:left w:val="none" w:sz="0" w:space="0" w:color="auto"/>
                    <w:bottom w:val="none" w:sz="0" w:space="0" w:color="auto"/>
                    <w:right w:val="none" w:sz="0" w:space="0" w:color="auto"/>
                  </w:divBdr>
                </w:div>
                <w:div w:id="1790123555">
                  <w:marLeft w:val="0"/>
                  <w:marRight w:val="0"/>
                  <w:marTop w:val="0"/>
                  <w:marBottom w:val="0"/>
                  <w:divBdr>
                    <w:top w:val="none" w:sz="0" w:space="0" w:color="auto"/>
                    <w:left w:val="none" w:sz="0" w:space="0" w:color="auto"/>
                    <w:bottom w:val="none" w:sz="0" w:space="0" w:color="auto"/>
                    <w:right w:val="none" w:sz="0" w:space="0" w:color="auto"/>
                  </w:divBdr>
                </w:div>
                <w:div w:id="609775057">
                  <w:marLeft w:val="0"/>
                  <w:marRight w:val="0"/>
                  <w:marTop w:val="0"/>
                  <w:marBottom w:val="0"/>
                  <w:divBdr>
                    <w:top w:val="none" w:sz="0" w:space="0" w:color="auto"/>
                    <w:left w:val="none" w:sz="0" w:space="0" w:color="auto"/>
                    <w:bottom w:val="none" w:sz="0" w:space="0" w:color="auto"/>
                    <w:right w:val="none" w:sz="0" w:space="0" w:color="auto"/>
                  </w:divBdr>
                </w:div>
                <w:div w:id="621035082">
                  <w:marLeft w:val="0"/>
                  <w:marRight w:val="0"/>
                  <w:marTop w:val="0"/>
                  <w:marBottom w:val="0"/>
                  <w:divBdr>
                    <w:top w:val="none" w:sz="0" w:space="0" w:color="auto"/>
                    <w:left w:val="none" w:sz="0" w:space="0" w:color="auto"/>
                    <w:bottom w:val="none" w:sz="0" w:space="0" w:color="auto"/>
                    <w:right w:val="none" w:sz="0" w:space="0" w:color="auto"/>
                  </w:divBdr>
                </w:div>
                <w:div w:id="851257164">
                  <w:marLeft w:val="0"/>
                  <w:marRight w:val="0"/>
                  <w:marTop w:val="0"/>
                  <w:marBottom w:val="0"/>
                  <w:divBdr>
                    <w:top w:val="none" w:sz="0" w:space="0" w:color="auto"/>
                    <w:left w:val="none" w:sz="0" w:space="0" w:color="auto"/>
                    <w:bottom w:val="none" w:sz="0" w:space="0" w:color="auto"/>
                    <w:right w:val="none" w:sz="0" w:space="0" w:color="auto"/>
                  </w:divBdr>
                </w:div>
                <w:div w:id="770004619">
                  <w:marLeft w:val="0"/>
                  <w:marRight w:val="0"/>
                  <w:marTop w:val="0"/>
                  <w:marBottom w:val="0"/>
                  <w:divBdr>
                    <w:top w:val="none" w:sz="0" w:space="0" w:color="auto"/>
                    <w:left w:val="none" w:sz="0" w:space="0" w:color="auto"/>
                    <w:bottom w:val="none" w:sz="0" w:space="0" w:color="auto"/>
                    <w:right w:val="none" w:sz="0" w:space="0" w:color="auto"/>
                  </w:divBdr>
                </w:div>
                <w:div w:id="912474160">
                  <w:marLeft w:val="0"/>
                  <w:marRight w:val="0"/>
                  <w:marTop w:val="0"/>
                  <w:marBottom w:val="0"/>
                  <w:divBdr>
                    <w:top w:val="none" w:sz="0" w:space="0" w:color="auto"/>
                    <w:left w:val="none" w:sz="0" w:space="0" w:color="auto"/>
                    <w:bottom w:val="none" w:sz="0" w:space="0" w:color="auto"/>
                    <w:right w:val="none" w:sz="0" w:space="0" w:color="auto"/>
                  </w:divBdr>
                </w:div>
                <w:div w:id="2098362586">
                  <w:marLeft w:val="0"/>
                  <w:marRight w:val="0"/>
                  <w:marTop w:val="0"/>
                  <w:marBottom w:val="0"/>
                  <w:divBdr>
                    <w:top w:val="none" w:sz="0" w:space="0" w:color="auto"/>
                    <w:left w:val="none" w:sz="0" w:space="0" w:color="auto"/>
                    <w:bottom w:val="none" w:sz="0" w:space="0" w:color="auto"/>
                    <w:right w:val="none" w:sz="0" w:space="0" w:color="auto"/>
                  </w:divBdr>
                </w:div>
                <w:div w:id="1419793970">
                  <w:marLeft w:val="0"/>
                  <w:marRight w:val="0"/>
                  <w:marTop w:val="0"/>
                  <w:marBottom w:val="0"/>
                  <w:divBdr>
                    <w:top w:val="none" w:sz="0" w:space="0" w:color="auto"/>
                    <w:left w:val="none" w:sz="0" w:space="0" w:color="auto"/>
                    <w:bottom w:val="none" w:sz="0" w:space="0" w:color="auto"/>
                    <w:right w:val="none" w:sz="0" w:space="0" w:color="auto"/>
                  </w:divBdr>
                  <w:divsChild>
                    <w:div w:id="1587692254">
                      <w:marLeft w:val="0"/>
                      <w:marRight w:val="0"/>
                      <w:marTop w:val="0"/>
                      <w:marBottom w:val="0"/>
                      <w:divBdr>
                        <w:top w:val="none" w:sz="0" w:space="0" w:color="auto"/>
                        <w:left w:val="none" w:sz="0" w:space="0" w:color="auto"/>
                        <w:bottom w:val="none" w:sz="0" w:space="0" w:color="auto"/>
                        <w:right w:val="none" w:sz="0" w:space="0" w:color="auto"/>
                      </w:divBdr>
                    </w:div>
                    <w:div w:id="1238906177">
                      <w:marLeft w:val="0"/>
                      <w:marRight w:val="0"/>
                      <w:marTop w:val="0"/>
                      <w:marBottom w:val="0"/>
                      <w:divBdr>
                        <w:top w:val="none" w:sz="0" w:space="0" w:color="auto"/>
                        <w:left w:val="none" w:sz="0" w:space="0" w:color="auto"/>
                        <w:bottom w:val="none" w:sz="0" w:space="0" w:color="auto"/>
                        <w:right w:val="none" w:sz="0" w:space="0" w:color="auto"/>
                      </w:divBdr>
                    </w:div>
                    <w:div w:id="166943379">
                      <w:marLeft w:val="0"/>
                      <w:marRight w:val="0"/>
                      <w:marTop w:val="0"/>
                      <w:marBottom w:val="0"/>
                      <w:divBdr>
                        <w:top w:val="none" w:sz="0" w:space="0" w:color="auto"/>
                        <w:left w:val="none" w:sz="0" w:space="0" w:color="auto"/>
                        <w:bottom w:val="none" w:sz="0" w:space="0" w:color="auto"/>
                        <w:right w:val="none" w:sz="0" w:space="0" w:color="auto"/>
                      </w:divBdr>
                    </w:div>
                    <w:div w:id="1375732755">
                      <w:marLeft w:val="0"/>
                      <w:marRight w:val="0"/>
                      <w:marTop w:val="0"/>
                      <w:marBottom w:val="0"/>
                      <w:divBdr>
                        <w:top w:val="none" w:sz="0" w:space="0" w:color="auto"/>
                        <w:left w:val="none" w:sz="0" w:space="0" w:color="auto"/>
                        <w:bottom w:val="none" w:sz="0" w:space="0" w:color="auto"/>
                        <w:right w:val="none" w:sz="0" w:space="0" w:color="auto"/>
                      </w:divBdr>
                    </w:div>
                    <w:div w:id="1272398587">
                      <w:marLeft w:val="0"/>
                      <w:marRight w:val="0"/>
                      <w:marTop w:val="0"/>
                      <w:marBottom w:val="0"/>
                      <w:divBdr>
                        <w:top w:val="none" w:sz="0" w:space="0" w:color="auto"/>
                        <w:left w:val="none" w:sz="0" w:space="0" w:color="auto"/>
                        <w:bottom w:val="none" w:sz="0" w:space="0" w:color="auto"/>
                        <w:right w:val="none" w:sz="0" w:space="0" w:color="auto"/>
                      </w:divBdr>
                    </w:div>
                    <w:div w:id="1022630604">
                      <w:marLeft w:val="0"/>
                      <w:marRight w:val="0"/>
                      <w:marTop w:val="0"/>
                      <w:marBottom w:val="0"/>
                      <w:divBdr>
                        <w:top w:val="none" w:sz="0" w:space="0" w:color="auto"/>
                        <w:left w:val="none" w:sz="0" w:space="0" w:color="auto"/>
                        <w:bottom w:val="none" w:sz="0" w:space="0" w:color="auto"/>
                        <w:right w:val="none" w:sz="0" w:space="0" w:color="auto"/>
                      </w:divBdr>
                    </w:div>
                    <w:div w:id="218593756">
                      <w:marLeft w:val="0"/>
                      <w:marRight w:val="0"/>
                      <w:marTop w:val="0"/>
                      <w:marBottom w:val="0"/>
                      <w:divBdr>
                        <w:top w:val="none" w:sz="0" w:space="0" w:color="auto"/>
                        <w:left w:val="none" w:sz="0" w:space="0" w:color="auto"/>
                        <w:bottom w:val="none" w:sz="0" w:space="0" w:color="auto"/>
                        <w:right w:val="none" w:sz="0" w:space="0" w:color="auto"/>
                      </w:divBdr>
                    </w:div>
                    <w:div w:id="726684987">
                      <w:marLeft w:val="0"/>
                      <w:marRight w:val="0"/>
                      <w:marTop w:val="0"/>
                      <w:marBottom w:val="0"/>
                      <w:divBdr>
                        <w:top w:val="none" w:sz="0" w:space="0" w:color="auto"/>
                        <w:left w:val="none" w:sz="0" w:space="0" w:color="auto"/>
                        <w:bottom w:val="none" w:sz="0" w:space="0" w:color="auto"/>
                        <w:right w:val="none" w:sz="0" w:space="0" w:color="auto"/>
                      </w:divBdr>
                    </w:div>
                    <w:div w:id="1596094019">
                      <w:marLeft w:val="0"/>
                      <w:marRight w:val="0"/>
                      <w:marTop w:val="0"/>
                      <w:marBottom w:val="0"/>
                      <w:divBdr>
                        <w:top w:val="none" w:sz="0" w:space="0" w:color="auto"/>
                        <w:left w:val="none" w:sz="0" w:space="0" w:color="auto"/>
                        <w:bottom w:val="none" w:sz="0" w:space="0" w:color="auto"/>
                        <w:right w:val="none" w:sz="0" w:space="0" w:color="auto"/>
                      </w:divBdr>
                    </w:div>
                    <w:div w:id="344333025">
                      <w:marLeft w:val="0"/>
                      <w:marRight w:val="0"/>
                      <w:marTop w:val="0"/>
                      <w:marBottom w:val="0"/>
                      <w:divBdr>
                        <w:top w:val="none" w:sz="0" w:space="0" w:color="auto"/>
                        <w:left w:val="none" w:sz="0" w:space="0" w:color="auto"/>
                        <w:bottom w:val="none" w:sz="0" w:space="0" w:color="auto"/>
                        <w:right w:val="none" w:sz="0" w:space="0" w:color="auto"/>
                      </w:divBdr>
                    </w:div>
                    <w:div w:id="1161195648">
                      <w:marLeft w:val="0"/>
                      <w:marRight w:val="0"/>
                      <w:marTop w:val="0"/>
                      <w:marBottom w:val="0"/>
                      <w:divBdr>
                        <w:top w:val="none" w:sz="0" w:space="0" w:color="auto"/>
                        <w:left w:val="none" w:sz="0" w:space="0" w:color="auto"/>
                        <w:bottom w:val="none" w:sz="0" w:space="0" w:color="auto"/>
                        <w:right w:val="none" w:sz="0" w:space="0" w:color="auto"/>
                      </w:divBdr>
                    </w:div>
                    <w:div w:id="93474796">
                      <w:marLeft w:val="0"/>
                      <w:marRight w:val="0"/>
                      <w:marTop w:val="0"/>
                      <w:marBottom w:val="0"/>
                      <w:divBdr>
                        <w:top w:val="none" w:sz="0" w:space="0" w:color="auto"/>
                        <w:left w:val="none" w:sz="0" w:space="0" w:color="auto"/>
                        <w:bottom w:val="none" w:sz="0" w:space="0" w:color="auto"/>
                        <w:right w:val="none" w:sz="0" w:space="0" w:color="auto"/>
                      </w:divBdr>
                    </w:div>
                    <w:div w:id="10388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97884">
      <w:bodyDiv w:val="1"/>
      <w:marLeft w:val="0"/>
      <w:marRight w:val="0"/>
      <w:marTop w:val="0"/>
      <w:marBottom w:val="0"/>
      <w:divBdr>
        <w:top w:val="none" w:sz="0" w:space="0" w:color="auto"/>
        <w:left w:val="none" w:sz="0" w:space="0" w:color="auto"/>
        <w:bottom w:val="none" w:sz="0" w:space="0" w:color="auto"/>
        <w:right w:val="none" w:sz="0" w:space="0" w:color="auto"/>
      </w:divBdr>
    </w:div>
    <w:div w:id="199806964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35">
          <w:marLeft w:val="-30"/>
          <w:marRight w:val="-30"/>
          <w:marTop w:val="0"/>
          <w:marBottom w:val="0"/>
          <w:divBdr>
            <w:top w:val="none" w:sz="0" w:space="0" w:color="auto"/>
            <w:left w:val="none" w:sz="0" w:space="0" w:color="auto"/>
            <w:bottom w:val="none" w:sz="0" w:space="0" w:color="auto"/>
            <w:right w:val="none" w:sz="0" w:space="0" w:color="auto"/>
          </w:divBdr>
          <w:divsChild>
            <w:div w:id="1323775340">
              <w:marLeft w:val="30"/>
              <w:marRight w:val="30"/>
              <w:marTop w:val="30"/>
              <w:marBottom w:val="30"/>
              <w:divBdr>
                <w:top w:val="none" w:sz="0" w:space="0" w:color="auto"/>
                <w:left w:val="none" w:sz="0" w:space="0" w:color="auto"/>
                <w:bottom w:val="none" w:sz="0" w:space="0" w:color="auto"/>
                <w:right w:val="none" w:sz="0" w:space="0" w:color="auto"/>
              </w:divBdr>
            </w:div>
          </w:divsChild>
        </w:div>
        <w:div w:id="1954899968">
          <w:marLeft w:val="0"/>
          <w:marRight w:val="0"/>
          <w:marTop w:val="0"/>
          <w:marBottom w:val="75"/>
          <w:divBdr>
            <w:top w:val="none" w:sz="0" w:space="0" w:color="auto"/>
            <w:left w:val="none" w:sz="0" w:space="0" w:color="auto"/>
            <w:bottom w:val="none" w:sz="0" w:space="0" w:color="auto"/>
            <w:right w:val="none" w:sz="0" w:space="0" w:color="auto"/>
          </w:divBdr>
        </w:div>
      </w:divsChild>
    </w:div>
    <w:div w:id="2000620949">
      <w:bodyDiv w:val="1"/>
      <w:marLeft w:val="0"/>
      <w:marRight w:val="0"/>
      <w:marTop w:val="0"/>
      <w:marBottom w:val="0"/>
      <w:divBdr>
        <w:top w:val="none" w:sz="0" w:space="0" w:color="auto"/>
        <w:left w:val="none" w:sz="0" w:space="0" w:color="auto"/>
        <w:bottom w:val="none" w:sz="0" w:space="0" w:color="auto"/>
        <w:right w:val="none" w:sz="0" w:space="0" w:color="auto"/>
      </w:divBdr>
    </w:div>
    <w:div w:id="2000694622">
      <w:bodyDiv w:val="1"/>
      <w:marLeft w:val="0"/>
      <w:marRight w:val="0"/>
      <w:marTop w:val="0"/>
      <w:marBottom w:val="0"/>
      <w:divBdr>
        <w:top w:val="none" w:sz="0" w:space="0" w:color="auto"/>
        <w:left w:val="none" w:sz="0" w:space="0" w:color="auto"/>
        <w:bottom w:val="none" w:sz="0" w:space="0" w:color="auto"/>
        <w:right w:val="none" w:sz="0" w:space="0" w:color="auto"/>
      </w:divBdr>
    </w:div>
    <w:div w:id="2013683117">
      <w:bodyDiv w:val="1"/>
      <w:marLeft w:val="0"/>
      <w:marRight w:val="0"/>
      <w:marTop w:val="0"/>
      <w:marBottom w:val="0"/>
      <w:divBdr>
        <w:top w:val="none" w:sz="0" w:space="0" w:color="auto"/>
        <w:left w:val="none" w:sz="0" w:space="0" w:color="auto"/>
        <w:bottom w:val="none" w:sz="0" w:space="0" w:color="auto"/>
        <w:right w:val="none" w:sz="0" w:space="0" w:color="auto"/>
      </w:divBdr>
    </w:div>
    <w:div w:id="2020043692">
      <w:bodyDiv w:val="1"/>
      <w:marLeft w:val="0"/>
      <w:marRight w:val="0"/>
      <w:marTop w:val="0"/>
      <w:marBottom w:val="0"/>
      <w:divBdr>
        <w:top w:val="none" w:sz="0" w:space="0" w:color="auto"/>
        <w:left w:val="none" w:sz="0" w:space="0" w:color="auto"/>
        <w:bottom w:val="none" w:sz="0" w:space="0" w:color="auto"/>
        <w:right w:val="none" w:sz="0" w:space="0" w:color="auto"/>
      </w:divBdr>
      <w:divsChild>
        <w:div w:id="1733917731">
          <w:marLeft w:val="0"/>
          <w:marRight w:val="0"/>
          <w:marTop w:val="90"/>
          <w:marBottom w:val="0"/>
          <w:divBdr>
            <w:top w:val="none" w:sz="0" w:space="0" w:color="auto"/>
            <w:left w:val="none" w:sz="0" w:space="0" w:color="auto"/>
            <w:bottom w:val="none" w:sz="0" w:space="0" w:color="auto"/>
            <w:right w:val="none" w:sz="0" w:space="0" w:color="auto"/>
          </w:divBdr>
          <w:divsChild>
            <w:div w:id="663625025">
              <w:marLeft w:val="0"/>
              <w:marRight w:val="0"/>
              <w:marTop w:val="0"/>
              <w:marBottom w:val="0"/>
              <w:divBdr>
                <w:top w:val="none" w:sz="0" w:space="0" w:color="auto"/>
                <w:left w:val="none" w:sz="0" w:space="0" w:color="auto"/>
                <w:bottom w:val="none" w:sz="0" w:space="0" w:color="auto"/>
                <w:right w:val="none" w:sz="0" w:space="0" w:color="auto"/>
              </w:divBdr>
              <w:divsChild>
                <w:div w:id="1886288208">
                  <w:marLeft w:val="0"/>
                  <w:marRight w:val="0"/>
                  <w:marTop w:val="0"/>
                  <w:marBottom w:val="405"/>
                  <w:divBdr>
                    <w:top w:val="none" w:sz="0" w:space="0" w:color="auto"/>
                    <w:left w:val="none" w:sz="0" w:space="0" w:color="auto"/>
                    <w:bottom w:val="none" w:sz="0" w:space="0" w:color="auto"/>
                    <w:right w:val="none" w:sz="0" w:space="0" w:color="auto"/>
                  </w:divBdr>
                  <w:divsChild>
                    <w:div w:id="1259867049">
                      <w:marLeft w:val="-300"/>
                      <w:marRight w:val="-300"/>
                      <w:marTop w:val="0"/>
                      <w:marBottom w:val="0"/>
                      <w:divBdr>
                        <w:top w:val="single" w:sz="6" w:space="0" w:color="DFE1E5"/>
                        <w:left w:val="single" w:sz="6" w:space="0" w:color="DFE1E5"/>
                        <w:bottom w:val="single" w:sz="6" w:space="0" w:color="DFE1E5"/>
                        <w:right w:val="single" w:sz="6" w:space="0" w:color="DFE1E5"/>
                      </w:divBdr>
                      <w:divsChild>
                        <w:div w:id="1980570868">
                          <w:marLeft w:val="0"/>
                          <w:marRight w:val="0"/>
                          <w:marTop w:val="0"/>
                          <w:marBottom w:val="0"/>
                          <w:divBdr>
                            <w:top w:val="none" w:sz="0" w:space="0" w:color="auto"/>
                            <w:left w:val="none" w:sz="0" w:space="0" w:color="auto"/>
                            <w:bottom w:val="none" w:sz="0" w:space="0" w:color="auto"/>
                            <w:right w:val="none" w:sz="0" w:space="0" w:color="auto"/>
                          </w:divBdr>
                          <w:divsChild>
                            <w:div w:id="1611469525">
                              <w:marLeft w:val="0"/>
                              <w:marRight w:val="0"/>
                              <w:marTop w:val="0"/>
                              <w:marBottom w:val="0"/>
                              <w:divBdr>
                                <w:top w:val="none" w:sz="0" w:space="0" w:color="auto"/>
                                <w:left w:val="none" w:sz="0" w:space="0" w:color="auto"/>
                                <w:bottom w:val="none" w:sz="0" w:space="0" w:color="auto"/>
                                <w:right w:val="none" w:sz="0" w:space="0" w:color="auto"/>
                              </w:divBdr>
                              <w:divsChild>
                                <w:div w:id="541787109">
                                  <w:marLeft w:val="0"/>
                                  <w:marRight w:val="0"/>
                                  <w:marTop w:val="0"/>
                                  <w:marBottom w:val="0"/>
                                  <w:divBdr>
                                    <w:top w:val="none" w:sz="0" w:space="0" w:color="auto"/>
                                    <w:left w:val="none" w:sz="0" w:space="0" w:color="auto"/>
                                    <w:bottom w:val="none" w:sz="0" w:space="0" w:color="auto"/>
                                    <w:right w:val="none" w:sz="0" w:space="0" w:color="auto"/>
                                  </w:divBdr>
                                  <w:divsChild>
                                    <w:div w:id="605503660">
                                      <w:marLeft w:val="0"/>
                                      <w:marRight w:val="0"/>
                                      <w:marTop w:val="0"/>
                                      <w:marBottom w:val="0"/>
                                      <w:divBdr>
                                        <w:top w:val="none" w:sz="0" w:space="0" w:color="auto"/>
                                        <w:left w:val="none" w:sz="0" w:space="0" w:color="auto"/>
                                        <w:bottom w:val="none" w:sz="0" w:space="0" w:color="auto"/>
                                        <w:right w:val="none" w:sz="0" w:space="0" w:color="auto"/>
                                      </w:divBdr>
                                      <w:divsChild>
                                        <w:div w:id="1155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512308">
      <w:bodyDiv w:val="1"/>
      <w:marLeft w:val="0"/>
      <w:marRight w:val="0"/>
      <w:marTop w:val="0"/>
      <w:marBottom w:val="0"/>
      <w:divBdr>
        <w:top w:val="none" w:sz="0" w:space="0" w:color="auto"/>
        <w:left w:val="none" w:sz="0" w:space="0" w:color="auto"/>
        <w:bottom w:val="none" w:sz="0" w:space="0" w:color="auto"/>
        <w:right w:val="none" w:sz="0" w:space="0" w:color="auto"/>
      </w:divBdr>
    </w:div>
    <w:div w:id="2051490973">
      <w:bodyDiv w:val="1"/>
      <w:marLeft w:val="0"/>
      <w:marRight w:val="0"/>
      <w:marTop w:val="0"/>
      <w:marBottom w:val="0"/>
      <w:divBdr>
        <w:top w:val="none" w:sz="0" w:space="0" w:color="auto"/>
        <w:left w:val="none" w:sz="0" w:space="0" w:color="auto"/>
        <w:bottom w:val="none" w:sz="0" w:space="0" w:color="auto"/>
        <w:right w:val="none" w:sz="0" w:space="0" w:color="auto"/>
      </w:divBdr>
    </w:div>
    <w:div w:id="2053310738">
      <w:bodyDiv w:val="1"/>
      <w:marLeft w:val="0"/>
      <w:marRight w:val="0"/>
      <w:marTop w:val="0"/>
      <w:marBottom w:val="0"/>
      <w:divBdr>
        <w:top w:val="none" w:sz="0" w:space="0" w:color="auto"/>
        <w:left w:val="none" w:sz="0" w:space="0" w:color="auto"/>
        <w:bottom w:val="none" w:sz="0" w:space="0" w:color="auto"/>
        <w:right w:val="none" w:sz="0" w:space="0" w:color="auto"/>
      </w:divBdr>
    </w:div>
    <w:div w:id="2057269469">
      <w:bodyDiv w:val="1"/>
      <w:marLeft w:val="0"/>
      <w:marRight w:val="0"/>
      <w:marTop w:val="0"/>
      <w:marBottom w:val="0"/>
      <w:divBdr>
        <w:top w:val="none" w:sz="0" w:space="0" w:color="auto"/>
        <w:left w:val="none" w:sz="0" w:space="0" w:color="auto"/>
        <w:bottom w:val="none" w:sz="0" w:space="0" w:color="auto"/>
        <w:right w:val="none" w:sz="0" w:space="0" w:color="auto"/>
      </w:divBdr>
    </w:div>
    <w:div w:id="2059474541">
      <w:bodyDiv w:val="1"/>
      <w:marLeft w:val="0"/>
      <w:marRight w:val="0"/>
      <w:marTop w:val="0"/>
      <w:marBottom w:val="0"/>
      <w:divBdr>
        <w:top w:val="none" w:sz="0" w:space="0" w:color="auto"/>
        <w:left w:val="none" w:sz="0" w:space="0" w:color="auto"/>
        <w:bottom w:val="none" w:sz="0" w:space="0" w:color="auto"/>
        <w:right w:val="none" w:sz="0" w:space="0" w:color="auto"/>
      </w:divBdr>
    </w:div>
    <w:div w:id="2070954720">
      <w:bodyDiv w:val="1"/>
      <w:marLeft w:val="0"/>
      <w:marRight w:val="0"/>
      <w:marTop w:val="0"/>
      <w:marBottom w:val="0"/>
      <w:divBdr>
        <w:top w:val="none" w:sz="0" w:space="0" w:color="auto"/>
        <w:left w:val="none" w:sz="0" w:space="0" w:color="auto"/>
        <w:bottom w:val="none" w:sz="0" w:space="0" w:color="auto"/>
        <w:right w:val="none" w:sz="0" w:space="0" w:color="auto"/>
      </w:divBdr>
    </w:div>
    <w:div w:id="2075547674">
      <w:bodyDiv w:val="1"/>
      <w:marLeft w:val="0"/>
      <w:marRight w:val="0"/>
      <w:marTop w:val="0"/>
      <w:marBottom w:val="0"/>
      <w:divBdr>
        <w:top w:val="none" w:sz="0" w:space="0" w:color="auto"/>
        <w:left w:val="none" w:sz="0" w:space="0" w:color="auto"/>
        <w:bottom w:val="none" w:sz="0" w:space="0" w:color="auto"/>
        <w:right w:val="none" w:sz="0" w:space="0" w:color="auto"/>
      </w:divBdr>
    </w:div>
    <w:div w:id="2076126264">
      <w:bodyDiv w:val="1"/>
      <w:marLeft w:val="0"/>
      <w:marRight w:val="0"/>
      <w:marTop w:val="0"/>
      <w:marBottom w:val="0"/>
      <w:divBdr>
        <w:top w:val="none" w:sz="0" w:space="0" w:color="auto"/>
        <w:left w:val="none" w:sz="0" w:space="0" w:color="auto"/>
        <w:bottom w:val="none" w:sz="0" w:space="0" w:color="auto"/>
        <w:right w:val="none" w:sz="0" w:space="0" w:color="auto"/>
      </w:divBdr>
    </w:div>
    <w:div w:id="2076777026">
      <w:bodyDiv w:val="1"/>
      <w:marLeft w:val="0"/>
      <w:marRight w:val="0"/>
      <w:marTop w:val="0"/>
      <w:marBottom w:val="0"/>
      <w:divBdr>
        <w:top w:val="none" w:sz="0" w:space="0" w:color="auto"/>
        <w:left w:val="none" w:sz="0" w:space="0" w:color="auto"/>
        <w:bottom w:val="none" w:sz="0" w:space="0" w:color="auto"/>
        <w:right w:val="none" w:sz="0" w:space="0" w:color="auto"/>
      </w:divBdr>
      <w:divsChild>
        <w:div w:id="672411674">
          <w:marLeft w:val="0"/>
          <w:marRight w:val="0"/>
          <w:marTop w:val="0"/>
          <w:marBottom w:val="0"/>
          <w:divBdr>
            <w:top w:val="none" w:sz="0" w:space="0" w:color="auto"/>
            <w:left w:val="none" w:sz="0" w:space="0" w:color="auto"/>
            <w:bottom w:val="none" w:sz="0" w:space="0" w:color="auto"/>
            <w:right w:val="none" w:sz="0" w:space="0" w:color="auto"/>
          </w:divBdr>
          <w:divsChild>
            <w:div w:id="1762219602">
              <w:marLeft w:val="0"/>
              <w:marRight w:val="0"/>
              <w:marTop w:val="0"/>
              <w:marBottom w:val="75"/>
              <w:divBdr>
                <w:top w:val="none" w:sz="0" w:space="0" w:color="auto"/>
                <w:left w:val="none" w:sz="0" w:space="0" w:color="auto"/>
                <w:bottom w:val="none" w:sz="0" w:space="0" w:color="auto"/>
                <w:right w:val="none" w:sz="0" w:space="0" w:color="auto"/>
              </w:divBdr>
            </w:div>
          </w:divsChild>
        </w:div>
        <w:div w:id="1683313202">
          <w:marLeft w:val="0"/>
          <w:marRight w:val="0"/>
          <w:marTop w:val="0"/>
          <w:marBottom w:val="0"/>
          <w:divBdr>
            <w:top w:val="none" w:sz="0" w:space="0" w:color="auto"/>
            <w:left w:val="none" w:sz="0" w:space="0" w:color="auto"/>
            <w:bottom w:val="none" w:sz="0" w:space="0" w:color="auto"/>
            <w:right w:val="none" w:sz="0" w:space="0" w:color="auto"/>
          </w:divBdr>
        </w:div>
      </w:divsChild>
    </w:div>
    <w:div w:id="2079672228">
      <w:bodyDiv w:val="1"/>
      <w:marLeft w:val="0"/>
      <w:marRight w:val="0"/>
      <w:marTop w:val="0"/>
      <w:marBottom w:val="0"/>
      <w:divBdr>
        <w:top w:val="none" w:sz="0" w:space="0" w:color="auto"/>
        <w:left w:val="none" w:sz="0" w:space="0" w:color="auto"/>
        <w:bottom w:val="none" w:sz="0" w:space="0" w:color="auto"/>
        <w:right w:val="none" w:sz="0" w:space="0" w:color="auto"/>
      </w:divBdr>
    </w:div>
    <w:div w:id="2091000318">
      <w:bodyDiv w:val="1"/>
      <w:marLeft w:val="0"/>
      <w:marRight w:val="0"/>
      <w:marTop w:val="0"/>
      <w:marBottom w:val="0"/>
      <w:divBdr>
        <w:top w:val="none" w:sz="0" w:space="0" w:color="auto"/>
        <w:left w:val="none" w:sz="0" w:space="0" w:color="auto"/>
        <w:bottom w:val="none" w:sz="0" w:space="0" w:color="auto"/>
        <w:right w:val="none" w:sz="0" w:space="0" w:color="auto"/>
      </w:divBdr>
    </w:div>
    <w:div w:id="2106487416">
      <w:bodyDiv w:val="1"/>
      <w:marLeft w:val="0"/>
      <w:marRight w:val="0"/>
      <w:marTop w:val="0"/>
      <w:marBottom w:val="0"/>
      <w:divBdr>
        <w:top w:val="none" w:sz="0" w:space="0" w:color="auto"/>
        <w:left w:val="none" w:sz="0" w:space="0" w:color="auto"/>
        <w:bottom w:val="none" w:sz="0" w:space="0" w:color="auto"/>
        <w:right w:val="none" w:sz="0" w:space="0" w:color="auto"/>
      </w:divBdr>
    </w:div>
    <w:div w:id="2108380330">
      <w:bodyDiv w:val="1"/>
      <w:marLeft w:val="0"/>
      <w:marRight w:val="0"/>
      <w:marTop w:val="0"/>
      <w:marBottom w:val="0"/>
      <w:divBdr>
        <w:top w:val="none" w:sz="0" w:space="0" w:color="auto"/>
        <w:left w:val="none" w:sz="0" w:space="0" w:color="auto"/>
        <w:bottom w:val="none" w:sz="0" w:space="0" w:color="auto"/>
        <w:right w:val="none" w:sz="0" w:space="0" w:color="auto"/>
      </w:divBdr>
    </w:div>
    <w:div w:id="2109503610">
      <w:bodyDiv w:val="1"/>
      <w:marLeft w:val="0"/>
      <w:marRight w:val="0"/>
      <w:marTop w:val="0"/>
      <w:marBottom w:val="0"/>
      <w:divBdr>
        <w:top w:val="none" w:sz="0" w:space="0" w:color="auto"/>
        <w:left w:val="none" w:sz="0" w:space="0" w:color="auto"/>
        <w:bottom w:val="none" w:sz="0" w:space="0" w:color="auto"/>
        <w:right w:val="none" w:sz="0" w:space="0" w:color="auto"/>
      </w:divBdr>
    </w:div>
    <w:div w:id="2110345701">
      <w:bodyDiv w:val="1"/>
      <w:marLeft w:val="0"/>
      <w:marRight w:val="0"/>
      <w:marTop w:val="0"/>
      <w:marBottom w:val="0"/>
      <w:divBdr>
        <w:top w:val="none" w:sz="0" w:space="0" w:color="auto"/>
        <w:left w:val="none" w:sz="0" w:space="0" w:color="auto"/>
        <w:bottom w:val="none" w:sz="0" w:space="0" w:color="auto"/>
        <w:right w:val="none" w:sz="0" w:space="0" w:color="auto"/>
      </w:divBdr>
    </w:div>
    <w:div w:id="2123526923">
      <w:bodyDiv w:val="1"/>
      <w:marLeft w:val="0"/>
      <w:marRight w:val="0"/>
      <w:marTop w:val="0"/>
      <w:marBottom w:val="0"/>
      <w:divBdr>
        <w:top w:val="none" w:sz="0" w:space="0" w:color="auto"/>
        <w:left w:val="none" w:sz="0" w:space="0" w:color="auto"/>
        <w:bottom w:val="none" w:sz="0" w:space="0" w:color="auto"/>
        <w:right w:val="none" w:sz="0" w:space="0" w:color="auto"/>
      </w:divBdr>
      <w:divsChild>
        <w:div w:id="403767788">
          <w:marLeft w:val="-30"/>
          <w:marRight w:val="-30"/>
          <w:marTop w:val="0"/>
          <w:marBottom w:val="0"/>
          <w:divBdr>
            <w:top w:val="none" w:sz="0" w:space="0" w:color="auto"/>
            <w:left w:val="none" w:sz="0" w:space="0" w:color="auto"/>
            <w:bottom w:val="none" w:sz="0" w:space="0" w:color="auto"/>
            <w:right w:val="none" w:sz="0" w:space="0" w:color="auto"/>
          </w:divBdr>
          <w:divsChild>
            <w:div w:id="1159466329">
              <w:marLeft w:val="30"/>
              <w:marRight w:val="30"/>
              <w:marTop w:val="30"/>
              <w:marBottom w:val="30"/>
              <w:divBdr>
                <w:top w:val="none" w:sz="0" w:space="0" w:color="auto"/>
                <w:left w:val="none" w:sz="0" w:space="0" w:color="auto"/>
                <w:bottom w:val="none" w:sz="0" w:space="0" w:color="auto"/>
                <w:right w:val="none" w:sz="0" w:space="0" w:color="auto"/>
              </w:divBdr>
            </w:div>
          </w:divsChild>
        </w:div>
        <w:div w:id="952638399">
          <w:marLeft w:val="0"/>
          <w:marRight w:val="0"/>
          <w:marTop w:val="0"/>
          <w:marBottom w:val="75"/>
          <w:divBdr>
            <w:top w:val="none" w:sz="0" w:space="0" w:color="auto"/>
            <w:left w:val="none" w:sz="0" w:space="0" w:color="auto"/>
            <w:bottom w:val="none" w:sz="0" w:space="0" w:color="auto"/>
            <w:right w:val="none" w:sz="0" w:space="0" w:color="auto"/>
          </w:divBdr>
        </w:div>
      </w:divsChild>
    </w:div>
    <w:div w:id="213085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jsp/jstl_xml_parse_tag.htm" TargetMode="External"/><Relationship Id="rId21" Type="http://schemas.openxmlformats.org/officeDocument/2006/relationships/hyperlink" Target="https://www.tutorialspoint.com/jsp/jsp_file_uploading.htm" TargetMode="External"/><Relationship Id="rId42" Type="http://schemas.openxmlformats.org/officeDocument/2006/relationships/hyperlink" Target="https://www.javatpoint.com/spring-aop-example" TargetMode="External"/><Relationship Id="rId63" Type="http://schemas.openxmlformats.org/officeDocument/2006/relationships/image" Target="media/image21.jpeg"/><Relationship Id="rId84" Type="http://schemas.openxmlformats.org/officeDocument/2006/relationships/hyperlink" Target="https://www.tutorialspoint.com/jsp/jstl_core_set_tag.htm" TargetMode="External"/><Relationship Id="rId138" Type="http://schemas.openxmlformats.org/officeDocument/2006/relationships/hyperlink" Target="https://www.tutorialspoint.com/jsp/jstl_function_substringbefore.htm" TargetMode="External"/><Relationship Id="rId159" Type="http://schemas.openxmlformats.org/officeDocument/2006/relationships/hyperlink" Target="http://static.springsource.org/spring/docs/3.0.x/javadoc-api/org/springframework/transaction/TransactionDefinition.html" TargetMode="External"/><Relationship Id="rId170" Type="http://schemas.openxmlformats.org/officeDocument/2006/relationships/hyperlink" Target="https://www.javaworld.com/article/2073287/soa/secure-web-services.html" TargetMode="External"/><Relationship Id="rId191" Type="http://schemas.openxmlformats.org/officeDocument/2006/relationships/hyperlink" Target="https://stackify.com/jvm-metrics/" TargetMode="External"/><Relationship Id="rId205" Type="http://schemas.openxmlformats.org/officeDocument/2006/relationships/hyperlink" Target="https://github.com/brunodrugowick/microservices-flowershop/blob/master/README/cartRequests.jmx" TargetMode="External"/><Relationship Id="rId226" Type="http://schemas.openxmlformats.org/officeDocument/2006/relationships/hyperlink" Target="https://howtodoinjava.com/wp-content/uploads/2014/08/JVM-Memory-Area-Parts.jpg" TargetMode="External"/><Relationship Id="rId107" Type="http://schemas.openxmlformats.org/officeDocument/2006/relationships/hyperlink" Target="https://www.tutorialspoint.com/jsp/jstl_format_requestencoding_tag.htm" TargetMode="External"/><Relationship Id="rId11" Type="http://schemas.openxmlformats.org/officeDocument/2006/relationships/hyperlink" Target="https://www.javatpoint.com/container" TargetMode="External"/><Relationship Id="rId32" Type="http://schemas.openxmlformats.org/officeDocument/2006/relationships/hyperlink" Target="https://www.javatpoint.com/using-variable-in-spel" TargetMode="External"/><Relationship Id="rId53" Type="http://schemas.openxmlformats.org/officeDocument/2006/relationships/hyperlink" Target="https://i0.wp.com/javaconceptoftheday.com/wp-content/uploads/2019/04/InterfaceVsAbstractClassJava8.png?ssl=1" TargetMode="External"/><Relationship Id="rId74" Type="http://schemas.openxmlformats.org/officeDocument/2006/relationships/hyperlink" Target="https://www.journaldev.com/1260/collections-in-java-tutorial" TargetMode="External"/><Relationship Id="rId128" Type="http://schemas.openxmlformats.org/officeDocument/2006/relationships/hyperlink" Target="https://www.tutorialspoint.com/jsp/jstl_function_endswith.htm" TargetMode="External"/><Relationship Id="rId149" Type="http://schemas.openxmlformats.org/officeDocument/2006/relationships/hyperlink" Target="https://data-flair.training/blogs/spring-ioc-containers/" TargetMode="External"/><Relationship Id="rId5" Type="http://schemas.openxmlformats.org/officeDocument/2006/relationships/image" Target="media/image1.jpeg"/><Relationship Id="rId95" Type="http://schemas.openxmlformats.org/officeDocument/2006/relationships/hyperlink" Target="https://www.tutorialspoint.com/jsp/jstl_core_redirect_tag.htm" TargetMode="External"/><Relationship Id="rId160" Type="http://schemas.openxmlformats.org/officeDocument/2006/relationships/image" Target="media/image28.png"/><Relationship Id="rId181" Type="http://schemas.openxmlformats.org/officeDocument/2006/relationships/hyperlink" Target="http://www.w3.org/Protocols/rfc2616/rfc2616-sec9.html" TargetMode="External"/><Relationship Id="rId216" Type="http://schemas.openxmlformats.org/officeDocument/2006/relationships/hyperlink" Target="https://www.facebook.com/photo.php?fbid=2501304743469817&amp;set=gm.422008235344840&amp;type=3&amp;eid=ARBGea3Bo9OeuDQKKDEZi_nmjfyTERKf10OVnlUVntn1cJim_sGr8irGgFDlBU42RdHG1G9HVov8MLAo" TargetMode="External"/><Relationship Id="rId237" Type="http://schemas.openxmlformats.org/officeDocument/2006/relationships/hyperlink" Target="http://www.codesimplify.com/spring-core/spring-value-usage-using-springel/" TargetMode="External"/><Relationship Id="rId22" Type="http://schemas.openxmlformats.org/officeDocument/2006/relationships/image" Target="media/image8.png"/><Relationship Id="rId43" Type="http://schemas.openxmlformats.org/officeDocument/2006/relationships/hyperlink" Target="https://www.javatpoint.com/spring-aop-aspectj-annotation-example" TargetMode="External"/><Relationship Id="rId64" Type="http://schemas.openxmlformats.org/officeDocument/2006/relationships/image" Target="media/image22.jpeg"/><Relationship Id="rId118" Type="http://schemas.openxmlformats.org/officeDocument/2006/relationships/hyperlink" Target="https://www.tutorialspoint.com/jsp/jstl_xml_set_tag.htm" TargetMode="External"/><Relationship Id="rId139" Type="http://schemas.openxmlformats.org/officeDocument/2006/relationships/hyperlink" Target="https://www.tutorialspoint.com/jsp/jstl_function_tolowercase.htm" TargetMode="External"/><Relationship Id="rId85" Type="http://schemas.openxmlformats.org/officeDocument/2006/relationships/hyperlink" Target="https://www.tutorialspoint.com/jsp/jstl_core_remove_tag.htm" TargetMode="External"/><Relationship Id="rId150" Type="http://schemas.openxmlformats.org/officeDocument/2006/relationships/hyperlink" Target="https://d2h0cx97tjks2p.cloudfront.net/blogs/wp-content/uploads/sites/2/2018/06/Features-of-Spring-Framework.jpg" TargetMode="External"/><Relationship Id="rId171" Type="http://schemas.openxmlformats.org/officeDocument/2006/relationships/hyperlink" Target="https://docs.servicenow.com/bundle/jakarta-servicenow-platform/page/integrate/inbound-soap/concept/c_WS-SecurityProfiles.html" TargetMode="External"/><Relationship Id="rId192" Type="http://schemas.openxmlformats.org/officeDocument/2006/relationships/hyperlink" Target="https://www.javaworld.com/article/2150208/java-language/a-case-for-keeping-primitives-in-java.html" TargetMode="External"/><Relationship Id="rId206" Type="http://schemas.openxmlformats.org/officeDocument/2006/relationships/hyperlink" Target="https://jmeter.apache.org/" TargetMode="External"/><Relationship Id="rId227" Type="http://schemas.openxmlformats.org/officeDocument/2006/relationships/image" Target="media/image41.jpeg"/><Relationship Id="rId12" Type="http://schemas.openxmlformats.org/officeDocument/2006/relationships/hyperlink" Target="https://www.javatpoint.com/http-requests" TargetMode="External"/><Relationship Id="rId33" Type="http://schemas.openxmlformats.org/officeDocument/2006/relationships/image" Target="media/image12.png"/><Relationship Id="rId108" Type="http://schemas.openxmlformats.org/officeDocument/2006/relationships/hyperlink" Target="https://www.tutorialspoint.com/jsp/jstl_sql_setdatasource_tag.htm" TargetMode="External"/><Relationship Id="rId129" Type="http://schemas.openxmlformats.org/officeDocument/2006/relationships/hyperlink" Target="https://www.tutorialspoint.com/jsp/jstl_function_escapexml.htm" TargetMode="External"/><Relationship Id="rId54" Type="http://schemas.openxmlformats.org/officeDocument/2006/relationships/image" Target="media/image16.png"/><Relationship Id="rId75" Type="http://schemas.openxmlformats.org/officeDocument/2006/relationships/hyperlink" Target="https://www.journaldev.com/1079/multithreading-in-java" TargetMode="External"/><Relationship Id="rId96" Type="http://schemas.openxmlformats.org/officeDocument/2006/relationships/hyperlink" Target="https://www.tutorialspoint.com/jsp/jstl_core_url_tag.htm" TargetMode="External"/><Relationship Id="rId140" Type="http://schemas.openxmlformats.org/officeDocument/2006/relationships/hyperlink" Target="https://www.tutorialspoint.com/jsp/jstl_function_touppercase.htm" TargetMode="External"/><Relationship Id="rId161" Type="http://schemas.openxmlformats.org/officeDocument/2006/relationships/image" Target="media/image29.png"/><Relationship Id="rId182" Type="http://schemas.openxmlformats.org/officeDocument/2006/relationships/hyperlink" Target="https://www.guru99.com/test-case.html" TargetMode="External"/><Relationship Id="rId217" Type="http://schemas.openxmlformats.org/officeDocument/2006/relationships/hyperlink" Target="https://javapapers.com/java/types-of-java-garbage-collectors/" TargetMode="External"/><Relationship Id="rId6" Type="http://schemas.openxmlformats.org/officeDocument/2006/relationships/hyperlink" Target="https://www.journaldev.com/137/stringbuffer-vs-stringbuilder" TargetMode="External"/><Relationship Id="rId238" Type="http://schemas.openxmlformats.org/officeDocument/2006/relationships/fontTable" Target="fontTable.xml"/><Relationship Id="rId23" Type="http://schemas.openxmlformats.org/officeDocument/2006/relationships/image" Target="media/image9.jpeg"/><Relationship Id="rId119" Type="http://schemas.openxmlformats.org/officeDocument/2006/relationships/hyperlink" Target="https://www.tutorialspoint.com/jsp/jstl_xml_if_tag.htm" TargetMode="External"/><Relationship Id="rId44" Type="http://schemas.openxmlformats.org/officeDocument/2006/relationships/hyperlink" Target="https://www.javatpoint.com/spring-aop-aspectj-annotation-example" TargetMode="External"/><Relationship Id="rId65" Type="http://schemas.openxmlformats.org/officeDocument/2006/relationships/hyperlink" Target="https://crunchify.com/lazy-creation-of-singleton-threadsafe-instance-without-using-synchronized-keyword/" TargetMode="External"/><Relationship Id="rId86" Type="http://schemas.openxmlformats.org/officeDocument/2006/relationships/hyperlink" Target="https://www.tutorialspoint.com/jsp/jstl_core_catch_tag.htm" TargetMode="External"/><Relationship Id="rId130" Type="http://schemas.openxmlformats.org/officeDocument/2006/relationships/hyperlink" Target="https://www.tutorialspoint.com/jsp/jstl_function_indexof.htm" TargetMode="External"/><Relationship Id="rId151" Type="http://schemas.openxmlformats.org/officeDocument/2006/relationships/image" Target="media/image27.jpeg"/><Relationship Id="rId172" Type="http://schemas.openxmlformats.org/officeDocument/2006/relationships/hyperlink" Target="http://www.mkyong.com/webservices/jax-ws/application-authentication-with-jax-ws/" TargetMode="External"/><Relationship Id="rId193" Type="http://schemas.openxmlformats.org/officeDocument/2006/relationships/image" Target="media/image34.png"/><Relationship Id="rId207" Type="http://schemas.openxmlformats.org/officeDocument/2006/relationships/hyperlink" Target="https://github.com/brunodrugowick/microservices-flowershop/blob/master/README/insomnia_requests.json" TargetMode="External"/><Relationship Id="rId228" Type="http://schemas.openxmlformats.org/officeDocument/2006/relationships/hyperlink" Target="https://www.facebook.com/hashtag/sify?source=feed_text&amp;epa=HASHTAG" TargetMode="External"/><Relationship Id="rId13" Type="http://schemas.openxmlformats.org/officeDocument/2006/relationships/image" Target="media/image4.png"/><Relationship Id="rId109" Type="http://schemas.openxmlformats.org/officeDocument/2006/relationships/hyperlink" Target="https://www.tutorialspoint.com/jsp/jstl_sql_query_tag.htm" TargetMode="External"/><Relationship Id="rId34" Type="http://schemas.openxmlformats.org/officeDocument/2006/relationships/image" Target="media/image13.png"/><Relationship Id="rId55" Type="http://schemas.openxmlformats.org/officeDocument/2006/relationships/hyperlink" Target="https://www.geeksforgeeks.org/throw-throws-java/" TargetMode="External"/><Relationship Id="rId76" Type="http://schemas.openxmlformats.org/officeDocument/2006/relationships/hyperlink" Target="https://crunchify.com/in-java-8-how-to-iterate-through-java-util-map-and-java-util-list-example-attached-with-total-5-different-ways/" TargetMode="External"/><Relationship Id="rId97" Type="http://schemas.openxmlformats.org/officeDocument/2006/relationships/hyperlink" Target="https://www.tutorialspoint.com/jsp/jstl_format_formatnumber_tag.htm" TargetMode="External"/><Relationship Id="rId120" Type="http://schemas.openxmlformats.org/officeDocument/2006/relationships/hyperlink" Target="https://www.tutorialspoint.com/jsp/jstl_xml_foreach_tag.htm" TargetMode="External"/><Relationship Id="rId141" Type="http://schemas.openxmlformats.org/officeDocument/2006/relationships/hyperlink" Target="https://www.tutorialspoint.com/jsp/jstl_function_trim.htm" TargetMode="External"/><Relationship Id="rId7" Type="http://schemas.openxmlformats.org/officeDocument/2006/relationships/hyperlink" Target="https://www.journaldev.com/137/stringbuffer-vs-stringbuilder" TargetMode="External"/><Relationship Id="rId162" Type="http://schemas.openxmlformats.org/officeDocument/2006/relationships/hyperlink" Target="https://docs.spring.io/spring-data/commons/docs/current/api/index.html?org/springframework/data/repository/Repository.html" TargetMode="External"/><Relationship Id="rId183" Type="http://schemas.openxmlformats.org/officeDocument/2006/relationships/image" Target="media/image30.jpeg"/><Relationship Id="rId218" Type="http://schemas.openxmlformats.org/officeDocument/2006/relationships/hyperlink" Target="https://javapapers.com/java/types-of-java-garbage-collectors/" TargetMode="External"/><Relationship Id="rId239" Type="http://schemas.openxmlformats.org/officeDocument/2006/relationships/theme" Target="theme/theme1.xml"/><Relationship Id="rId24" Type="http://schemas.openxmlformats.org/officeDocument/2006/relationships/hyperlink" Target="https://www.javatpoint.com/difference-between-constructor-and-setter-injection" TargetMode="External"/><Relationship Id="rId45" Type="http://schemas.openxmlformats.org/officeDocument/2006/relationships/hyperlink" Target="https://www.javatpoint.com/spring-aop-aspectj-annotation-example" TargetMode="External"/><Relationship Id="rId66" Type="http://schemas.openxmlformats.org/officeDocument/2006/relationships/hyperlink" Target="https://www.java2novice.com/data-structures-in-java/stacks/" TargetMode="External"/><Relationship Id="rId87" Type="http://schemas.openxmlformats.org/officeDocument/2006/relationships/hyperlink" Target="https://www.tutorialspoint.com/jsp/jstl_core_if_tag.htm" TargetMode="External"/><Relationship Id="rId110" Type="http://schemas.openxmlformats.org/officeDocument/2006/relationships/hyperlink" Target="https://www.tutorialspoint.com/jsp/jstl_sql_update_tag.htm" TargetMode="External"/><Relationship Id="rId131" Type="http://schemas.openxmlformats.org/officeDocument/2006/relationships/hyperlink" Target="https://www.tutorialspoint.com/jsp/jstl_function_join.htm" TargetMode="External"/><Relationship Id="rId152" Type="http://schemas.openxmlformats.org/officeDocument/2006/relationships/hyperlink" Target="https://data-flair.training/blogs/spring-boot-cli/" TargetMode="External"/><Relationship Id="rId173" Type="http://schemas.openxmlformats.org/officeDocument/2006/relationships/hyperlink" Target="http://www.mkyong.com/webservices/jax-ws/container-authentication-with-jax-ws-tomcat/" TargetMode="External"/><Relationship Id="rId194" Type="http://schemas.openxmlformats.org/officeDocument/2006/relationships/hyperlink" Target="https://docs.oracle.com/javase/9/docs/api/java/math/BigInteger.html" TargetMode="External"/><Relationship Id="rId208" Type="http://schemas.openxmlformats.org/officeDocument/2006/relationships/hyperlink" Target="https://insomnia.rest/download/" TargetMode="External"/><Relationship Id="rId229" Type="http://schemas.openxmlformats.org/officeDocument/2006/relationships/hyperlink" Target="https://i.stack.imgur.com/ZLdF7.png" TargetMode="External"/><Relationship Id="rId14" Type="http://schemas.openxmlformats.org/officeDocument/2006/relationships/image" Target="media/image5.png"/><Relationship Id="rId35" Type="http://schemas.openxmlformats.org/officeDocument/2006/relationships/image" Target="media/image14.png"/><Relationship Id="rId56" Type="http://schemas.openxmlformats.org/officeDocument/2006/relationships/hyperlink" Target="https://www.geeksforgeeks.org/throw-throws-java/" TargetMode="External"/><Relationship Id="rId77" Type="http://schemas.openxmlformats.org/officeDocument/2006/relationships/hyperlink" Target="https://crunchify.com/java-synchronized-collections-examples-java-util-collections/" TargetMode="External"/><Relationship Id="rId100" Type="http://schemas.openxmlformats.org/officeDocument/2006/relationships/hyperlink" Target="https://www.tutorialspoint.com/jsp/jstl_format_parsedate_tag.htm" TargetMode="External"/><Relationship Id="rId8" Type="http://schemas.openxmlformats.org/officeDocument/2006/relationships/hyperlink" Target="https://docs.oracle.com/javase/8/docs/api/java/util/LinkedHashSet.html" TargetMode="External"/><Relationship Id="rId98" Type="http://schemas.openxmlformats.org/officeDocument/2006/relationships/hyperlink" Target="https://www.tutorialspoint.com/jsp/jstl_format_parsenumber_tag.htm" TargetMode="External"/><Relationship Id="rId121" Type="http://schemas.openxmlformats.org/officeDocument/2006/relationships/hyperlink" Target="https://www.tutorialspoint.com/jsp/jstl_xml_choose_tag.htm" TargetMode="External"/><Relationship Id="rId142" Type="http://schemas.openxmlformats.org/officeDocument/2006/relationships/hyperlink" Target="https://www.javatpoint.com/struts-2-tutorial" TargetMode="External"/><Relationship Id="rId163" Type="http://schemas.openxmlformats.org/officeDocument/2006/relationships/hyperlink" Target="https://docs.spring.io/spring-data/commons/docs/current/api/org/springframework/data/repository/CrudRepository.html" TargetMode="External"/><Relationship Id="rId184" Type="http://schemas.openxmlformats.org/officeDocument/2006/relationships/image" Target="media/image31.png"/><Relationship Id="rId219" Type="http://schemas.openxmlformats.org/officeDocument/2006/relationships/hyperlink" Target="https://javapapers.com/java/types-of-java-garbage-collectors/" TargetMode="External"/><Relationship Id="rId230" Type="http://schemas.openxmlformats.org/officeDocument/2006/relationships/image" Target="media/image42.png"/><Relationship Id="rId25" Type="http://schemas.openxmlformats.org/officeDocument/2006/relationships/hyperlink" Target="https://www.journaldev.com/16813/dao-design-pattern" TargetMode="External"/><Relationship Id="rId46" Type="http://schemas.openxmlformats.org/officeDocument/2006/relationships/hyperlink" Target="https://www.javatpoint.com/spring-aop-aspectj-annotation-example" TargetMode="External"/><Relationship Id="rId67" Type="http://schemas.openxmlformats.org/officeDocument/2006/relationships/hyperlink" Target="https://www.java2novice.com/data-structures-in-java/queue/" TargetMode="External"/><Relationship Id="rId88" Type="http://schemas.openxmlformats.org/officeDocument/2006/relationships/hyperlink" Target="https://www.tutorialspoint.com/jsp/jstl_core_choose_tag.htm" TargetMode="External"/><Relationship Id="rId111" Type="http://schemas.openxmlformats.org/officeDocument/2006/relationships/hyperlink" Target="https://www.tutorialspoint.com/jsp/jstl_sql_param_tag.htm" TargetMode="External"/><Relationship Id="rId132" Type="http://schemas.openxmlformats.org/officeDocument/2006/relationships/hyperlink" Target="https://www.tutorialspoint.com/jsp/jstl_function_length.htm" TargetMode="External"/><Relationship Id="rId153" Type="http://schemas.openxmlformats.org/officeDocument/2006/relationships/hyperlink" Target="https://spring.io/" TargetMode="External"/><Relationship Id="rId174" Type="http://schemas.openxmlformats.org/officeDocument/2006/relationships/hyperlink" Target="https://docs.oracle.com/javaee/6/api/javax/xml/ws/WebServiceContext.html" TargetMode="External"/><Relationship Id="rId195" Type="http://schemas.openxmlformats.org/officeDocument/2006/relationships/hyperlink" Target="https://docs.oracle.com/javase/9/docs/api/java/math/BigDecimal.html" TargetMode="External"/><Relationship Id="rId209" Type="http://schemas.openxmlformats.org/officeDocument/2006/relationships/hyperlink" Target="https://github.com/brunodrugowick/microservices-flowershop/commits/master" TargetMode="External"/><Relationship Id="rId190" Type="http://schemas.openxmlformats.org/officeDocument/2006/relationships/hyperlink" Target="https://docs.oracle.com/javase/9/docs/api/java/lang/StringBuilder.html" TargetMode="External"/><Relationship Id="rId204" Type="http://schemas.openxmlformats.org/officeDocument/2006/relationships/hyperlink" Target="https://spring.io/tools" TargetMode="External"/><Relationship Id="rId220" Type="http://schemas.openxmlformats.org/officeDocument/2006/relationships/hyperlink" Target="https://javapapers.com/java/types-of-java-garbage-collectors/" TargetMode="External"/><Relationship Id="rId225" Type="http://schemas.openxmlformats.org/officeDocument/2006/relationships/image" Target="media/image40.png"/><Relationship Id="rId15" Type="http://schemas.openxmlformats.org/officeDocument/2006/relationships/image" Target="media/image6.jpeg"/><Relationship Id="rId36" Type="http://schemas.openxmlformats.org/officeDocument/2006/relationships/hyperlink" Target="https://www.javatpoint.com/spring-aop-example" TargetMode="External"/><Relationship Id="rId57" Type="http://schemas.openxmlformats.org/officeDocument/2006/relationships/hyperlink" Target="https://www.geeksforgeeks.org/throw-throws-java/" TargetMode="External"/><Relationship Id="rId106" Type="http://schemas.openxmlformats.org/officeDocument/2006/relationships/hyperlink" Target="https://www.tutorialspoint.com/jsp/jstl_format_message_tag.htm" TargetMode="External"/><Relationship Id="rId127" Type="http://schemas.openxmlformats.org/officeDocument/2006/relationships/hyperlink" Target="https://www.tutorialspoint.com/jsp/jstl_function_containsignorecase.htm" TargetMode="External"/><Relationship Id="rId10" Type="http://schemas.openxmlformats.org/officeDocument/2006/relationships/image" Target="media/image3.jpeg"/><Relationship Id="rId31" Type="http://schemas.openxmlformats.org/officeDocument/2006/relationships/hyperlink" Target="https://www.javatpoint.com/spring-mvc-multiple-view-page-example" TargetMode="External"/><Relationship Id="rId52" Type="http://schemas.openxmlformats.org/officeDocument/2006/relationships/hyperlink" Target="http://www.techferry.com/articles/RESTful-web-services-JAX-RS-annotations.html" TargetMode="External"/><Relationship Id="rId73" Type="http://schemas.openxmlformats.org/officeDocument/2006/relationships/hyperlink" Target="https://docs.oracle.com/javase/7/docs/api/java/util/Collections.html" TargetMode="External"/><Relationship Id="rId78" Type="http://schemas.openxmlformats.org/officeDocument/2006/relationships/hyperlink" Target="https://crunchify.com/how-to-get-a-list-of-current-open-processes-with-java/" TargetMode="External"/><Relationship Id="rId94" Type="http://schemas.openxmlformats.org/officeDocument/2006/relationships/hyperlink" Target="https://www.tutorialspoint.com/jsp/jstl_core_param_tag.htm" TargetMode="External"/><Relationship Id="rId99" Type="http://schemas.openxmlformats.org/officeDocument/2006/relationships/hyperlink" Target="https://www.tutorialspoint.com/jsp/jstl_format_formatdate_tag.htm" TargetMode="External"/><Relationship Id="rId101" Type="http://schemas.openxmlformats.org/officeDocument/2006/relationships/hyperlink" Target="https://www.tutorialspoint.com/jsp/jstl_format_bundle_tag.htm" TargetMode="External"/><Relationship Id="rId122" Type="http://schemas.openxmlformats.org/officeDocument/2006/relationships/hyperlink" Target="https://www.tutorialspoint.com/jsp/jstl_xml_choose_tag.htm" TargetMode="External"/><Relationship Id="rId143" Type="http://schemas.openxmlformats.org/officeDocument/2006/relationships/hyperlink" Target="https://www.javatpoint.com/hibernate-tutorial" TargetMode="External"/><Relationship Id="rId148" Type="http://schemas.openxmlformats.org/officeDocument/2006/relationships/hyperlink" Target="https://data-flair.training/blogs/spring-dependency-injection/" TargetMode="External"/><Relationship Id="rId164" Type="http://schemas.openxmlformats.org/officeDocument/2006/relationships/hyperlink" Target="https://docs.spring.io/spring-data/commons/docs/current/api/org/springframework/data/repository/PagingAndSortingRepository.html" TargetMode="External"/><Relationship Id="rId169" Type="http://schemas.openxmlformats.org/officeDocument/2006/relationships/hyperlink" Target="https://docs.spring.io/spring-data/jpa/docs/current/api/org/springframework/data/jpa/domain/Specification.html" TargetMode="External"/><Relationship Id="rId185" Type="http://schemas.openxmlformats.org/officeDocument/2006/relationships/hyperlink" Target="https://stackify.com/premature-optimization-evil/" TargetMode="Externa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www.w3.org/Protocols/rfc2616/rfc2616-sec9.html" TargetMode="External"/><Relationship Id="rId210" Type="http://schemas.openxmlformats.org/officeDocument/2006/relationships/hyperlink" Target="https://www.alura.com.br/" TargetMode="External"/><Relationship Id="rId215" Type="http://schemas.openxmlformats.org/officeDocument/2006/relationships/image" Target="media/image36.png"/><Relationship Id="rId236" Type="http://schemas.openxmlformats.org/officeDocument/2006/relationships/hyperlink" Target="http://www.codesimplify.com/spring-core/spring-javaconfig-propertysource-example/" TargetMode="External"/><Relationship Id="rId26" Type="http://schemas.openxmlformats.org/officeDocument/2006/relationships/hyperlink" Target="https://www.journaldev.com/2623/spring-autowired-annotation" TargetMode="External"/><Relationship Id="rId231" Type="http://schemas.openxmlformats.org/officeDocument/2006/relationships/hyperlink" Target="https://www.facebook.com/hashtag/programs?source=feed_text&amp;epa=HASHTAG" TargetMode="External"/><Relationship Id="rId47" Type="http://schemas.openxmlformats.org/officeDocument/2006/relationships/hyperlink" Target="https://www.javatpoint.com/spring-aop-aspectj-annotation-example" TargetMode="External"/><Relationship Id="rId68" Type="http://schemas.openxmlformats.org/officeDocument/2006/relationships/hyperlink" Target="https://www.java2novice.com/data-structures-in-java/linked-list/" TargetMode="External"/><Relationship Id="rId89" Type="http://schemas.openxmlformats.org/officeDocument/2006/relationships/hyperlink" Target="https://www.tutorialspoint.com/jsp/jstl_core_choose_tag.htm" TargetMode="External"/><Relationship Id="rId112" Type="http://schemas.openxmlformats.org/officeDocument/2006/relationships/hyperlink" Target="https://www.tutorialspoint.com/jsp/jstl_sql_dateparam_tag.htm" TargetMode="External"/><Relationship Id="rId133" Type="http://schemas.openxmlformats.org/officeDocument/2006/relationships/hyperlink" Target="https://www.tutorialspoint.com/jsp/jstl_function_replace.htm" TargetMode="External"/><Relationship Id="rId154" Type="http://schemas.openxmlformats.org/officeDocument/2006/relationships/hyperlink" Target="https://data-flair.training/blogs/beanpostprocessors/" TargetMode="External"/><Relationship Id="rId175" Type="http://schemas.openxmlformats.org/officeDocument/2006/relationships/hyperlink" Target="https://en.wikipedia.org/wiki/Atom_(standard)" TargetMode="External"/><Relationship Id="rId196" Type="http://schemas.openxmlformats.org/officeDocument/2006/relationships/hyperlink" Target="https://stackify.com/log-management/" TargetMode="External"/><Relationship Id="rId200" Type="http://schemas.openxmlformats.org/officeDocument/2006/relationships/hyperlink" Target="https://stackify.com/gradle-vs-maven/" TargetMode="External"/><Relationship Id="rId16" Type="http://schemas.openxmlformats.org/officeDocument/2006/relationships/image" Target="media/image7.jpeg"/><Relationship Id="rId221" Type="http://schemas.openxmlformats.org/officeDocument/2006/relationships/image" Target="media/image37.jpeg"/><Relationship Id="rId37" Type="http://schemas.openxmlformats.org/officeDocument/2006/relationships/hyperlink" Target="https://www.javatpoint.com/spring-aop-example" TargetMode="External"/><Relationship Id="rId58" Type="http://schemas.openxmlformats.org/officeDocument/2006/relationships/hyperlink" Target="https://www.geeksforgeeks.org/throw-throws-java/" TargetMode="External"/><Relationship Id="rId79" Type="http://schemas.openxmlformats.org/officeDocument/2006/relationships/hyperlink" Target="https://crunchify.com/arrayblockingqueue-vs-google-guava-non-blocking-evictingqueue-example/" TargetMode="External"/><Relationship Id="rId102" Type="http://schemas.openxmlformats.org/officeDocument/2006/relationships/hyperlink" Target="https://www.tutorialspoint.com/jsp/jstl_format_setlocale_tag.htm" TargetMode="External"/><Relationship Id="rId123" Type="http://schemas.openxmlformats.org/officeDocument/2006/relationships/hyperlink" Target="https://www.tutorialspoint.com/jsp/jstl_xml_choose_tag.htm" TargetMode="External"/><Relationship Id="rId144" Type="http://schemas.openxmlformats.org/officeDocument/2006/relationships/hyperlink" Target="https://www.javatpoint.com/ejb-tutorial" TargetMode="External"/><Relationship Id="rId90" Type="http://schemas.openxmlformats.org/officeDocument/2006/relationships/hyperlink" Target="https://www.tutorialspoint.com/jsp/jstl_core_choose_tag.htm" TargetMode="External"/><Relationship Id="rId165" Type="http://schemas.openxmlformats.org/officeDocument/2006/relationships/hyperlink" Target="https://docs.spring.io/spring-data/commons/docs/current/api/org/springframework/data/querydsl/QueryDslPredicateExecutor.html" TargetMode="External"/><Relationship Id="rId186" Type="http://schemas.openxmlformats.org/officeDocument/2006/relationships/image" Target="media/image32.jpeg"/><Relationship Id="rId211" Type="http://schemas.openxmlformats.org/officeDocument/2006/relationships/hyperlink" Target="https://www.alura.com.br/curso-online-microservices-spring-cloud-service-registry-config-server" TargetMode="External"/><Relationship Id="rId232" Type="http://schemas.openxmlformats.org/officeDocument/2006/relationships/hyperlink" Target="https://www.facebook.com/hashtag/mphasis?source=feed_text&amp;epa=HASHTAG" TargetMode="External"/><Relationship Id="rId27" Type="http://schemas.openxmlformats.org/officeDocument/2006/relationships/hyperlink" Target="https://www.journaldev.com/3531/spring-mvc-hibernate-mysql-integration-crud-example-tutorial" TargetMode="External"/><Relationship Id="rId48" Type="http://schemas.openxmlformats.org/officeDocument/2006/relationships/hyperlink" Target="http://www.javatpoint.com/spring-aop-tutorial" TargetMode="External"/><Relationship Id="rId69" Type="http://schemas.openxmlformats.org/officeDocument/2006/relationships/image" Target="media/image23.png"/><Relationship Id="rId113" Type="http://schemas.openxmlformats.org/officeDocument/2006/relationships/hyperlink" Target="https://www.tutorialspoint.com/jsp/jstl_sql_transaction_tag.htm" TargetMode="External"/><Relationship Id="rId134" Type="http://schemas.openxmlformats.org/officeDocument/2006/relationships/hyperlink" Target="https://www.tutorialspoint.com/jsp/jstl_function_split.htm" TargetMode="External"/><Relationship Id="rId80" Type="http://schemas.openxmlformats.org/officeDocument/2006/relationships/image" Target="media/image25.png"/><Relationship Id="rId155" Type="http://schemas.openxmlformats.org/officeDocument/2006/relationships/hyperlink" Target="https://docs.spring.io/spring-framework/docs/current/javadoc-api/org/springframework/context/support/FileSystemXmlApplicationContext.html" TargetMode="External"/><Relationship Id="rId176" Type="http://schemas.openxmlformats.org/officeDocument/2006/relationships/hyperlink" Target="https://en.wikipedia.org/wiki/HTTP_location" TargetMode="External"/><Relationship Id="rId197" Type="http://schemas.openxmlformats.org/officeDocument/2006/relationships/hyperlink" Target="https://commons.apache.org/proper/commons-lang/" TargetMode="External"/><Relationship Id="rId201" Type="http://schemas.openxmlformats.org/officeDocument/2006/relationships/image" Target="media/image35.png"/><Relationship Id="rId222" Type="http://schemas.openxmlformats.org/officeDocument/2006/relationships/hyperlink" Target="https://javapapers.com/java/java-8-features/" TargetMode="External"/><Relationship Id="rId17" Type="http://schemas.openxmlformats.org/officeDocument/2006/relationships/hyperlink" Target="https://www.tutorialspoint.com/jsp/jsp_client_request.htm" TargetMode="External"/><Relationship Id="rId38" Type="http://schemas.openxmlformats.org/officeDocument/2006/relationships/hyperlink" Target="https://www.javatpoint.com/spring-aop-example" TargetMode="External"/><Relationship Id="rId59" Type="http://schemas.openxmlformats.org/officeDocument/2006/relationships/image" Target="media/image17.jpeg"/><Relationship Id="rId103" Type="http://schemas.openxmlformats.org/officeDocument/2006/relationships/hyperlink" Target="https://www.tutorialspoint.com/jsp/jstl_format_setbundle_tag.htm" TargetMode="External"/><Relationship Id="rId124" Type="http://schemas.openxmlformats.org/officeDocument/2006/relationships/hyperlink" Target="https://www.tutorialspoint.com/jsp/jstl_xml_transform_tag.htm" TargetMode="External"/><Relationship Id="rId70" Type="http://schemas.openxmlformats.org/officeDocument/2006/relationships/hyperlink" Target="http://net-informations.com/java/cjava/list.htm" TargetMode="External"/><Relationship Id="rId91" Type="http://schemas.openxmlformats.org/officeDocument/2006/relationships/hyperlink" Target="https://www.tutorialspoint.com/jsp/jstl_core_import_tag.htm" TargetMode="External"/><Relationship Id="rId145" Type="http://schemas.openxmlformats.org/officeDocument/2006/relationships/hyperlink" Target="https://www.javatpoint.com/jsf-tutorial" TargetMode="External"/><Relationship Id="rId166" Type="http://schemas.openxmlformats.org/officeDocument/2006/relationships/hyperlink" Target="http://www.querydsl.com/" TargetMode="External"/><Relationship Id="rId187" Type="http://schemas.openxmlformats.org/officeDocument/2006/relationships/hyperlink" Target="https://stackify.com/prefix/" TargetMode="External"/><Relationship Id="rId1" Type="http://schemas.openxmlformats.org/officeDocument/2006/relationships/numbering" Target="numbering.xml"/><Relationship Id="rId212" Type="http://schemas.openxmlformats.org/officeDocument/2006/relationships/hyperlink" Target="https://www.alura.com.br/curso-online-microservices-spring-cloud-circuit-breaker-api-gateway" TargetMode="External"/><Relationship Id="rId233" Type="http://schemas.openxmlformats.org/officeDocument/2006/relationships/hyperlink" Target="http://javarevisited.blogspot.sg/2011/12/jre-jvm-jdk-jit-in-java-programming.html" TargetMode="External"/><Relationship Id="rId28" Type="http://schemas.openxmlformats.org/officeDocument/2006/relationships/hyperlink" Target="https://www.journaldev.com/2715/spring-security-example-tutorial" TargetMode="External"/><Relationship Id="rId49" Type="http://schemas.openxmlformats.org/officeDocument/2006/relationships/hyperlink" Target="https://static.javatpoint.com/src/sp/aopaspectjannotation.zip" TargetMode="External"/><Relationship Id="rId114" Type="http://schemas.openxmlformats.org/officeDocument/2006/relationships/hyperlink" Target="https://www.apache.org/dist/xerces/j/" TargetMode="External"/><Relationship Id="rId60" Type="http://schemas.openxmlformats.org/officeDocument/2006/relationships/image" Target="media/image18.jpeg"/><Relationship Id="rId81" Type="http://schemas.openxmlformats.org/officeDocument/2006/relationships/image" Target="media/image26.jpeg"/><Relationship Id="rId135" Type="http://schemas.openxmlformats.org/officeDocument/2006/relationships/hyperlink" Target="https://www.tutorialspoint.com/jsp/jstl_function_startswith.htm" TargetMode="External"/><Relationship Id="rId156" Type="http://schemas.openxmlformats.org/officeDocument/2006/relationships/hyperlink" Target="https://docs.spring.io/spring-framework/docs/current/javadoc-api/org/springframework/context/support/ClassPathXmlApplicationContext.html" TargetMode="External"/><Relationship Id="rId177" Type="http://schemas.openxmlformats.org/officeDocument/2006/relationships/hyperlink" Target="https://en.wikipedia.org/wiki/Web_cache" TargetMode="External"/><Relationship Id="rId198" Type="http://schemas.openxmlformats.org/officeDocument/2006/relationships/hyperlink" Target="https://commons.apache.org/proper/commons-lang/javadocs/api-release/org/apache/commons/lang3/StringUtils.html" TargetMode="External"/><Relationship Id="rId202" Type="http://schemas.openxmlformats.org/officeDocument/2006/relationships/hyperlink" Target="https://spring.io/projects/spring-cloud" TargetMode="External"/><Relationship Id="rId223" Type="http://schemas.openxmlformats.org/officeDocument/2006/relationships/image" Target="media/image38.png"/><Relationship Id="rId18" Type="http://schemas.openxmlformats.org/officeDocument/2006/relationships/hyperlink" Target="https://www.tutorialspoint.com/jsp/jsp_server_response.htm" TargetMode="External"/><Relationship Id="rId39" Type="http://schemas.openxmlformats.org/officeDocument/2006/relationships/hyperlink" Target="https://www.javatpoint.com/spring-aop-example" TargetMode="External"/><Relationship Id="rId50" Type="http://schemas.openxmlformats.org/officeDocument/2006/relationships/hyperlink" Target="https://www.tutorialspoint.com/webservices/web_services_architecture.htm" TargetMode="External"/><Relationship Id="rId104" Type="http://schemas.openxmlformats.org/officeDocument/2006/relationships/hyperlink" Target="https://www.tutorialspoint.com/jsp/jstl_format_timezone_tag.htm" TargetMode="External"/><Relationship Id="rId125" Type="http://schemas.openxmlformats.org/officeDocument/2006/relationships/hyperlink" Target="https://www.tutorialspoint.com/jsp/jstl_xml_param_tag.htm" TargetMode="External"/><Relationship Id="rId146" Type="http://schemas.openxmlformats.org/officeDocument/2006/relationships/hyperlink" Target="https://data-flair.training/blogs/spring-aop-tutorial/" TargetMode="External"/><Relationship Id="rId167" Type="http://schemas.openxmlformats.org/officeDocument/2006/relationships/hyperlink" Target="https://docs.spring.io/spring-data/jpa/docs/current/api/org/springframework/data/jpa/repository/JpaRepository.html" TargetMode="External"/><Relationship Id="rId188" Type="http://schemas.openxmlformats.org/officeDocument/2006/relationships/hyperlink" Target="https://stackify.com/prefix/" TargetMode="External"/><Relationship Id="rId71" Type="http://schemas.openxmlformats.org/officeDocument/2006/relationships/image" Target="media/image24.jpeg"/><Relationship Id="rId92" Type="http://schemas.openxmlformats.org/officeDocument/2006/relationships/hyperlink" Target="https://www.tutorialspoint.com/jsp/jstl_core_foreach_tag.htm" TargetMode="External"/><Relationship Id="rId213" Type="http://schemas.openxmlformats.org/officeDocument/2006/relationships/hyperlink" Target="https://github.com/brunodrugowick/microservices-flowershop/issues" TargetMode="External"/><Relationship Id="rId234" Type="http://schemas.openxmlformats.org/officeDocument/2006/relationships/hyperlink" Target="https://www.journaldev.com/1162/java-multithreading-concurrency-interview-questions-answers" TargetMode="External"/><Relationship Id="rId2" Type="http://schemas.openxmlformats.org/officeDocument/2006/relationships/styles" Target="styles.xml"/><Relationship Id="rId29" Type="http://schemas.openxmlformats.org/officeDocument/2006/relationships/image" Target="media/image10.png"/><Relationship Id="rId40" Type="http://schemas.openxmlformats.org/officeDocument/2006/relationships/image" Target="media/image15.jpeg"/><Relationship Id="rId115" Type="http://schemas.openxmlformats.org/officeDocument/2006/relationships/hyperlink" Target="https://xml.apache.org/xalan-j/index.html" TargetMode="External"/><Relationship Id="rId136" Type="http://schemas.openxmlformats.org/officeDocument/2006/relationships/hyperlink" Target="https://www.tutorialspoint.com/jsp/jstl_function_substring.htm" TargetMode="External"/><Relationship Id="rId157" Type="http://schemas.openxmlformats.org/officeDocument/2006/relationships/hyperlink" Target="https://docs.spring.io/spring-framework/docs/current/javadoc-api/org/springframework/web/context/support/XmlWebApplicationContext.html" TargetMode="External"/><Relationship Id="rId178" Type="http://schemas.openxmlformats.org/officeDocument/2006/relationships/hyperlink" Target="https://www.w3.org/Protocols/rfc2616/rfc2616-sec14.html" TargetMode="External"/><Relationship Id="rId61" Type="http://schemas.openxmlformats.org/officeDocument/2006/relationships/image" Target="media/image19.jpeg"/><Relationship Id="rId82" Type="http://schemas.openxmlformats.org/officeDocument/2006/relationships/hyperlink" Target="https://tomcat.apache.org/taglibs/index.html" TargetMode="External"/><Relationship Id="rId199" Type="http://schemas.openxmlformats.org/officeDocument/2006/relationships/hyperlink" Target="https://blog.jooq.org/2017/10/11/benchmarking-jdk-string-replace-vs-apache-commons-stringutils-replace/" TargetMode="External"/><Relationship Id="rId203" Type="http://schemas.openxmlformats.org/officeDocument/2006/relationships/hyperlink" Target="https://github.com/brunodrugowick/microservices-flowershop" TargetMode="External"/><Relationship Id="rId19" Type="http://schemas.openxmlformats.org/officeDocument/2006/relationships/hyperlink" Target="https://www.tutorialspoint.com/jsp/jsp_session_tracking.htm" TargetMode="External"/><Relationship Id="rId224" Type="http://schemas.openxmlformats.org/officeDocument/2006/relationships/image" Target="media/image39.png"/><Relationship Id="rId30" Type="http://schemas.openxmlformats.org/officeDocument/2006/relationships/image" Target="media/image11.png"/><Relationship Id="rId105" Type="http://schemas.openxmlformats.org/officeDocument/2006/relationships/hyperlink" Target="https://www.tutorialspoint.com/jsp/jstl_format_settimezone_tag.htm" TargetMode="External"/><Relationship Id="rId126" Type="http://schemas.openxmlformats.org/officeDocument/2006/relationships/hyperlink" Target="https://www.tutorialspoint.com/jsp/jstl_function_contains.htm" TargetMode="External"/><Relationship Id="rId147" Type="http://schemas.openxmlformats.org/officeDocument/2006/relationships/hyperlink" Target="https://data-flair.training/blogs/spring-transaction-management/" TargetMode="External"/><Relationship Id="rId168" Type="http://schemas.openxmlformats.org/officeDocument/2006/relationships/hyperlink" Target="https://docs.spring.io/spring-data/jpa/docs/current/api/org/springframework/data/jpa/repository/JpaSpecificationExecutor.html" TargetMode="External"/><Relationship Id="rId51" Type="http://schemas.openxmlformats.org/officeDocument/2006/relationships/hyperlink" Target="http://blog.techferry.com/2012/01/25/extjs-grid-panel-with-remote-sorting-and-pagination-using-hibernate/" TargetMode="External"/><Relationship Id="rId72" Type="http://schemas.openxmlformats.org/officeDocument/2006/relationships/hyperlink" Target="https://beginnersbook.com/2013/12/hashmap-in-java-with-example/" TargetMode="External"/><Relationship Id="rId93" Type="http://schemas.openxmlformats.org/officeDocument/2006/relationships/hyperlink" Target="https://www.tutorialspoint.com/jsp/jstl_core_foreach_tag.htm" TargetMode="External"/><Relationship Id="rId189" Type="http://schemas.openxmlformats.org/officeDocument/2006/relationships/image" Target="media/image33.jpeg"/><Relationship Id="rId3" Type="http://schemas.openxmlformats.org/officeDocument/2006/relationships/settings" Target="settings.xml"/><Relationship Id="rId214" Type="http://schemas.openxmlformats.org/officeDocument/2006/relationships/hyperlink" Target="https://spring.io/img/homepage/diagram-distributed-systems.svg" TargetMode="External"/><Relationship Id="rId235" Type="http://schemas.openxmlformats.org/officeDocument/2006/relationships/image" Target="media/image43.png"/><Relationship Id="rId116" Type="http://schemas.openxmlformats.org/officeDocument/2006/relationships/hyperlink" Target="https://www.tutorialspoint.com/jsp/jstl_xml_out_tag.htm" TargetMode="External"/><Relationship Id="rId137" Type="http://schemas.openxmlformats.org/officeDocument/2006/relationships/hyperlink" Target="https://www.tutorialspoint.com/jsp/jstl_function_substringafter.htm" TargetMode="External"/><Relationship Id="rId158" Type="http://schemas.openxmlformats.org/officeDocument/2006/relationships/hyperlink" Target="http://static.springsource.org/spring/docs/3.0.x/javadoc-api/org/springframework/transaction/annotation/Propagation.html" TargetMode="External"/><Relationship Id="rId20" Type="http://schemas.openxmlformats.org/officeDocument/2006/relationships/hyperlink" Target="https://www.tutorialspoint.com/jsp/jsp_hits_counter.htm" TargetMode="External"/><Relationship Id="rId41" Type="http://schemas.openxmlformats.org/officeDocument/2006/relationships/hyperlink" Target="https://www.javatpoint.com/spring-aop-aspectj-xml-configuration-example" TargetMode="External"/><Relationship Id="rId62" Type="http://schemas.openxmlformats.org/officeDocument/2006/relationships/image" Target="media/image20.jpeg"/><Relationship Id="rId83" Type="http://schemas.openxmlformats.org/officeDocument/2006/relationships/hyperlink" Target="https://www.tutorialspoint.com/jsp/jstl_core_out_tag.htm" TargetMode="External"/><Relationship Id="rId179" Type="http://schemas.openxmlformats.org/officeDocument/2006/relationships/hyperlink" Target="http://www.w3.org/Protocols/rfc2616/rfc2616-sec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2809</TotalTime>
  <Pages>203</Pages>
  <Words>46301</Words>
  <Characters>263918</Characters>
  <Application>Microsoft Office Word</Application>
  <DocSecurity>0</DocSecurity>
  <Lines>2199</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Reddy</dc:creator>
  <cp:keywords/>
  <dc:description/>
  <cp:lastModifiedBy>Bhaskar Reddy</cp:lastModifiedBy>
  <cp:revision>36</cp:revision>
  <dcterms:created xsi:type="dcterms:W3CDTF">2020-02-04T11:21:00Z</dcterms:created>
  <dcterms:modified xsi:type="dcterms:W3CDTF">2020-02-12T10:45:00Z</dcterms:modified>
</cp:coreProperties>
</file>